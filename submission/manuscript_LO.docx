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5565A" w14:textId="77777777" w:rsidR="00E43C3B" w:rsidRPr="00F67DBB" w:rsidRDefault="00A4709E" w:rsidP="00005DE7">
      <w:pPr>
        <w:pStyle w:val="Body"/>
        <w:outlineLvl w:val="0"/>
        <w:rPr>
          <w:rFonts w:ascii="Times New Roman" w:eastAsia="Times New Roman" w:hAnsi="Times New Roman" w:cs="Times New Roman"/>
          <w:b/>
          <w:bCs/>
          <w:lang w:val="en-US"/>
        </w:rPr>
      </w:pPr>
      <w:r w:rsidRPr="00F67DBB">
        <w:rPr>
          <w:rFonts w:ascii="Times New Roman" w:hAnsi="Times New Roman"/>
          <w:b/>
          <w:bCs/>
          <w:lang w:val="en-US"/>
        </w:rPr>
        <w:t xml:space="preserve">Title: </w:t>
      </w:r>
    </w:p>
    <w:p w14:paraId="48CE9B0E" w14:textId="02626027" w:rsidR="00E43C3B" w:rsidRPr="00F67DBB" w:rsidRDefault="00A4709E">
      <w:pPr>
        <w:pStyle w:val="Body"/>
        <w:rPr>
          <w:rFonts w:ascii="Times New Roman" w:eastAsia="Times New Roman" w:hAnsi="Times New Roman" w:cs="Times New Roman"/>
          <w:lang w:val="en-US"/>
        </w:rPr>
      </w:pPr>
      <w:r w:rsidRPr="00127FDE">
        <w:rPr>
          <w:rFonts w:ascii="Times New Roman" w:hAnsi="Times New Roman"/>
          <w:lang w:val="en-US"/>
        </w:rPr>
        <w:t xml:space="preserve">Spatial variability of </w:t>
      </w:r>
      <w:r w:rsidR="002F3542">
        <w:rPr>
          <w:rFonts w:ascii="Times New Roman" w:hAnsi="Times New Roman"/>
          <w:lang w:val="en-US"/>
        </w:rPr>
        <w:t xml:space="preserve">sediment </w:t>
      </w:r>
      <w:r w:rsidRPr="00127FDE">
        <w:rPr>
          <w:rFonts w:ascii="Times New Roman" w:hAnsi="Times New Roman"/>
          <w:lang w:val="en-US"/>
        </w:rPr>
        <w:t xml:space="preserve">methane production and methanogen communities within a </w:t>
      </w:r>
      <w:r w:rsidR="008914BA">
        <w:rPr>
          <w:rFonts w:ascii="Times New Roman" w:hAnsi="Times New Roman"/>
          <w:lang w:val="en-US"/>
        </w:rPr>
        <w:t xml:space="preserve">eutrophic </w:t>
      </w:r>
      <w:r w:rsidRPr="00127FDE">
        <w:rPr>
          <w:rFonts w:ascii="Times New Roman" w:hAnsi="Times New Roman"/>
          <w:lang w:val="en-US"/>
        </w:rPr>
        <w:t>reservoir: importance of organic matter source and quantity</w:t>
      </w:r>
    </w:p>
    <w:p w14:paraId="391F3231" w14:textId="77777777" w:rsidR="00E43C3B" w:rsidRPr="00F67DBB" w:rsidRDefault="00E43C3B">
      <w:pPr>
        <w:pStyle w:val="Body"/>
        <w:rPr>
          <w:rFonts w:ascii="Times New Roman" w:eastAsia="Times New Roman" w:hAnsi="Times New Roman" w:cs="Times New Roman"/>
          <w:i/>
          <w:iCs/>
          <w:lang w:val="en-US"/>
        </w:rPr>
      </w:pPr>
    </w:p>
    <w:p w14:paraId="7CD54DED" w14:textId="77777777" w:rsidR="00E43C3B" w:rsidRPr="00F67DBB" w:rsidRDefault="00E43C3B">
      <w:pPr>
        <w:pStyle w:val="Body"/>
        <w:rPr>
          <w:rFonts w:ascii="Times New Roman" w:eastAsia="Times New Roman" w:hAnsi="Times New Roman" w:cs="Times New Roman"/>
          <w:i/>
          <w:iCs/>
          <w:lang w:val="en-US"/>
        </w:rPr>
      </w:pPr>
    </w:p>
    <w:p w14:paraId="1E1B6BEB" w14:textId="77777777" w:rsidR="00E43C3B" w:rsidRPr="006243D6" w:rsidRDefault="00A4709E" w:rsidP="00005DE7">
      <w:pPr>
        <w:pStyle w:val="Body"/>
        <w:outlineLvl w:val="0"/>
        <w:rPr>
          <w:rFonts w:ascii="Times New Roman" w:eastAsia="Times New Roman" w:hAnsi="Times New Roman" w:cs="Times New Roman"/>
          <w:b/>
          <w:bCs/>
          <w:lang w:val="en-US"/>
        </w:rPr>
      </w:pPr>
      <w:r w:rsidRPr="006243D6">
        <w:rPr>
          <w:rFonts w:ascii="Times New Roman" w:hAnsi="Times New Roman" w:cs="Times New Roman"/>
          <w:b/>
          <w:bCs/>
          <w:lang w:val="en-US"/>
        </w:rPr>
        <w:t>Authors:</w:t>
      </w:r>
    </w:p>
    <w:p w14:paraId="482AEB5F" w14:textId="57F18C7B" w:rsidR="00F1076B" w:rsidRPr="008914BA" w:rsidRDefault="00A4709E" w:rsidP="001F2FFF">
      <w:pPr>
        <w:shd w:val="clear" w:color="auto" w:fill="FFFFFF"/>
      </w:pPr>
      <w:r w:rsidRPr="006243D6">
        <w:rPr>
          <w:i/>
          <w:iCs/>
        </w:rPr>
        <w:t>Megan E. Berberich</w:t>
      </w:r>
      <w:r w:rsidRPr="008914BA">
        <w:rPr>
          <w:i/>
          <w:iCs/>
          <w:vertAlign w:val="superscript"/>
        </w:rPr>
        <w:t>1*</w:t>
      </w:r>
      <w:r w:rsidRPr="008914BA">
        <w:t xml:space="preserve"> </w:t>
      </w:r>
      <w:r w:rsidRPr="008914BA">
        <w:tab/>
      </w:r>
      <w:r w:rsidR="00F1076B" w:rsidRPr="008914BA">
        <w:t>berberme@mail.uc.edu</w:t>
      </w:r>
    </w:p>
    <w:p w14:paraId="3A2F90F4" w14:textId="77777777" w:rsidR="00E43C3B" w:rsidRPr="006243D6" w:rsidRDefault="00A4709E">
      <w:pPr>
        <w:pStyle w:val="Body"/>
        <w:rPr>
          <w:rFonts w:ascii="Times New Roman" w:eastAsia="Times New Roman" w:hAnsi="Times New Roman" w:cs="Times New Roman"/>
          <w:lang w:val="en-US"/>
        </w:rPr>
      </w:pPr>
      <w:r w:rsidRPr="00410E9F">
        <w:rPr>
          <w:rFonts w:ascii="Times New Roman" w:hAnsi="Times New Roman" w:cs="Times New Roman"/>
          <w:i/>
          <w:iCs/>
          <w:lang w:val="en-US"/>
        </w:rPr>
        <w:t>Jake J. Beaulieu</w:t>
      </w:r>
      <w:r w:rsidRPr="00410E9F">
        <w:rPr>
          <w:rFonts w:ascii="Times New Roman" w:hAnsi="Times New Roman" w:cs="Times New Roman"/>
          <w:i/>
          <w:iCs/>
          <w:vertAlign w:val="superscript"/>
          <w:lang w:val="en-US"/>
        </w:rPr>
        <w:t xml:space="preserve">2 </w:t>
      </w:r>
      <w:r w:rsidRPr="006243D6">
        <w:rPr>
          <w:rFonts w:ascii="Times New Roman" w:eastAsia="Times New Roman" w:hAnsi="Times New Roman" w:cs="Times New Roman"/>
          <w:lang w:val="en-US"/>
        </w:rPr>
        <w:tab/>
      </w:r>
      <w:r w:rsidRPr="006243D6">
        <w:rPr>
          <w:rFonts w:ascii="Times New Roman" w:eastAsia="Times New Roman" w:hAnsi="Times New Roman" w:cs="Times New Roman"/>
          <w:lang w:val="en-US"/>
        </w:rPr>
        <w:tab/>
        <w:t>beaulieu.jake@epa.gov</w:t>
      </w:r>
    </w:p>
    <w:p w14:paraId="4DD8B828" w14:textId="36E16964" w:rsidR="00E43C3B" w:rsidRPr="006243D6" w:rsidRDefault="00A4709E">
      <w:pPr>
        <w:pStyle w:val="Body"/>
        <w:rPr>
          <w:rFonts w:ascii="Times New Roman" w:eastAsia="Times New Roman" w:hAnsi="Times New Roman" w:cs="Times New Roman"/>
          <w:lang w:val="en-US"/>
        </w:rPr>
      </w:pPr>
      <w:r w:rsidRPr="007F268B">
        <w:rPr>
          <w:rFonts w:ascii="Times New Roman" w:hAnsi="Times New Roman" w:cs="Times New Roman"/>
          <w:i/>
          <w:iCs/>
          <w:lang w:val="en-US"/>
        </w:rPr>
        <w:t>Trinity L. Hamilton</w:t>
      </w:r>
      <w:r w:rsidRPr="007F268B">
        <w:rPr>
          <w:rFonts w:ascii="Times New Roman" w:hAnsi="Times New Roman" w:cs="Times New Roman"/>
          <w:i/>
          <w:iCs/>
          <w:vertAlign w:val="superscript"/>
          <w:lang w:val="en-US"/>
        </w:rPr>
        <w:t>1</w:t>
      </w:r>
      <w:r w:rsidRPr="007F268B">
        <w:rPr>
          <w:rFonts w:ascii="Times New Roman" w:hAnsi="Times New Roman" w:cs="Times New Roman"/>
          <w:i/>
          <w:iCs/>
          <w:vertAlign w:val="superscript"/>
          <w:lang w:val="en-US"/>
        </w:rPr>
        <w:tab/>
      </w:r>
      <w:r w:rsidRPr="006243D6">
        <w:rPr>
          <w:rFonts w:ascii="Times New Roman" w:eastAsia="Times New Roman" w:hAnsi="Times New Roman" w:cs="Times New Roman"/>
          <w:lang w:val="en-US"/>
        </w:rPr>
        <w:tab/>
        <w:t xml:space="preserve">trinityh@umn.edu </w:t>
      </w:r>
    </w:p>
    <w:p w14:paraId="0E1DB65E" w14:textId="7EBBE079" w:rsidR="00E43C3B" w:rsidRPr="008C63E5" w:rsidRDefault="00A4709E">
      <w:pPr>
        <w:pStyle w:val="Body"/>
        <w:rPr>
          <w:rFonts w:ascii="Times New Roman" w:eastAsia="Times New Roman" w:hAnsi="Times New Roman" w:cs="Times New Roman"/>
          <w:lang w:val="sv-SE"/>
        </w:rPr>
      </w:pPr>
      <w:r w:rsidRPr="007F268B">
        <w:rPr>
          <w:rFonts w:ascii="Times New Roman" w:hAnsi="Times New Roman"/>
          <w:i/>
          <w:iCs/>
          <w:lang w:val="en-US"/>
        </w:rPr>
        <w:t>Sarah Waldo</w:t>
      </w:r>
      <w:r w:rsidRPr="007F268B">
        <w:rPr>
          <w:rFonts w:ascii="Times New Roman" w:hAnsi="Times New Roman"/>
          <w:i/>
          <w:iCs/>
          <w:vertAlign w:val="superscript"/>
          <w:lang w:val="en-US"/>
        </w:rPr>
        <w:t>2</w:t>
      </w:r>
      <w:r w:rsidRPr="007F268B">
        <w:rPr>
          <w:rFonts w:ascii="Times New Roman" w:eastAsia="Times New Roman" w:hAnsi="Times New Roman" w:cs="Times New Roman"/>
          <w:lang w:val="en-US"/>
        </w:rPr>
        <w:tab/>
      </w:r>
      <w:r w:rsidRPr="007F268B">
        <w:rPr>
          <w:rFonts w:ascii="Times New Roman" w:eastAsia="Times New Roman" w:hAnsi="Times New Roman" w:cs="Times New Roman"/>
          <w:lang w:val="en-US"/>
        </w:rPr>
        <w:tab/>
      </w:r>
      <w:r w:rsidRPr="007F268B">
        <w:rPr>
          <w:rFonts w:ascii="Times New Roman" w:eastAsia="Times New Roman" w:hAnsi="Times New Roman" w:cs="Times New Roman"/>
          <w:lang w:val="en-US"/>
        </w:rPr>
        <w:tab/>
      </w:r>
      <w:r w:rsidR="00EA234F" w:rsidRPr="008C63E5">
        <w:rPr>
          <w:rFonts w:ascii="Times New Roman" w:eastAsia="Times New Roman" w:hAnsi="Times New Roman" w:cs="Times New Roman"/>
          <w:lang w:val="en-US"/>
        </w:rPr>
        <w:t>waldo.sarah@epa.gov</w:t>
      </w:r>
      <w:r w:rsidR="00CF054F" w:rsidRPr="006243D6">
        <w:rPr>
          <w:rFonts w:ascii="Times New Roman" w:eastAsia="Times New Roman" w:hAnsi="Times New Roman" w:cs="Times New Roman"/>
          <w:lang w:val="sv-SE"/>
        </w:rPr>
        <w:t xml:space="preserve"> </w:t>
      </w:r>
    </w:p>
    <w:p w14:paraId="2C5FAF2C" w14:textId="77777777" w:rsidR="00AD1FB7" w:rsidRPr="006243D6" w:rsidRDefault="00AD1FB7" w:rsidP="00AD1FB7">
      <w:pPr>
        <w:pStyle w:val="Body"/>
        <w:rPr>
          <w:rFonts w:ascii="Times New Roman" w:eastAsia="Times New Roman" w:hAnsi="Times New Roman" w:cs="Times New Roman"/>
          <w:lang w:val="en-US"/>
        </w:rPr>
      </w:pPr>
      <w:r w:rsidRPr="00410E9F">
        <w:rPr>
          <w:rFonts w:ascii="Times New Roman" w:hAnsi="Times New Roman" w:cs="Times New Roman"/>
          <w:i/>
          <w:iCs/>
          <w:lang w:val="en-US"/>
        </w:rPr>
        <w:t>Ishi Buffam</w:t>
      </w:r>
      <w:r w:rsidRPr="00410E9F">
        <w:rPr>
          <w:rFonts w:ascii="Times New Roman" w:hAnsi="Times New Roman" w:cs="Times New Roman"/>
          <w:i/>
          <w:iCs/>
          <w:vertAlign w:val="superscript"/>
          <w:lang w:val="en-US"/>
        </w:rPr>
        <w:t>1</w:t>
      </w:r>
      <w:r w:rsidRPr="00157422">
        <w:rPr>
          <w:rFonts w:ascii="Times New Roman" w:hAnsi="Times New Roman" w:cs="Times New Roman"/>
          <w:lang w:val="en-US"/>
        </w:rPr>
        <w:t xml:space="preserve"> </w:t>
      </w:r>
      <w:r w:rsidRPr="00157422">
        <w:rPr>
          <w:rFonts w:ascii="Times New Roman" w:hAnsi="Times New Roman" w:cs="Times New Roman"/>
          <w:lang w:val="en-US"/>
        </w:rPr>
        <w:tab/>
      </w:r>
      <w:r w:rsidRPr="00157422">
        <w:rPr>
          <w:rFonts w:ascii="Times New Roman" w:hAnsi="Times New Roman" w:cs="Times New Roman"/>
          <w:lang w:val="en-US"/>
        </w:rPr>
        <w:tab/>
      </w:r>
      <w:r w:rsidRPr="00157422">
        <w:rPr>
          <w:rFonts w:ascii="Times New Roman" w:hAnsi="Times New Roman" w:cs="Times New Roman"/>
          <w:lang w:val="en-US"/>
        </w:rPr>
        <w:tab/>
        <w:t>ishi.buffam@uc.edu</w:t>
      </w:r>
    </w:p>
    <w:p w14:paraId="24E9F3D7" w14:textId="77777777" w:rsidR="00E43C3B" w:rsidRPr="006243D6" w:rsidRDefault="00E43C3B">
      <w:pPr>
        <w:pStyle w:val="Body"/>
        <w:rPr>
          <w:rFonts w:ascii="Times New Roman" w:eastAsia="Times New Roman" w:hAnsi="Times New Roman" w:cs="Times New Roman"/>
          <w:i/>
          <w:iCs/>
          <w:lang w:val="en-US"/>
        </w:rPr>
      </w:pPr>
    </w:p>
    <w:p w14:paraId="3E3C41B8" w14:textId="77777777" w:rsidR="00E43C3B" w:rsidRPr="006243D6" w:rsidRDefault="00E43C3B">
      <w:pPr>
        <w:pStyle w:val="Body"/>
        <w:rPr>
          <w:rFonts w:ascii="Times New Roman" w:eastAsia="Times New Roman" w:hAnsi="Times New Roman" w:cs="Times New Roman"/>
          <w:b/>
          <w:bCs/>
          <w:lang w:val="en-US"/>
        </w:rPr>
      </w:pPr>
    </w:p>
    <w:p w14:paraId="28B1F5AE" w14:textId="77777777" w:rsidR="00E43C3B" w:rsidRPr="00F67DBB" w:rsidRDefault="00A4709E" w:rsidP="00005DE7">
      <w:pPr>
        <w:pStyle w:val="Body"/>
        <w:outlineLvl w:val="0"/>
        <w:rPr>
          <w:rFonts w:ascii="Times New Roman" w:eastAsia="Times New Roman" w:hAnsi="Times New Roman" w:cs="Times New Roman"/>
          <w:b/>
          <w:bCs/>
          <w:lang w:val="en-US"/>
        </w:rPr>
      </w:pPr>
      <w:r w:rsidRPr="00F67DBB">
        <w:rPr>
          <w:rFonts w:ascii="Times New Roman" w:hAnsi="Times New Roman"/>
          <w:b/>
          <w:bCs/>
          <w:lang w:val="en-US"/>
        </w:rPr>
        <w:t>Affiliations:</w:t>
      </w:r>
    </w:p>
    <w:p w14:paraId="4E2AD2C7" w14:textId="77777777" w:rsidR="00E43C3B" w:rsidRPr="00F67DBB" w:rsidRDefault="00A4709E">
      <w:pPr>
        <w:pStyle w:val="Body"/>
        <w:rPr>
          <w:rFonts w:ascii="Times New Roman" w:eastAsia="Times New Roman" w:hAnsi="Times New Roman" w:cs="Times New Roman"/>
          <w:lang w:val="en-US"/>
        </w:rPr>
      </w:pPr>
      <w:r w:rsidRPr="00F67DBB">
        <w:rPr>
          <w:rFonts w:ascii="Times New Roman" w:hAnsi="Times New Roman"/>
          <w:vertAlign w:val="superscript"/>
          <w:lang w:val="en-US"/>
        </w:rPr>
        <w:t>1</w:t>
      </w:r>
      <w:r w:rsidRPr="00127FDE">
        <w:rPr>
          <w:rFonts w:ascii="Times New Roman" w:hAnsi="Times New Roman"/>
          <w:lang w:val="en-US"/>
        </w:rPr>
        <w:t>University of Cincinnati, Department of Biological Sciences, Cincinnati, OH, United States</w:t>
      </w:r>
    </w:p>
    <w:p w14:paraId="5BE4E978" w14:textId="77777777" w:rsidR="00E43C3B" w:rsidRPr="00F67DBB" w:rsidRDefault="00A4709E" w:rsidP="00005DE7">
      <w:pPr>
        <w:pStyle w:val="Body"/>
        <w:outlineLvl w:val="0"/>
        <w:rPr>
          <w:rFonts w:ascii="Times New Roman" w:eastAsia="Times New Roman" w:hAnsi="Times New Roman" w:cs="Times New Roman"/>
          <w:lang w:val="en-US"/>
        </w:rPr>
      </w:pPr>
      <w:r w:rsidRPr="00F67DBB">
        <w:rPr>
          <w:rFonts w:ascii="Times New Roman" w:hAnsi="Times New Roman"/>
          <w:vertAlign w:val="superscript"/>
          <w:lang w:val="en-US"/>
        </w:rPr>
        <w:t>2</w:t>
      </w:r>
      <w:r w:rsidRPr="00127FDE">
        <w:rPr>
          <w:rFonts w:ascii="Times New Roman" w:hAnsi="Times New Roman"/>
          <w:lang w:val="en-US"/>
        </w:rPr>
        <w:t>USEPA, Office of Research and Development, Cincinnati, OH, United States</w:t>
      </w:r>
    </w:p>
    <w:p w14:paraId="2371A7E6" w14:textId="7B4EF056" w:rsidR="004521FE" w:rsidRPr="00B03B0F" w:rsidRDefault="00A4709E" w:rsidP="004521FE">
      <w:pPr>
        <w:rPr>
          <w:rFonts w:eastAsia="Times New Roman"/>
          <w:bdr w:val="none" w:sz="0" w:space="0" w:color="auto"/>
        </w:rPr>
      </w:pPr>
      <w:r w:rsidRPr="00127FDE">
        <w:t xml:space="preserve">*Corresponding author: </w:t>
      </w:r>
      <w:r w:rsidR="004521FE" w:rsidRPr="00B03B0F">
        <w:t>berberme@mail.uc.edu</w:t>
      </w:r>
      <w:r w:rsidR="004521FE">
        <w:t xml:space="preserve">, </w:t>
      </w:r>
      <w:r w:rsidR="004521FE" w:rsidRPr="00A66E90">
        <w:rPr>
          <w:rFonts w:eastAsia="Times New Roman"/>
          <w:color w:val="000000" w:themeColor="text1"/>
          <w:bdr w:val="none" w:sz="0" w:space="0" w:color="auto"/>
          <w:shd w:val="clear" w:color="auto" w:fill="FFFFFF"/>
        </w:rPr>
        <w:t>https://orcid.org/0000-0001-5363-892X</w:t>
      </w:r>
    </w:p>
    <w:p w14:paraId="77DD7DE0" w14:textId="3B8EBFF4" w:rsidR="00E43C3B" w:rsidRPr="00F67DBB" w:rsidRDefault="00E43C3B">
      <w:pPr>
        <w:pStyle w:val="Body"/>
        <w:rPr>
          <w:rFonts w:ascii="Times New Roman" w:eastAsia="Times New Roman" w:hAnsi="Times New Roman" w:cs="Times New Roman"/>
          <w:lang w:val="en-US"/>
        </w:rPr>
      </w:pPr>
    </w:p>
    <w:p w14:paraId="0733000D" w14:textId="77777777" w:rsidR="00E43C3B" w:rsidRPr="00F67DBB" w:rsidRDefault="00E43C3B">
      <w:pPr>
        <w:pStyle w:val="Body"/>
        <w:rPr>
          <w:rFonts w:ascii="Times New Roman" w:eastAsia="Times New Roman" w:hAnsi="Times New Roman" w:cs="Times New Roman"/>
          <w:lang w:val="en-US"/>
        </w:rPr>
      </w:pPr>
    </w:p>
    <w:p w14:paraId="4A95A7FF" w14:textId="77777777" w:rsidR="00E43C3B" w:rsidRPr="00F67DBB" w:rsidRDefault="00E43C3B">
      <w:pPr>
        <w:pStyle w:val="Body"/>
        <w:rPr>
          <w:rFonts w:ascii="Times New Roman" w:eastAsia="Times New Roman" w:hAnsi="Times New Roman" w:cs="Times New Roman"/>
          <w:lang w:val="en-US"/>
        </w:rPr>
      </w:pPr>
    </w:p>
    <w:p w14:paraId="6A5AC118" w14:textId="0CCF954F" w:rsidR="00E43C3B" w:rsidRPr="00F67DBB" w:rsidRDefault="00A4709E">
      <w:pPr>
        <w:pStyle w:val="Body"/>
        <w:rPr>
          <w:rFonts w:ascii="Times New Roman" w:eastAsia="Times New Roman" w:hAnsi="Times New Roman" w:cs="Times New Roman"/>
          <w:lang w:val="en-US"/>
        </w:rPr>
      </w:pPr>
      <w:commentRangeStart w:id="0"/>
      <w:r w:rsidRPr="00127FDE">
        <w:rPr>
          <w:rFonts w:ascii="Times New Roman" w:hAnsi="Times New Roman"/>
          <w:b/>
          <w:bCs/>
          <w:lang w:val="en-US"/>
        </w:rPr>
        <w:t>Running head</w:t>
      </w:r>
      <w:commentRangeEnd w:id="0"/>
      <w:r w:rsidR="00CF7AA3">
        <w:rPr>
          <w:rStyle w:val="CommentReference"/>
          <w:rFonts w:ascii="Times New Roman" w:eastAsia="Arial Unicode MS" w:hAnsi="Times New Roman" w:cs="Times New Roman"/>
          <w:color w:val="auto"/>
          <w:lang w:val="en-US"/>
        </w:rPr>
        <w:commentReference w:id="0"/>
      </w:r>
      <w:r w:rsidRPr="00127FDE">
        <w:rPr>
          <w:rFonts w:ascii="Times New Roman" w:hAnsi="Times New Roman"/>
          <w:b/>
          <w:bCs/>
          <w:lang w:val="en-US"/>
        </w:rPr>
        <w:t>:</w:t>
      </w:r>
      <w:r w:rsidRPr="00F67DBB">
        <w:rPr>
          <w:rFonts w:ascii="Times New Roman" w:hAnsi="Times New Roman"/>
          <w:lang w:val="en-US"/>
        </w:rPr>
        <w:t xml:space="preserve"> Reservoir sediment methane production</w:t>
      </w:r>
    </w:p>
    <w:p w14:paraId="36AE9F4B" w14:textId="77777777" w:rsidR="00E43C3B" w:rsidRPr="00F67DBB" w:rsidRDefault="00E43C3B">
      <w:pPr>
        <w:pStyle w:val="Body"/>
        <w:rPr>
          <w:rFonts w:ascii="Times New Roman" w:eastAsia="Times New Roman" w:hAnsi="Times New Roman" w:cs="Times New Roman"/>
          <w:lang w:val="en-US"/>
        </w:rPr>
      </w:pPr>
    </w:p>
    <w:p w14:paraId="787BDFC2" w14:textId="60DD0D7D" w:rsidR="00EB48F1" w:rsidRPr="00F67DBB" w:rsidRDefault="00A4709E" w:rsidP="00EB48F1">
      <w:pPr>
        <w:pStyle w:val="Body"/>
        <w:rPr>
          <w:rFonts w:ascii="Times New Roman" w:eastAsia="Times New Roman" w:hAnsi="Times New Roman" w:cs="Times New Roman"/>
          <w:lang w:val="en-US"/>
        </w:rPr>
      </w:pPr>
      <w:r w:rsidRPr="00127FDE">
        <w:rPr>
          <w:rFonts w:ascii="Times New Roman" w:hAnsi="Times New Roman"/>
          <w:b/>
          <w:bCs/>
          <w:lang w:val="en-US"/>
        </w:rPr>
        <w:t>Keywords:</w:t>
      </w:r>
      <w:r w:rsidRPr="00127FDE">
        <w:rPr>
          <w:rFonts w:ascii="Times New Roman" w:hAnsi="Times New Roman"/>
          <w:lang w:val="en-US"/>
        </w:rPr>
        <w:t xml:space="preserve"> methanogenesis, </w:t>
      </w:r>
      <w:r w:rsidR="008235C4">
        <w:rPr>
          <w:rFonts w:ascii="Times New Roman" w:hAnsi="Times New Roman"/>
          <w:lang w:val="en-US"/>
        </w:rPr>
        <w:t>algae</w:t>
      </w:r>
      <w:r w:rsidRPr="00127FDE">
        <w:rPr>
          <w:rFonts w:ascii="Times New Roman" w:hAnsi="Times New Roman"/>
          <w:lang w:val="en-US"/>
        </w:rPr>
        <w:t>, decomposition, reservoir zones</w:t>
      </w:r>
      <w:r w:rsidR="00DF0EB8">
        <w:rPr>
          <w:rFonts w:ascii="Times New Roman" w:hAnsi="Times New Roman"/>
          <w:lang w:val="en-US"/>
        </w:rPr>
        <w:t>, allochthonous</w:t>
      </w:r>
    </w:p>
    <w:p w14:paraId="7500974E" w14:textId="269B8384" w:rsidR="004B3A7C" w:rsidRDefault="004B3A7C">
      <w:pPr>
        <w:pStyle w:val="Body"/>
        <w:spacing w:line="360" w:lineRule="auto"/>
        <w:rPr>
          <w:rFonts w:ascii="Times New Roman" w:eastAsia="Times New Roman" w:hAnsi="Times New Roman" w:cs="Times New Roman"/>
          <w:lang w:val="en-US"/>
        </w:rPr>
      </w:pPr>
    </w:p>
    <w:p w14:paraId="371138CB" w14:textId="1E879C54" w:rsidR="004B3A7C" w:rsidRDefault="004B3A7C">
      <w:pPr>
        <w:rPr>
          <w:rFonts w:eastAsia="Times New Roman"/>
          <w:color w:val="000000"/>
          <w:u w:color="000000"/>
        </w:rPr>
      </w:pPr>
      <w:r>
        <w:rPr>
          <w:rFonts w:eastAsia="Times New Roman"/>
        </w:rPr>
        <w:br w:type="page"/>
      </w:r>
    </w:p>
    <w:p w14:paraId="67A09A77" w14:textId="5DBD98C0" w:rsidR="00E43C3B" w:rsidRPr="00F67DBB" w:rsidRDefault="00A4709E" w:rsidP="00005DE7">
      <w:pPr>
        <w:pStyle w:val="Body"/>
        <w:spacing w:line="360" w:lineRule="auto"/>
        <w:outlineLvl w:val="0"/>
        <w:rPr>
          <w:rFonts w:ascii="Times New Roman" w:eastAsia="Times New Roman" w:hAnsi="Times New Roman" w:cs="Times New Roman"/>
          <w:b/>
          <w:bCs/>
          <w:lang w:val="en-US"/>
        </w:rPr>
      </w:pPr>
      <w:commentRangeStart w:id="1"/>
      <w:r w:rsidRPr="00F67DBB">
        <w:rPr>
          <w:rFonts w:ascii="Times New Roman" w:hAnsi="Times New Roman"/>
          <w:b/>
          <w:bCs/>
          <w:lang w:val="en-US"/>
        </w:rPr>
        <w:lastRenderedPageBreak/>
        <w:t>ABSTRACT</w:t>
      </w:r>
      <w:r w:rsidRPr="00127FDE">
        <w:rPr>
          <w:rFonts w:ascii="Times New Roman" w:hAnsi="Times New Roman"/>
          <w:b/>
          <w:bCs/>
          <w:lang w:val="en-US"/>
        </w:rPr>
        <w:t xml:space="preserve"> </w:t>
      </w:r>
      <w:commentRangeEnd w:id="1"/>
      <w:r w:rsidR="00B91CD9">
        <w:rPr>
          <w:rStyle w:val="CommentReference"/>
          <w:rFonts w:ascii="Times New Roman" w:eastAsia="Arial Unicode MS" w:hAnsi="Times New Roman" w:cs="Times New Roman"/>
          <w:color w:val="auto"/>
          <w:lang w:val="en-US"/>
        </w:rPr>
        <w:commentReference w:id="1"/>
      </w:r>
    </w:p>
    <w:p w14:paraId="1752C56A" w14:textId="77777777" w:rsidR="00E43C3B" w:rsidRPr="00F67DBB" w:rsidRDefault="00E43C3B">
      <w:pPr>
        <w:pStyle w:val="Body"/>
        <w:rPr>
          <w:rFonts w:ascii="Times New Roman" w:eastAsia="Times New Roman" w:hAnsi="Times New Roman" w:cs="Times New Roman"/>
          <w:lang w:val="en-US"/>
        </w:rPr>
      </w:pPr>
    </w:p>
    <w:p w14:paraId="2E116B3C" w14:textId="43F18648" w:rsidR="004B3A7C" w:rsidRPr="00AB7982" w:rsidRDefault="00A4709E" w:rsidP="00AB7982">
      <w:pPr>
        <w:pStyle w:val="Body"/>
        <w:rPr>
          <w:rFonts w:ascii="Times New Roman" w:hAnsi="Times New Roman"/>
          <w:lang w:val="en-US"/>
        </w:rPr>
      </w:pPr>
      <w:r w:rsidRPr="00127FDE">
        <w:rPr>
          <w:rFonts w:ascii="Times New Roman" w:hAnsi="Times New Roman"/>
          <w:lang w:val="en-US"/>
        </w:rPr>
        <w:t>Freshwater reservoirs are an important source of the greenhouse gas methane (CH</w:t>
      </w:r>
      <w:r w:rsidRPr="00F67DBB">
        <w:rPr>
          <w:rFonts w:ascii="Times New Roman" w:hAnsi="Times New Roman"/>
          <w:vertAlign w:val="subscript"/>
          <w:lang w:val="en-US"/>
        </w:rPr>
        <w:t>4</w:t>
      </w:r>
      <w:r w:rsidRPr="00127FDE">
        <w:rPr>
          <w:rFonts w:ascii="Times New Roman" w:hAnsi="Times New Roman"/>
          <w:lang w:val="en-US"/>
        </w:rPr>
        <w:t xml:space="preserve">) to the atmosphere, but global emission estimates are poorly constrained (13.3 – </w:t>
      </w:r>
      <w:r w:rsidRPr="00F67DBB">
        <w:rPr>
          <w:rFonts w:ascii="Times New Roman" w:hAnsi="Times New Roman"/>
          <w:lang w:val="en-US"/>
        </w:rPr>
        <w:t xml:space="preserve">52.5 </w:t>
      </w:r>
      <w:proofErr w:type="spellStart"/>
      <w:r w:rsidRPr="00F67DBB">
        <w:rPr>
          <w:rFonts w:ascii="Times New Roman" w:hAnsi="Times New Roman"/>
          <w:lang w:val="en-US"/>
        </w:rPr>
        <w:t>Tg</w:t>
      </w:r>
      <w:proofErr w:type="spellEnd"/>
      <w:r w:rsidRPr="00F67DBB">
        <w:rPr>
          <w:rFonts w:ascii="Times New Roman" w:hAnsi="Times New Roman"/>
          <w:lang w:val="en-US"/>
        </w:rPr>
        <w:t xml:space="preserve"> C yr</w:t>
      </w:r>
      <w:r w:rsidRPr="00F67DBB">
        <w:rPr>
          <w:rFonts w:ascii="Times New Roman" w:hAnsi="Times New Roman"/>
          <w:vertAlign w:val="superscript"/>
          <w:lang w:val="en-US"/>
        </w:rPr>
        <w:t>-1</w:t>
      </w:r>
      <w:r w:rsidRPr="00127FDE">
        <w:rPr>
          <w:rFonts w:ascii="Times New Roman" w:hAnsi="Times New Roman"/>
          <w:lang w:val="en-US"/>
        </w:rPr>
        <w:t>)</w:t>
      </w:r>
      <w:r w:rsidR="005008E1">
        <w:rPr>
          <w:rFonts w:ascii="Times New Roman" w:hAnsi="Times New Roman"/>
          <w:lang w:val="en-US"/>
        </w:rPr>
        <w:t>,</w:t>
      </w:r>
      <w:r w:rsidRPr="00127FDE">
        <w:rPr>
          <w:rFonts w:ascii="Times New Roman" w:hAnsi="Times New Roman"/>
          <w:lang w:val="en-US"/>
        </w:rPr>
        <w:t xml:space="preserve"> </w:t>
      </w:r>
      <w:r w:rsidR="005008E1">
        <w:rPr>
          <w:rFonts w:ascii="Times New Roman" w:hAnsi="Times New Roman"/>
          <w:lang w:val="en-US"/>
        </w:rPr>
        <w:t xml:space="preserve">partially due </w:t>
      </w:r>
      <w:r w:rsidRPr="00127FDE">
        <w:rPr>
          <w:rFonts w:ascii="Times New Roman" w:hAnsi="Times New Roman"/>
          <w:lang w:val="en-US"/>
        </w:rPr>
        <w:t xml:space="preserve">to extreme spatial variability in emission rates within and among reservoirs. </w:t>
      </w:r>
      <w:r w:rsidR="00DF0EB8">
        <w:rPr>
          <w:rFonts w:ascii="Times New Roman" w:hAnsi="Times New Roman"/>
          <w:lang w:val="en-US"/>
        </w:rPr>
        <w:t xml:space="preserve">Spatial </w:t>
      </w:r>
      <w:r w:rsidRPr="00127FDE">
        <w:rPr>
          <w:rFonts w:ascii="Times New Roman" w:hAnsi="Times New Roman"/>
          <w:lang w:val="en-US"/>
        </w:rPr>
        <w:t xml:space="preserve">heterogeneity </w:t>
      </w:r>
      <w:r w:rsidR="00FA478A">
        <w:rPr>
          <w:rFonts w:ascii="Times New Roman" w:hAnsi="Times New Roman"/>
          <w:lang w:val="en-US"/>
        </w:rPr>
        <w:t xml:space="preserve">in </w:t>
      </w:r>
      <w:r w:rsidR="007A41D0">
        <w:rPr>
          <w:rFonts w:ascii="Times New Roman" w:hAnsi="Times New Roman"/>
          <w:lang w:val="en-US"/>
        </w:rPr>
        <w:t>the availability of</w:t>
      </w:r>
      <w:r w:rsidR="00A35D63">
        <w:rPr>
          <w:rFonts w:ascii="Times New Roman" w:hAnsi="Times New Roman"/>
          <w:lang w:val="en-US"/>
        </w:rPr>
        <w:t xml:space="preserve"> </w:t>
      </w:r>
      <w:r w:rsidR="007A41D0">
        <w:rPr>
          <w:rFonts w:ascii="Times New Roman" w:hAnsi="Times New Roman"/>
          <w:lang w:val="en-US"/>
        </w:rPr>
        <w:t>organic matter (OM) for</w:t>
      </w:r>
      <w:r w:rsidRPr="00127FDE">
        <w:rPr>
          <w:rFonts w:ascii="Times New Roman" w:hAnsi="Times New Roman"/>
          <w:lang w:val="en-US"/>
        </w:rPr>
        <w:t xml:space="preserve"> biological </w:t>
      </w:r>
      <w:r w:rsidR="00FF791E">
        <w:rPr>
          <w:rFonts w:ascii="Times New Roman" w:hAnsi="Times New Roman"/>
          <w:lang w:val="en-US"/>
        </w:rPr>
        <w:t>CH</w:t>
      </w:r>
      <w:r w:rsidR="00FF791E" w:rsidRPr="002B6714">
        <w:rPr>
          <w:rFonts w:ascii="Times New Roman" w:hAnsi="Times New Roman"/>
          <w:vertAlign w:val="subscript"/>
          <w:lang w:val="en-US"/>
        </w:rPr>
        <w:t>4</w:t>
      </w:r>
      <w:r w:rsidRPr="00127FDE">
        <w:rPr>
          <w:rFonts w:ascii="Times New Roman" w:hAnsi="Times New Roman"/>
          <w:lang w:val="en-US"/>
        </w:rPr>
        <w:t xml:space="preserve"> production by </w:t>
      </w:r>
      <w:r w:rsidR="00A35D63">
        <w:rPr>
          <w:rFonts w:ascii="Times New Roman" w:hAnsi="Times New Roman"/>
          <w:lang w:val="en-US"/>
        </w:rPr>
        <w:t>methanogenic</w:t>
      </w:r>
      <w:r w:rsidR="00A35D63" w:rsidRPr="00127FDE">
        <w:rPr>
          <w:rFonts w:ascii="Times New Roman" w:hAnsi="Times New Roman"/>
          <w:lang w:val="en-US"/>
        </w:rPr>
        <w:t xml:space="preserve"> </w:t>
      </w:r>
      <w:r w:rsidRPr="00127FDE">
        <w:rPr>
          <w:rFonts w:ascii="Times New Roman" w:hAnsi="Times New Roman"/>
          <w:lang w:val="en-US"/>
        </w:rPr>
        <w:t xml:space="preserve">archaea may be </w:t>
      </w:r>
      <w:r w:rsidR="00DF0EB8">
        <w:rPr>
          <w:rFonts w:ascii="Times New Roman" w:hAnsi="Times New Roman"/>
          <w:lang w:val="en-US"/>
        </w:rPr>
        <w:t>an</w:t>
      </w:r>
      <w:r w:rsidR="00DF0EB8" w:rsidRPr="00127FDE">
        <w:rPr>
          <w:rFonts w:ascii="Times New Roman" w:hAnsi="Times New Roman"/>
          <w:lang w:val="en-US"/>
        </w:rPr>
        <w:t xml:space="preserve"> </w:t>
      </w:r>
      <w:r w:rsidRPr="00127FDE">
        <w:rPr>
          <w:rFonts w:ascii="Times New Roman" w:hAnsi="Times New Roman"/>
          <w:lang w:val="en-US"/>
        </w:rPr>
        <w:t xml:space="preserve">important </w:t>
      </w:r>
      <w:r w:rsidR="00DF0EB8">
        <w:rPr>
          <w:rFonts w:ascii="Times New Roman" w:hAnsi="Times New Roman"/>
          <w:lang w:val="en-US"/>
        </w:rPr>
        <w:t>contributor to this</w:t>
      </w:r>
      <w:r w:rsidRPr="00127FDE">
        <w:rPr>
          <w:rFonts w:ascii="Times New Roman" w:hAnsi="Times New Roman"/>
          <w:lang w:val="en-US"/>
        </w:rPr>
        <w:t xml:space="preserve"> variation</w:t>
      </w:r>
      <w:r w:rsidR="00150414">
        <w:rPr>
          <w:rFonts w:ascii="Times New Roman" w:hAnsi="Times New Roman"/>
          <w:lang w:val="en-US"/>
        </w:rPr>
        <w:t xml:space="preserve">. </w:t>
      </w:r>
      <w:r w:rsidR="007A41D0">
        <w:rPr>
          <w:rFonts w:ascii="Times New Roman" w:hAnsi="Times New Roman"/>
          <w:lang w:val="en-US"/>
        </w:rPr>
        <w:t xml:space="preserve">To </w:t>
      </w:r>
      <w:r w:rsidR="00F001AC">
        <w:rPr>
          <w:rFonts w:ascii="Times New Roman" w:hAnsi="Times New Roman"/>
          <w:lang w:val="en-US"/>
        </w:rPr>
        <w:t>explore this</w:t>
      </w:r>
      <w:r w:rsidR="007A41D0">
        <w:rPr>
          <w:rFonts w:ascii="Times New Roman" w:hAnsi="Times New Roman"/>
          <w:lang w:val="en-US"/>
        </w:rPr>
        <w:t>, w</w:t>
      </w:r>
      <w:r w:rsidR="007A41D0" w:rsidRPr="00127FDE">
        <w:rPr>
          <w:rFonts w:ascii="Times New Roman" w:hAnsi="Times New Roman"/>
          <w:lang w:val="en-US"/>
        </w:rPr>
        <w:t xml:space="preserve">e </w:t>
      </w:r>
      <w:r w:rsidRPr="00127FDE">
        <w:rPr>
          <w:rFonts w:ascii="Times New Roman" w:hAnsi="Times New Roman"/>
          <w:lang w:val="en-US"/>
        </w:rPr>
        <w:t xml:space="preserve">measured </w:t>
      </w:r>
      <w:r w:rsidR="00C34548">
        <w:rPr>
          <w:rFonts w:ascii="Times New Roman" w:hAnsi="Times New Roman"/>
          <w:lang w:val="en-US"/>
        </w:rPr>
        <w:t xml:space="preserve">sediment </w:t>
      </w:r>
      <w:r w:rsidR="00FF791E">
        <w:rPr>
          <w:rFonts w:ascii="Times New Roman" w:hAnsi="Times New Roman"/>
          <w:lang w:val="en-US"/>
        </w:rPr>
        <w:t>CH</w:t>
      </w:r>
      <w:r w:rsidR="00FF791E" w:rsidRPr="002B6714">
        <w:rPr>
          <w:rFonts w:ascii="Times New Roman" w:hAnsi="Times New Roman"/>
          <w:vertAlign w:val="subscript"/>
          <w:lang w:val="en-US"/>
        </w:rPr>
        <w:t>4</w:t>
      </w:r>
      <w:r w:rsidRPr="00FF791E">
        <w:rPr>
          <w:rFonts w:ascii="Times New Roman" w:hAnsi="Times New Roman"/>
          <w:lang w:val="en-US"/>
        </w:rPr>
        <w:t xml:space="preserve"> </w:t>
      </w:r>
      <w:r w:rsidR="00AE3644">
        <w:rPr>
          <w:rFonts w:ascii="Times New Roman" w:hAnsi="Times New Roman"/>
          <w:lang w:val="en-US"/>
        </w:rPr>
        <w:t xml:space="preserve">potential </w:t>
      </w:r>
      <w:r w:rsidRPr="00127FDE">
        <w:rPr>
          <w:rFonts w:ascii="Times New Roman" w:hAnsi="Times New Roman"/>
          <w:lang w:val="en-US"/>
        </w:rPr>
        <w:t>production rates, OM source</w:t>
      </w:r>
      <w:r w:rsidR="00F001AC">
        <w:rPr>
          <w:rFonts w:ascii="Times New Roman" w:hAnsi="Times New Roman"/>
          <w:lang w:val="en-US"/>
        </w:rPr>
        <w:t xml:space="preserve"> and</w:t>
      </w:r>
      <w:r w:rsidRPr="00127FDE">
        <w:rPr>
          <w:rFonts w:ascii="Times New Roman" w:hAnsi="Times New Roman"/>
          <w:lang w:val="en-US"/>
        </w:rPr>
        <w:t xml:space="preserve"> quantity, and methanogen community composition at fifteen sites </w:t>
      </w:r>
      <w:r w:rsidR="004857CA">
        <w:rPr>
          <w:rFonts w:ascii="Times New Roman" w:hAnsi="Times New Roman"/>
          <w:lang w:val="en-US"/>
        </w:rPr>
        <w:t>with</w:t>
      </w:r>
      <w:r w:rsidRPr="00127FDE">
        <w:rPr>
          <w:rFonts w:ascii="Times New Roman" w:hAnsi="Times New Roman"/>
          <w:lang w:val="en-US"/>
        </w:rPr>
        <w:t>in a eutrophic reservoir</w:t>
      </w:r>
      <w:r w:rsidR="001F25F2">
        <w:rPr>
          <w:rFonts w:ascii="Times New Roman" w:hAnsi="Times New Roman"/>
          <w:lang w:val="en-US"/>
        </w:rPr>
        <w:t xml:space="preserve"> in Ohio, USA</w:t>
      </w:r>
      <w:r w:rsidRPr="00127FDE">
        <w:rPr>
          <w:rFonts w:ascii="Times New Roman" w:hAnsi="Times New Roman"/>
          <w:lang w:val="en-US"/>
        </w:rPr>
        <w:t>. CH</w:t>
      </w:r>
      <w:r w:rsidRPr="00F67DBB">
        <w:rPr>
          <w:rFonts w:ascii="Times New Roman" w:hAnsi="Times New Roman"/>
          <w:vertAlign w:val="subscript"/>
          <w:lang w:val="en-US"/>
        </w:rPr>
        <w:t>4</w:t>
      </w:r>
      <w:r w:rsidR="00AE3644">
        <w:rPr>
          <w:rFonts w:ascii="Times New Roman" w:hAnsi="Times New Roman"/>
          <w:lang w:val="en-US"/>
        </w:rPr>
        <w:t xml:space="preserve"> </w:t>
      </w:r>
      <w:r w:rsidRPr="00127FDE">
        <w:rPr>
          <w:rFonts w:ascii="Times New Roman" w:hAnsi="Times New Roman"/>
          <w:lang w:val="en-US"/>
        </w:rPr>
        <w:t xml:space="preserve">production rates were highest in the riverine portion of the reservoir </w:t>
      </w:r>
      <w:r w:rsidR="00733AE6">
        <w:rPr>
          <w:rFonts w:ascii="Times New Roman" w:hAnsi="Times New Roman"/>
          <w:lang w:val="en-US"/>
        </w:rPr>
        <w:t>near</w:t>
      </w:r>
      <w:r w:rsidR="00733AE6" w:rsidRPr="00127FDE">
        <w:rPr>
          <w:rFonts w:ascii="Times New Roman" w:hAnsi="Times New Roman"/>
          <w:lang w:val="en-US"/>
        </w:rPr>
        <w:t xml:space="preserve"> </w:t>
      </w:r>
      <w:r w:rsidRPr="00127FDE">
        <w:rPr>
          <w:rFonts w:ascii="Times New Roman" w:hAnsi="Times New Roman"/>
          <w:lang w:val="en-US"/>
        </w:rPr>
        <w:t>the main inlet. Th</w:t>
      </w:r>
      <w:r w:rsidR="00183C29">
        <w:rPr>
          <w:rFonts w:ascii="Times New Roman" w:hAnsi="Times New Roman"/>
          <w:lang w:val="en-US"/>
        </w:rPr>
        <w:t xml:space="preserve">is pattern </w:t>
      </w:r>
      <w:r w:rsidRPr="00127FDE">
        <w:rPr>
          <w:rFonts w:ascii="Times New Roman" w:hAnsi="Times New Roman"/>
          <w:lang w:val="en-US"/>
        </w:rPr>
        <w:t>persisted even when rates were normalized to OM quantity</w:t>
      </w:r>
      <w:r w:rsidR="00183C29">
        <w:rPr>
          <w:rFonts w:ascii="Times New Roman" w:hAnsi="Times New Roman"/>
          <w:lang w:val="en-US"/>
        </w:rPr>
        <w:t xml:space="preserve">, </w:t>
      </w:r>
      <w:r w:rsidR="00393F58">
        <w:rPr>
          <w:rFonts w:ascii="Times New Roman" w:hAnsi="Times New Roman"/>
          <w:lang w:val="en-US"/>
        </w:rPr>
        <w:t>indicating</w:t>
      </w:r>
      <w:r w:rsidRPr="00127FDE">
        <w:rPr>
          <w:rFonts w:ascii="Times New Roman" w:hAnsi="Times New Roman"/>
          <w:lang w:val="en-US"/>
        </w:rPr>
        <w:t xml:space="preserve"> that OM was more readily utilized by methanogens</w:t>
      </w:r>
      <w:r w:rsidR="00423228">
        <w:rPr>
          <w:rFonts w:ascii="Times New Roman" w:hAnsi="Times New Roman"/>
          <w:lang w:val="en-US"/>
        </w:rPr>
        <w:t xml:space="preserve"> in the riverine zone</w:t>
      </w:r>
      <w:r w:rsidRPr="00127FDE">
        <w:rPr>
          <w:rFonts w:ascii="Times New Roman" w:hAnsi="Times New Roman"/>
          <w:lang w:val="en-US"/>
        </w:rPr>
        <w:t xml:space="preserve">. Sediment stable isotopes and </w:t>
      </w:r>
      <w:r w:rsidR="00150414">
        <w:rPr>
          <w:rFonts w:ascii="Times New Roman" w:hAnsi="Times New Roman"/>
          <w:lang w:val="en-US"/>
        </w:rPr>
        <w:t>C:N</w:t>
      </w:r>
      <w:r w:rsidR="001F25F2">
        <w:rPr>
          <w:rFonts w:ascii="Times New Roman" w:hAnsi="Times New Roman"/>
          <w:lang w:val="en-US"/>
        </w:rPr>
        <w:t xml:space="preserve"> </w:t>
      </w:r>
      <w:r w:rsidRPr="00127FDE">
        <w:rPr>
          <w:rFonts w:ascii="Times New Roman" w:hAnsi="Times New Roman"/>
          <w:lang w:val="en-US"/>
        </w:rPr>
        <w:t xml:space="preserve">indicated a greater proportion of </w:t>
      </w:r>
      <w:r w:rsidR="00272D61">
        <w:rPr>
          <w:rFonts w:ascii="Times New Roman" w:hAnsi="Times New Roman"/>
          <w:lang w:val="en-US"/>
        </w:rPr>
        <w:t>terrestrial</w:t>
      </w:r>
      <w:r w:rsidR="00272D61" w:rsidRPr="00127FDE">
        <w:rPr>
          <w:rFonts w:ascii="Times New Roman" w:hAnsi="Times New Roman"/>
          <w:lang w:val="en-US"/>
        </w:rPr>
        <w:t xml:space="preserve"> </w:t>
      </w:r>
      <w:r w:rsidRPr="00127FDE">
        <w:rPr>
          <w:rFonts w:ascii="Times New Roman" w:hAnsi="Times New Roman"/>
          <w:lang w:val="en-US"/>
        </w:rPr>
        <w:t xml:space="preserve">OM in </w:t>
      </w:r>
      <w:r w:rsidR="001F25F2">
        <w:rPr>
          <w:rFonts w:ascii="Times New Roman" w:hAnsi="Times New Roman"/>
          <w:lang w:val="en-US"/>
        </w:rPr>
        <w:t>th</w:t>
      </w:r>
      <w:r w:rsidR="00423228">
        <w:rPr>
          <w:rFonts w:ascii="Times New Roman" w:hAnsi="Times New Roman"/>
          <w:lang w:val="en-US"/>
        </w:rPr>
        <w:t>e bulk sediment of this</w:t>
      </w:r>
      <w:r w:rsidR="001F25F2">
        <w:rPr>
          <w:rFonts w:ascii="Times New Roman" w:hAnsi="Times New Roman"/>
          <w:lang w:val="en-US"/>
        </w:rPr>
        <w:t xml:space="preserve"> zone</w:t>
      </w:r>
      <w:r w:rsidR="00D343DA">
        <w:rPr>
          <w:rFonts w:ascii="Times New Roman" w:hAnsi="Times New Roman"/>
          <w:lang w:val="en-US"/>
        </w:rPr>
        <w:t>. Methanogen</w:t>
      </w:r>
      <w:r w:rsidR="008F492B">
        <w:rPr>
          <w:rFonts w:ascii="Times New Roman" w:hAnsi="Times New Roman"/>
          <w:lang w:val="en-US"/>
        </w:rPr>
        <w:t>s were present</w:t>
      </w:r>
      <w:r w:rsidR="00D343DA">
        <w:rPr>
          <w:rFonts w:ascii="Times New Roman" w:hAnsi="Times New Roman"/>
          <w:lang w:val="en-US"/>
        </w:rPr>
        <w:t xml:space="preserve"> </w:t>
      </w:r>
      <w:r w:rsidR="008F492B">
        <w:rPr>
          <w:rFonts w:ascii="Times New Roman" w:hAnsi="Times New Roman"/>
          <w:lang w:val="en-US"/>
        </w:rPr>
        <w:t xml:space="preserve">at all sites, and while </w:t>
      </w:r>
      <w:r w:rsidR="00A35D63">
        <w:rPr>
          <w:rFonts w:ascii="Times New Roman" w:hAnsi="Times New Roman"/>
          <w:lang w:val="en-US"/>
        </w:rPr>
        <w:t xml:space="preserve">taxa were similar across zones, </w:t>
      </w:r>
      <w:r w:rsidRPr="00127FDE">
        <w:rPr>
          <w:rFonts w:ascii="Times New Roman" w:hAnsi="Times New Roman"/>
          <w:lang w:val="en-US"/>
        </w:rPr>
        <w:t>the riverine zone</w:t>
      </w:r>
      <w:r w:rsidR="00A35D63">
        <w:rPr>
          <w:rFonts w:ascii="Times New Roman" w:hAnsi="Times New Roman"/>
          <w:lang w:val="en-US"/>
        </w:rPr>
        <w:t xml:space="preserve"> contained a higher relative abundance of methanogens capable of acetoclastic and methylotrophic methanogenesis</w:t>
      </w:r>
      <w:r w:rsidR="001A2D8A">
        <w:rPr>
          <w:rFonts w:ascii="Times New Roman" w:hAnsi="Times New Roman"/>
          <w:lang w:val="en-US"/>
        </w:rPr>
        <w:t>,</w:t>
      </w:r>
      <w:r w:rsidRPr="00127FDE">
        <w:rPr>
          <w:rFonts w:ascii="Times New Roman" w:hAnsi="Times New Roman"/>
          <w:lang w:val="en-US"/>
        </w:rPr>
        <w:t xml:space="preserve"> likely reflect</w:t>
      </w:r>
      <w:r w:rsidR="001A2D8A">
        <w:rPr>
          <w:rFonts w:ascii="Times New Roman" w:hAnsi="Times New Roman"/>
          <w:lang w:val="en-US"/>
        </w:rPr>
        <w:t>ing</w:t>
      </w:r>
      <w:r w:rsidRPr="00127FDE">
        <w:rPr>
          <w:rFonts w:ascii="Times New Roman" w:hAnsi="Times New Roman"/>
          <w:lang w:val="en-US"/>
        </w:rPr>
        <w:t xml:space="preserve"> differences in decomposition processes or OM quality. </w:t>
      </w:r>
      <w:r w:rsidR="00657EC8" w:rsidRPr="00657EC8">
        <w:rPr>
          <w:rFonts w:ascii="Times New Roman" w:hAnsi="Times New Roman"/>
          <w:lang w:val="en-US"/>
        </w:rPr>
        <w:t xml:space="preserve">While we found that methane production rates were negatively correlated with algal-derived carbon in bulk </w:t>
      </w:r>
      <w:r w:rsidR="00657EC8">
        <w:rPr>
          <w:rFonts w:ascii="Times New Roman" w:hAnsi="Times New Roman"/>
          <w:lang w:val="en-US"/>
        </w:rPr>
        <w:t xml:space="preserve">sediment </w:t>
      </w:r>
      <w:r w:rsidR="00657EC8" w:rsidRPr="00657EC8">
        <w:rPr>
          <w:rFonts w:ascii="Times New Roman" w:hAnsi="Times New Roman"/>
          <w:lang w:val="en-US"/>
        </w:rPr>
        <w:t xml:space="preserve">OM, </w:t>
      </w:r>
      <w:r w:rsidR="002F3542">
        <w:rPr>
          <w:rFonts w:ascii="Times New Roman" w:hAnsi="Times New Roman"/>
          <w:lang w:val="en-US"/>
        </w:rPr>
        <w:t xml:space="preserve">production </w:t>
      </w:r>
      <w:r w:rsidR="00657EC8" w:rsidRPr="00657EC8">
        <w:rPr>
          <w:rFonts w:ascii="Times New Roman" w:hAnsi="Times New Roman"/>
          <w:lang w:val="en-US"/>
        </w:rPr>
        <w:t xml:space="preserve">rates were positively correlated with indicators of algal-derived carbon in the </w:t>
      </w:r>
      <w:r w:rsidR="00657EC8">
        <w:rPr>
          <w:rFonts w:ascii="Times New Roman" w:hAnsi="Times New Roman"/>
          <w:lang w:val="en-US"/>
        </w:rPr>
        <w:t xml:space="preserve">porewater </w:t>
      </w:r>
      <w:r w:rsidR="00657EC8" w:rsidRPr="00657EC8">
        <w:rPr>
          <w:rFonts w:ascii="Times New Roman" w:hAnsi="Times New Roman"/>
          <w:lang w:val="en-US"/>
        </w:rPr>
        <w:t xml:space="preserve">dissolved OM. It is likely that both </w:t>
      </w:r>
      <w:r w:rsidR="005008E1">
        <w:rPr>
          <w:rFonts w:ascii="Times New Roman" w:hAnsi="Times New Roman"/>
          <w:lang w:val="en-US"/>
        </w:rPr>
        <w:t>dissolved and bulk</w:t>
      </w:r>
      <w:r w:rsidR="00657EC8" w:rsidRPr="00657EC8">
        <w:rPr>
          <w:rFonts w:ascii="Times New Roman" w:hAnsi="Times New Roman"/>
          <w:lang w:val="en-US"/>
        </w:rPr>
        <w:t xml:space="preserve"> OM affect CH</w:t>
      </w:r>
      <w:r w:rsidR="00657EC8" w:rsidRPr="008C63E5">
        <w:rPr>
          <w:rFonts w:ascii="Times New Roman" w:hAnsi="Times New Roman"/>
          <w:vertAlign w:val="subscript"/>
          <w:lang w:val="en-US"/>
        </w:rPr>
        <w:t>4</w:t>
      </w:r>
      <w:r w:rsidR="00657EC8" w:rsidRPr="00657EC8">
        <w:rPr>
          <w:rFonts w:ascii="Times New Roman" w:hAnsi="Times New Roman"/>
          <w:lang w:val="en-US"/>
        </w:rPr>
        <w:t xml:space="preserve"> production rates</w:t>
      </w:r>
      <w:r w:rsidR="00657EC8">
        <w:rPr>
          <w:rFonts w:ascii="Times New Roman" w:hAnsi="Times New Roman"/>
          <w:lang w:val="en-US"/>
        </w:rPr>
        <w:t>,</w:t>
      </w:r>
      <w:r w:rsidR="00657EC8" w:rsidRPr="00657EC8">
        <w:rPr>
          <w:rFonts w:ascii="Times New Roman" w:hAnsi="Times New Roman"/>
          <w:lang w:val="en-US"/>
        </w:rPr>
        <w:t xml:space="preserve"> and</w:t>
      </w:r>
      <w:r w:rsidR="00657EC8">
        <w:rPr>
          <w:rFonts w:ascii="Times New Roman" w:hAnsi="Times New Roman"/>
          <w:lang w:val="en-US"/>
        </w:rPr>
        <w:t xml:space="preserve"> </w:t>
      </w:r>
      <w:r w:rsidR="00657EC8" w:rsidRPr="00657EC8">
        <w:rPr>
          <w:rFonts w:ascii="Times New Roman" w:hAnsi="Times New Roman"/>
          <w:lang w:val="en-US"/>
        </w:rPr>
        <w:t xml:space="preserve">that both </w:t>
      </w:r>
      <w:r w:rsidR="00657EC8">
        <w:rPr>
          <w:rFonts w:ascii="Times New Roman" w:hAnsi="Times New Roman"/>
          <w:lang w:val="en-US"/>
        </w:rPr>
        <w:t xml:space="preserve">terrestrial and aquatic OM </w:t>
      </w:r>
      <w:r w:rsidR="00657EC8" w:rsidRPr="00657EC8">
        <w:rPr>
          <w:rFonts w:ascii="Times New Roman" w:hAnsi="Times New Roman"/>
          <w:lang w:val="en-US"/>
        </w:rPr>
        <w:t xml:space="preserve">sources are important in </w:t>
      </w:r>
      <w:r w:rsidR="00423228">
        <w:rPr>
          <w:rFonts w:ascii="Times New Roman" w:hAnsi="Times New Roman"/>
          <w:lang w:val="en-US"/>
        </w:rPr>
        <w:t>the riverine</w:t>
      </w:r>
      <w:r w:rsidR="00657EC8">
        <w:rPr>
          <w:rFonts w:ascii="Times New Roman" w:hAnsi="Times New Roman"/>
          <w:lang w:val="en-US"/>
        </w:rPr>
        <w:t xml:space="preserve"> methane production hotspot</w:t>
      </w:r>
      <w:r w:rsidR="00657EC8" w:rsidRPr="00657EC8">
        <w:rPr>
          <w:rFonts w:ascii="Times New Roman" w:hAnsi="Times New Roman"/>
          <w:lang w:val="en-US"/>
        </w:rPr>
        <w:t xml:space="preserve">. </w:t>
      </w:r>
    </w:p>
    <w:p w14:paraId="42757D7D" w14:textId="0BD28556" w:rsidR="004B3A7C" w:rsidRDefault="004B3A7C">
      <w:pPr>
        <w:rPr>
          <w:rFonts w:eastAsia="Times New Roman"/>
          <w:color w:val="000000"/>
          <w:u w:color="000000"/>
        </w:rPr>
      </w:pPr>
      <w:r>
        <w:rPr>
          <w:rFonts w:eastAsia="Times New Roman"/>
        </w:rPr>
        <w:br w:type="page"/>
      </w:r>
    </w:p>
    <w:p w14:paraId="03DB5ABE" w14:textId="6F5F6336" w:rsidR="00E43C3B" w:rsidRPr="00F67DBB" w:rsidRDefault="00A4709E" w:rsidP="00005DE7">
      <w:pPr>
        <w:pStyle w:val="Body"/>
        <w:widowControl w:val="0"/>
        <w:spacing w:line="480" w:lineRule="auto"/>
        <w:outlineLvl w:val="0"/>
        <w:rPr>
          <w:rFonts w:ascii="Times New Roman" w:eastAsia="Times New Roman" w:hAnsi="Times New Roman" w:cs="Times New Roman"/>
          <w:b/>
          <w:bCs/>
          <w:lang w:val="en-US"/>
        </w:rPr>
      </w:pPr>
      <w:r w:rsidRPr="00127FDE">
        <w:rPr>
          <w:rFonts w:ascii="Times New Roman" w:hAnsi="Times New Roman"/>
          <w:b/>
          <w:bCs/>
          <w:lang w:val="en-US"/>
        </w:rPr>
        <w:lastRenderedPageBreak/>
        <w:t>INTRODUCTION</w:t>
      </w:r>
    </w:p>
    <w:p w14:paraId="1134CC85" w14:textId="4B84AFB8" w:rsidR="00E43C3B" w:rsidRPr="00F67DBB" w:rsidRDefault="00A4709E" w:rsidP="00FD42B8">
      <w:pPr>
        <w:pStyle w:val="Body"/>
        <w:widowControl w:val="0"/>
        <w:spacing w:line="480" w:lineRule="auto"/>
        <w:ind w:firstLine="720"/>
        <w:rPr>
          <w:rFonts w:ascii="Times New Roman" w:eastAsia="Times New Roman" w:hAnsi="Times New Roman" w:cs="Times New Roman"/>
          <w:lang w:val="en-US"/>
        </w:rPr>
      </w:pPr>
      <w:r w:rsidRPr="00127FDE">
        <w:rPr>
          <w:rFonts w:ascii="Times New Roman" w:hAnsi="Times New Roman"/>
          <w:lang w:val="en-US"/>
        </w:rPr>
        <w:t>Lakes and reservoirs are a globally significant source of methane (CH</w:t>
      </w:r>
      <w:r w:rsidRPr="00F67DBB">
        <w:rPr>
          <w:rFonts w:ascii="Times New Roman" w:hAnsi="Times New Roman"/>
          <w:vertAlign w:val="subscript"/>
          <w:lang w:val="en-US"/>
        </w:rPr>
        <w:t>4</w:t>
      </w:r>
      <w:r w:rsidRPr="00127FDE">
        <w:rPr>
          <w:rFonts w:ascii="Times New Roman" w:hAnsi="Times New Roman"/>
          <w:lang w:val="en-US"/>
        </w:rPr>
        <w:t>) (</w:t>
      </w:r>
      <w:proofErr w:type="spellStart"/>
      <w:r w:rsidRPr="00127FDE">
        <w:rPr>
          <w:rFonts w:ascii="Times New Roman" w:hAnsi="Times New Roman"/>
          <w:lang w:val="en-US"/>
        </w:rPr>
        <w:t>Bastviken</w:t>
      </w:r>
      <w:proofErr w:type="spellEnd"/>
      <w:r w:rsidRPr="00127FDE">
        <w:rPr>
          <w:rFonts w:ascii="Times New Roman" w:hAnsi="Times New Roman"/>
          <w:lang w:val="en-US"/>
        </w:rPr>
        <w:t xml:space="preserve"> et al. 2011; </w:t>
      </w:r>
      <w:proofErr w:type="spellStart"/>
      <w:r w:rsidRPr="00127FDE">
        <w:rPr>
          <w:rFonts w:ascii="Times New Roman" w:hAnsi="Times New Roman"/>
          <w:lang w:val="en-US"/>
        </w:rPr>
        <w:t>Holgerson</w:t>
      </w:r>
      <w:proofErr w:type="spellEnd"/>
      <w:r w:rsidRPr="00127FDE">
        <w:rPr>
          <w:rFonts w:ascii="Times New Roman" w:hAnsi="Times New Roman"/>
          <w:lang w:val="en-US"/>
        </w:rPr>
        <w:t xml:space="preserve"> &amp; Raymond 2016; Stanley et al. 2016), a greenhouse gas (GHG) with over 25 times the warming potential of carbon dioxide (CO</w:t>
      </w:r>
      <w:r w:rsidRPr="00F67DBB">
        <w:rPr>
          <w:rFonts w:ascii="Times New Roman" w:hAnsi="Times New Roman"/>
          <w:vertAlign w:val="subscript"/>
          <w:lang w:val="en-US"/>
        </w:rPr>
        <w:t>2</w:t>
      </w:r>
      <w:r w:rsidRPr="00F67DBB">
        <w:rPr>
          <w:rFonts w:ascii="Times New Roman" w:hAnsi="Times New Roman"/>
          <w:lang w:val="en-US"/>
        </w:rPr>
        <w:t xml:space="preserve">) (Myhre et al. 2013). </w:t>
      </w:r>
      <w:r w:rsidR="00FD42B8">
        <w:rPr>
          <w:rFonts w:ascii="Times New Roman" w:hAnsi="Times New Roman"/>
          <w:lang w:val="en-US"/>
        </w:rPr>
        <w:t>Global CH</w:t>
      </w:r>
      <w:r w:rsidR="00FD42B8">
        <w:rPr>
          <w:rFonts w:ascii="Times New Roman" w:hAnsi="Times New Roman"/>
          <w:vertAlign w:val="subscript"/>
          <w:lang w:val="en-US"/>
        </w:rPr>
        <w:t>4</w:t>
      </w:r>
      <w:r w:rsidR="00FD42B8">
        <w:rPr>
          <w:rFonts w:ascii="Times New Roman" w:hAnsi="Times New Roman"/>
          <w:lang w:val="en-US"/>
        </w:rPr>
        <w:t xml:space="preserve"> fluxes from reservoirs remain poorly constrained (13.3 – 52.2 </w:t>
      </w:r>
      <w:proofErr w:type="spellStart"/>
      <w:r w:rsidR="00FD42B8">
        <w:rPr>
          <w:rFonts w:ascii="Times New Roman" w:hAnsi="Times New Roman"/>
          <w:lang w:val="en-US"/>
        </w:rPr>
        <w:t>Tg</w:t>
      </w:r>
      <w:proofErr w:type="spellEnd"/>
      <w:r w:rsidR="00FD42B8">
        <w:rPr>
          <w:rFonts w:ascii="Times New Roman" w:hAnsi="Times New Roman"/>
          <w:lang w:val="en-US"/>
        </w:rPr>
        <w:t xml:space="preserve"> C year</w:t>
      </w:r>
      <w:r w:rsidR="00FD42B8">
        <w:rPr>
          <w:rFonts w:ascii="Times New Roman" w:hAnsi="Times New Roman"/>
          <w:vertAlign w:val="superscript"/>
          <w:lang w:val="en-US"/>
        </w:rPr>
        <w:t>-1</w:t>
      </w:r>
      <w:r w:rsidR="00FD42B8">
        <w:rPr>
          <w:rFonts w:ascii="Times New Roman" w:hAnsi="Times New Roman"/>
          <w:lang w:val="en-US"/>
        </w:rPr>
        <w:t xml:space="preserve">; </w:t>
      </w:r>
      <w:proofErr w:type="spellStart"/>
      <w:r w:rsidR="00FD42B8">
        <w:rPr>
          <w:rFonts w:ascii="Times New Roman" w:hAnsi="Times New Roman"/>
          <w:lang w:val="en-US"/>
        </w:rPr>
        <w:t>Deemer</w:t>
      </w:r>
      <w:proofErr w:type="spellEnd"/>
      <w:r w:rsidR="00FD42B8">
        <w:rPr>
          <w:rFonts w:ascii="Times New Roman" w:hAnsi="Times New Roman"/>
          <w:lang w:val="en-US"/>
        </w:rPr>
        <w:t xml:space="preserve"> et al. 2016), due in part to uncertainty in reported emission rate estimates for individual reservoirs.</w:t>
      </w:r>
      <w:r w:rsidR="00FD42B8" w:rsidRPr="00127FDE">
        <w:rPr>
          <w:rFonts w:ascii="Times New Roman" w:hAnsi="Times New Roman"/>
          <w:lang w:val="en-US"/>
        </w:rPr>
        <w:t xml:space="preserve"> </w:t>
      </w:r>
      <w:r w:rsidRPr="00F67DBB">
        <w:rPr>
          <w:rFonts w:ascii="Times New Roman" w:hAnsi="Times New Roman"/>
          <w:lang w:val="en-US"/>
        </w:rPr>
        <w:t>Methane emissions from reservoirs</w:t>
      </w:r>
      <w:r w:rsidRPr="00127FDE">
        <w:rPr>
          <w:rFonts w:ascii="Times New Roman" w:hAnsi="Times New Roman"/>
          <w:lang w:val="en-US"/>
        </w:rPr>
        <w:t xml:space="preserve"> (impoundments created by damming rivers) are of particular interest due to the increasing number of these systems, their land coverage area, and their high biogeochemical processing rates (Downing et al. 2006; Harrison et al. 2009; </w:t>
      </w:r>
      <w:proofErr w:type="spellStart"/>
      <w:r w:rsidRPr="00127FDE">
        <w:rPr>
          <w:rFonts w:ascii="Times New Roman" w:hAnsi="Times New Roman"/>
          <w:lang w:val="en-US"/>
        </w:rPr>
        <w:t>Zarfl</w:t>
      </w:r>
      <w:proofErr w:type="spellEnd"/>
      <w:r w:rsidRPr="00127FDE">
        <w:rPr>
          <w:rFonts w:ascii="Times New Roman" w:hAnsi="Times New Roman"/>
          <w:lang w:val="en-US"/>
        </w:rPr>
        <w:t xml:space="preserve"> et al. 2015).</w:t>
      </w:r>
      <w:r w:rsidR="00741CE5">
        <w:rPr>
          <w:rFonts w:ascii="Times New Roman" w:hAnsi="Times New Roman"/>
          <w:lang w:val="en-US"/>
        </w:rPr>
        <w:t xml:space="preserve"> </w:t>
      </w:r>
      <w:r w:rsidR="00FD42B8">
        <w:rPr>
          <w:rFonts w:ascii="Times New Roman" w:hAnsi="Times New Roman"/>
          <w:lang w:val="en-US"/>
        </w:rPr>
        <w:t>For example, c</w:t>
      </w:r>
      <w:r w:rsidR="00FD42B8" w:rsidRPr="00127FDE">
        <w:rPr>
          <w:rFonts w:ascii="Times New Roman" w:hAnsi="Times New Roman"/>
          <w:lang w:val="en-US"/>
        </w:rPr>
        <w:t xml:space="preserve">ompared to natural lakes, reservoirs </w:t>
      </w:r>
      <w:r w:rsidR="00FD42B8">
        <w:rPr>
          <w:rFonts w:ascii="Times New Roman" w:hAnsi="Times New Roman"/>
          <w:lang w:val="en-US"/>
        </w:rPr>
        <w:t xml:space="preserve">tend to </w:t>
      </w:r>
      <w:r w:rsidR="00FD42B8" w:rsidRPr="00127FDE">
        <w:rPr>
          <w:rFonts w:ascii="Times New Roman" w:hAnsi="Times New Roman"/>
          <w:lang w:val="en-US"/>
        </w:rPr>
        <w:t>have a high watershed area - to - surface area ratio which can result in high sediment and nutrient loading from the surrounding catchment</w:t>
      </w:r>
      <w:r w:rsidR="00FD42B8">
        <w:rPr>
          <w:rFonts w:ascii="Times New Roman" w:hAnsi="Times New Roman"/>
          <w:lang w:val="en-US"/>
        </w:rPr>
        <w:t xml:space="preserve"> (Thornton et al. 1990, Hayes et al. 2017). This can lead to higher production (Hayes et al. 2017) and C burial rates (Knoll et al. 2014), </w:t>
      </w:r>
      <w:r w:rsidR="002F3542">
        <w:rPr>
          <w:rFonts w:ascii="Times New Roman" w:hAnsi="Times New Roman"/>
          <w:lang w:val="en-US"/>
        </w:rPr>
        <w:t>with the potential to</w:t>
      </w:r>
      <w:r w:rsidR="00FD42B8">
        <w:rPr>
          <w:rFonts w:ascii="Times New Roman" w:hAnsi="Times New Roman"/>
          <w:lang w:val="en-US"/>
        </w:rPr>
        <w:t xml:space="preserve"> </w:t>
      </w:r>
      <w:r w:rsidR="002F3542">
        <w:rPr>
          <w:rFonts w:ascii="Times New Roman" w:hAnsi="Times New Roman"/>
          <w:lang w:val="en-US"/>
        </w:rPr>
        <w:t>increase</w:t>
      </w:r>
      <w:r w:rsidR="00FD42B8">
        <w:rPr>
          <w:rFonts w:ascii="Times New Roman" w:hAnsi="Times New Roman"/>
          <w:lang w:val="en-US"/>
        </w:rPr>
        <w:t xml:space="preserve"> methane generation in these systems.</w:t>
      </w:r>
      <w:r w:rsidR="00FD42B8">
        <w:rPr>
          <w:rFonts w:ascii="Times New Roman" w:eastAsia="Times New Roman" w:hAnsi="Times New Roman" w:cs="Times New Roman"/>
          <w:lang w:val="en-US"/>
        </w:rPr>
        <w:t xml:space="preserve"> </w:t>
      </w:r>
    </w:p>
    <w:p w14:paraId="3196C536" w14:textId="52CF2A3E" w:rsidR="00E43C3B" w:rsidRPr="00954D11" w:rsidRDefault="00A4709E">
      <w:pPr>
        <w:pStyle w:val="Body"/>
        <w:spacing w:line="480" w:lineRule="auto"/>
        <w:ind w:firstLine="720"/>
        <w:rPr>
          <w:rFonts w:ascii="Times New Roman" w:eastAsia="Times New Roman" w:hAnsi="Times New Roman" w:cs="Times New Roman"/>
          <w:lang w:val="en-US"/>
        </w:rPr>
      </w:pPr>
      <w:r w:rsidRPr="00127FDE">
        <w:rPr>
          <w:rFonts w:ascii="Times New Roman" w:hAnsi="Times New Roman"/>
          <w:lang w:val="en-US"/>
        </w:rPr>
        <w:t xml:space="preserve">Methane is the end-product of organic matter (OM) decomposition in anoxic freshwater sediments in the absence of more favorable electron acceptors such as sulfate. </w:t>
      </w:r>
      <w:r w:rsidR="0069064A">
        <w:rPr>
          <w:rFonts w:ascii="Times New Roman" w:hAnsi="Times New Roman"/>
          <w:lang w:val="en-US"/>
        </w:rPr>
        <w:t>OM</w:t>
      </w:r>
      <w:r w:rsidRPr="00127FDE">
        <w:rPr>
          <w:rFonts w:ascii="Times New Roman" w:hAnsi="Times New Roman"/>
          <w:lang w:val="en-US"/>
        </w:rPr>
        <w:t xml:space="preserve"> availability is therefore an important constraint on the production of CH</w:t>
      </w:r>
      <w:r w:rsidRPr="00F67DBB">
        <w:rPr>
          <w:rFonts w:ascii="Times New Roman" w:hAnsi="Times New Roman"/>
          <w:vertAlign w:val="subscript"/>
          <w:lang w:val="en-US"/>
        </w:rPr>
        <w:t>4</w:t>
      </w:r>
      <w:r w:rsidRPr="00127FDE">
        <w:rPr>
          <w:rFonts w:ascii="Times New Roman" w:hAnsi="Times New Roman"/>
          <w:lang w:val="en-US"/>
        </w:rPr>
        <w:t xml:space="preserve"> in freshwater sediments</w:t>
      </w:r>
      <w:r w:rsidR="0066467C">
        <w:rPr>
          <w:rFonts w:ascii="Times New Roman" w:hAnsi="Times New Roman"/>
          <w:lang w:val="en-US"/>
        </w:rPr>
        <w:t>, where</w:t>
      </w:r>
      <w:r w:rsidRPr="00F67DBB">
        <w:rPr>
          <w:rFonts w:ascii="Times New Roman" w:hAnsi="Times New Roman"/>
          <w:lang w:val="en-US"/>
        </w:rPr>
        <w:t xml:space="preserve"> </w:t>
      </w:r>
      <w:r w:rsidR="0066467C">
        <w:rPr>
          <w:rFonts w:ascii="Times New Roman" w:hAnsi="Times New Roman"/>
          <w:lang w:val="en-US"/>
        </w:rPr>
        <w:t>s</w:t>
      </w:r>
      <w:r w:rsidR="00ED4ECE">
        <w:rPr>
          <w:rFonts w:ascii="Times New Roman" w:hAnsi="Times New Roman"/>
          <w:lang w:val="en-US"/>
        </w:rPr>
        <w:t xml:space="preserve">ources of OM </w:t>
      </w:r>
      <w:r w:rsidR="0066467C">
        <w:rPr>
          <w:rFonts w:ascii="Times New Roman" w:hAnsi="Times New Roman"/>
          <w:lang w:val="en-US"/>
        </w:rPr>
        <w:t>inputs</w:t>
      </w:r>
      <w:r w:rsidR="00ED4ECE">
        <w:rPr>
          <w:rFonts w:ascii="Times New Roman" w:hAnsi="Times New Roman"/>
          <w:lang w:val="en-US"/>
        </w:rPr>
        <w:t xml:space="preserve"> include allochthonous material derived from the watershed </w:t>
      </w:r>
      <w:r w:rsidR="005D4A33">
        <w:rPr>
          <w:rFonts w:ascii="Times New Roman" w:hAnsi="Times New Roman"/>
          <w:lang w:val="en-US"/>
        </w:rPr>
        <w:t>that are transported to the water</w:t>
      </w:r>
      <w:r w:rsidR="007602C3">
        <w:rPr>
          <w:rFonts w:ascii="Times New Roman" w:hAnsi="Times New Roman"/>
          <w:lang w:val="en-US"/>
        </w:rPr>
        <w:t xml:space="preserve">body </w:t>
      </w:r>
      <w:r w:rsidR="00ED4ECE">
        <w:rPr>
          <w:rFonts w:ascii="Times New Roman" w:hAnsi="Times New Roman"/>
          <w:lang w:val="en-US"/>
        </w:rPr>
        <w:t xml:space="preserve">and autochthonous material produced within the waterbody (i.e. algal biomass). </w:t>
      </w:r>
      <w:r w:rsidRPr="00D95801">
        <w:rPr>
          <w:rFonts w:ascii="Times New Roman" w:hAnsi="Times New Roman"/>
          <w:lang w:val="en-US"/>
        </w:rPr>
        <w:t>Transport of carbon and nutrients from the surrounding watershed may facilitate high inputs of both allochthonous OM (</w:t>
      </w:r>
      <w:proofErr w:type="spellStart"/>
      <w:r w:rsidR="002E312C">
        <w:rPr>
          <w:rFonts w:ascii="Times New Roman" w:hAnsi="Times New Roman"/>
          <w:lang w:val="en-US"/>
        </w:rPr>
        <w:t>OM</w:t>
      </w:r>
      <w:r w:rsidR="002E312C" w:rsidRPr="003E502C">
        <w:rPr>
          <w:rFonts w:ascii="Times New Roman" w:hAnsi="Times New Roman"/>
          <w:vertAlign w:val="subscript"/>
          <w:lang w:val="en-US"/>
        </w:rPr>
        <w:t>terr</w:t>
      </w:r>
      <w:proofErr w:type="spellEnd"/>
      <w:r w:rsidRPr="00D95801">
        <w:rPr>
          <w:rFonts w:ascii="Times New Roman" w:hAnsi="Times New Roman"/>
          <w:lang w:val="en-US"/>
        </w:rPr>
        <w:t>) and autochthonous OM (</w:t>
      </w:r>
      <w:proofErr w:type="spellStart"/>
      <w:r w:rsidR="002E312C">
        <w:rPr>
          <w:rFonts w:ascii="Times New Roman" w:hAnsi="Times New Roman"/>
          <w:lang w:val="en-US"/>
        </w:rPr>
        <w:t>OM</w:t>
      </w:r>
      <w:r w:rsidR="002E312C" w:rsidRPr="003E502C">
        <w:rPr>
          <w:rFonts w:ascii="Times New Roman" w:hAnsi="Times New Roman"/>
          <w:vertAlign w:val="subscript"/>
          <w:lang w:val="en-US"/>
        </w:rPr>
        <w:t>aq</w:t>
      </w:r>
      <w:proofErr w:type="spellEnd"/>
      <w:r w:rsidRPr="00D95801">
        <w:rPr>
          <w:rFonts w:ascii="Times New Roman" w:hAnsi="Times New Roman"/>
          <w:lang w:val="en-US"/>
        </w:rPr>
        <w:t>) to reservoir sediments, either directly or via primary production fueled by incoming nutrients. In the sediments, fermenting bacteria and archaea convert complex OM molecules to smaller substrates</w:t>
      </w:r>
      <w:r w:rsidR="00F4310C">
        <w:rPr>
          <w:rFonts w:ascii="Times New Roman" w:hAnsi="Times New Roman"/>
          <w:lang w:val="en-US"/>
        </w:rPr>
        <w:t xml:space="preserve"> </w:t>
      </w:r>
      <w:r w:rsidR="00F4310C">
        <w:rPr>
          <w:rFonts w:ascii="Times New Roman" w:hAnsi="Times New Roman"/>
          <w:lang w:val="en-US"/>
        </w:rPr>
        <w:lastRenderedPageBreak/>
        <w:t xml:space="preserve">such as acetate or C1 compounds </w:t>
      </w:r>
      <w:r w:rsidR="00F83D9A">
        <w:rPr>
          <w:rFonts w:ascii="Times New Roman" w:hAnsi="Times New Roman"/>
          <w:lang w:val="en-US"/>
        </w:rPr>
        <w:t xml:space="preserve">(methanol, methyl-amines, etc.) </w:t>
      </w:r>
      <w:r w:rsidRPr="00127FDE">
        <w:rPr>
          <w:rFonts w:ascii="Times New Roman" w:hAnsi="Times New Roman"/>
          <w:lang w:val="en-US"/>
        </w:rPr>
        <w:t>wh</w:t>
      </w:r>
      <w:r w:rsidRPr="00D95801">
        <w:rPr>
          <w:rFonts w:ascii="Times New Roman" w:hAnsi="Times New Roman"/>
          <w:lang w:val="en-US"/>
        </w:rPr>
        <w:t xml:space="preserve">ich can be utilized by </w:t>
      </w:r>
      <w:commentRangeStart w:id="2"/>
      <w:r w:rsidRPr="00D95801">
        <w:rPr>
          <w:rFonts w:ascii="Times New Roman" w:hAnsi="Times New Roman"/>
          <w:lang w:val="en-US"/>
        </w:rPr>
        <w:t xml:space="preserve">methanogenic archaea (methanogens) to produce </w:t>
      </w:r>
      <w:r w:rsidR="00F83D9A">
        <w:rPr>
          <w:rFonts w:ascii="Times New Roman" w:hAnsi="Times New Roman"/>
          <w:lang w:val="en-US"/>
        </w:rPr>
        <w:t>CH</w:t>
      </w:r>
      <w:r w:rsidR="00F83D9A">
        <w:rPr>
          <w:rFonts w:ascii="Times New Roman" w:hAnsi="Times New Roman"/>
          <w:vertAlign w:val="subscript"/>
          <w:lang w:val="en-US"/>
        </w:rPr>
        <w:t>4</w:t>
      </w:r>
      <w:commentRangeEnd w:id="2"/>
      <w:r w:rsidR="002F3542">
        <w:rPr>
          <w:rStyle w:val="CommentReference"/>
          <w:rFonts w:ascii="Times New Roman" w:eastAsia="Arial Unicode MS" w:hAnsi="Times New Roman" w:cs="Times New Roman"/>
          <w:color w:val="auto"/>
          <w:lang w:val="en-US"/>
        </w:rPr>
        <w:commentReference w:id="2"/>
      </w:r>
      <w:r w:rsidRPr="00D95801">
        <w:rPr>
          <w:rFonts w:ascii="Times New Roman" w:hAnsi="Times New Roman"/>
          <w:lang w:val="en-US"/>
        </w:rPr>
        <w:t xml:space="preserve">. </w:t>
      </w:r>
    </w:p>
    <w:p w14:paraId="0018799E" w14:textId="5D3A6CBA" w:rsidR="00E43C3B" w:rsidRPr="00954D11" w:rsidRDefault="00A4709E">
      <w:pPr>
        <w:pStyle w:val="Body"/>
        <w:spacing w:line="480" w:lineRule="auto"/>
        <w:ind w:firstLine="720"/>
        <w:rPr>
          <w:rFonts w:ascii="Times New Roman" w:eastAsia="Times New Roman" w:hAnsi="Times New Roman" w:cs="Times New Roman"/>
          <w:lang w:val="en-US"/>
        </w:rPr>
      </w:pPr>
      <w:r w:rsidRPr="00D95801">
        <w:rPr>
          <w:rFonts w:ascii="Times New Roman" w:hAnsi="Times New Roman"/>
          <w:lang w:val="en-US"/>
        </w:rPr>
        <w:t xml:space="preserve">Laboratory studies have demonstrated that OM additions to lake sediments increase </w:t>
      </w:r>
      <w:r w:rsidR="00F83D9A">
        <w:rPr>
          <w:rFonts w:ascii="Times New Roman" w:hAnsi="Times New Roman"/>
          <w:lang w:val="en-US"/>
        </w:rPr>
        <w:t>CH</w:t>
      </w:r>
      <w:r w:rsidR="00F83D9A">
        <w:rPr>
          <w:rFonts w:ascii="Times New Roman" w:hAnsi="Times New Roman"/>
          <w:vertAlign w:val="subscript"/>
          <w:lang w:val="en-US"/>
        </w:rPr>
        <w:t>4</w:t>
      </w:r>
      <w:r w:rsidR="00F83D9A" w:rsidRPr="00D95801">
        <w:rPr>
          <w:rFonts w:ascii="Times New Roman" w:hAnsi="Times New Roman"/>
          <w:lang w:val="en-US"/>
        </w:rPr>
        <w:t xml:space="preserve"> </w:t>
      </w:r>
      <w:r w:rsidRPr="00D95801">
        <w:rPr>
          <w:rFonts w:ascii="Times New Roman" w:hAnsi="Times New Roman"/>
          <w:lang w:val="en-US"/>
        </w:rPr>
        <w:t>production rates (Schwarz et al. 2009; West et al. 2012, 2015a). In these studies</w:t>
      </w:r>
      <w:r w:rsidRPr="00127FDE">
        <w:rPr>
          <w:rFonts w:ascii="Times New Roman" w:hAnsi="Times New Roman"/>
          <w:lang w:val="en-US"/>
        </w:rPr>
        <w:t>,</w:t>
      </w:r>
      <w:r w:rsidRPr="00D95801">
        <w:rPr>
          <w:rFonts w:ascii="Times New Roman" w:hAnsi="Times New Roman"/>
          <w:lang w:val="en-US"/>
        </w:rPr>
        <w:t xml:space="preserve"> </w:t>
      </w:r>
      <w:r w:rsidRPr="00954D11">
        <w:rPr>
          <w:rFonts w:ascii="Times New Roman" w:hAnsi="Times New Roman"/>
          <w:lang w:val="en-US"/>
        </w:rPr>
        <w:t xml:space="preserve">algal derived OM </w:t>
      </w:r>
      <w:r w:rsidR="00B119F0">
        <w:rPr>
          <w:rFonts w:ascii="Times New Roman" w:hAnsi="Times New Roman"/>
          <w:lang w:val="en-US"/>
        </w:rPr>
        <w:t>stimulated a greater increase in CH</w:t>
      </w:r>
      <w:r w:rsidR="00B119F0" w:rsidRPr="007C633B">
        <w:rPr>
          <w:rFonts w:ascii="Times New Roman" w:hAnsi="Times New Roman"/>
          <w:vertAlign w:val="subscript"/>
          <w:lang w:val="en-US"/>
        </w:rPr>
        <w:t>4</w:t>
      </w:r>
      <w:r w:rsidR="00B119F0">
        <w:rPr>
          <w:rFonts w:ascii="Times New Roman" w:hAnsi="Times New Roman"/>
          <w:lang w:val="en-US"/>
        </w:rPr>
        <w:t xml:space="preserve"> production </w:t>
      </w:r>
      <w:r w:rsidRPr="00D95801">
        <w:rPr>
          <w:rFonts w:ascii="Times New Roman" w:hAnsi="Times New Roman"/>
          <w:lang w:val="en-US"/>
        </w:rPr>
        <w:t xml:space="preserve">than terrestrial OM (West et al. 2012). This is consistent with reports that sediment </w:t>
      </w:r>
      <w:r w:rsidR="006D05C4">
        <w:rPr>
          <w:rFonts w:ascii="Times New Roman" w:hAnsi="Times New Roman"/>
          <w:lang w:val="en-US"/>
        </w:rPr>
        <w:t>CH</w:t>
      </w:r>
      <w:r w:rsidR="006D05C4">
        <w:rPr>
          <w:rFonts w:ascii="Times New Roman" w:hAnsi="Times New Roman"/>
          <w:vertAlign w:val="subscript"/>
          <w:lang w:val="en-US"/>
        </w:rPr>
        <w:t>4</w:t>
      </w:r>
      <w:r w:rsidR="006D05C4" w:rsidRPr="00D95801">
        <w:rPr>
          <w:rFonts w:ascii="Times New Roman" w:hAnsi="Times New Roman"/>
          <w:lang w:val="en-US"/>
        </w:rPr>
        <w:t xml:space="preserve"> </w:t>
      </w:r>
      <w:r w:rsidRPr="00D95801">
        <w:rPr>
          <w:rFonts w:ascii="Times New Roman" w:hAnsi="Times New Roman"/>
          <w:lang w:val="en-US"/>
        </w:rPr>
        <w:t xml:space="preserve">production rates across different lakes are positively correlated with lake productivity </w:t>
      </w:r>
      <w:r w:rsidR="00661AFD">
        <w:rPr>
          <w:rFonts w:ascii="Times New Roman" w:hAnsi="Times New Roman"/>
          <w:lang w:val="en-US"/>
        </w:rPr>
        <w:t xml:space="preserve">and sediment OM derived from algae </w:t>
      </w:r>
      <w:r w:rsidRPr="00D95801">
        <w:rPr>
          <w:rFonts w:ascii="Times New Roman" w:hAnsi="Times New Roman"/>
          <w:lang w:val="en-US"/>
        </w:rPr>
        <w:t>(West et al. 2015b</w:t>
      </w:r>
      <w:r w:rsidR="00661AFD">
        <w:rPr>
          <w:rFonts w:ascii="Times New Roman" w:hAnsi="Times New Roman"/>
          <w:lang w:val="en-US"/>
        </w:rPr>
        <w:t>, Duc et al. 2010</w:t>
      </w:r>
      <w:r w:rsidRPr="00D95801">
        <w:rPr>
          <w:rFonts w:ascii="Times New Roman" w:hAnsi="Times New Roman"/>
          <w:lang w:val="en-US"/>
        </w:rPr>
        <w:t xml:space="preserve">), and that reservoir productivity and water-air interface </w:t>
      </w:r>
      <w:r w:rsidR="00B72F4C">
        <w:rPr>
          <w:rFonts w:ascii="Times New Roman" w:hAnsi="Times New Roman"/>
          <w:lang w:val="en-US"/>
        </w:rPr>
        <w:t>CH</w:t>
      </w:r>
      <w:r w:rsidR="00B72F4C">
        <w:rPr>
          <w:rFonts w:ascii="Times New Roman" w:hAnsi="Times New Roman"/>
          <w:vertAlign w:val="subscript"/>
          <w:lang w:val="en-US"/>
        </w:rPr>
        <w:t>4</w:t>
      </w:r>
      <w:r w:rsidR="00B72F4C" w:rsidRPr="00D95801">
        <w:rPr>
          <w:rFonts w:ascii="Times New Roman" w:hAnsi="Times New Roman"/>
          <w:lang w:val="en-US"/>
        </w:rPr>
        <w:t xml:space="preserve"> </w:t>
      </w:r>
      <w:r w:rsidRPr="00D95801">
        <w:rPr>
          <w:rFonts w:ascii="Times New Roman" w:hAnsi="Times New Roman"/>
          <w:lang w:val="en-US"/>
        </w:rPr>
        <w:t xml:space="preserve">emissions are </w:t>
      </w:r>
      <w:r w:rsidR="00B31910">
        <w:rPr>
          <w:rFonts w:ascii="Times New Roman" w:hAnsi="Times New Roman"/>
          <w:lang w:val="en-US"/>
        </w:rPr>
        <w:t xml:space="preserve">positively </w:t>
      </w:r>
      <w:r w:rsidRPr="00D95801">
        <w:rPr>
          <w:rFonts w:ascii="Times New Roman" w:hAnsi="Times New Roman"/>
          <w:lang w:val="en-US"/>
        </w:rPr>
        <w:t>correlated at a global scale (</w:t>
      </w:r>
      <w:proofErr w:type="spellStart"/>
      <w:r w:rsidRPr="00D95801">
        <w:rPr>
          <w:rFonts w:ascii="Times New Roman" w:hAnsi="Times New Roman"/>
          <w:lang w:val="en-US"/>
        </w:rPr>
        <w:t>Deemer</w:t>
      </w:r>
      <w:proofErr w:type="spellEnd"/>
      <w:r w:rsidRPr="00D95801">
        <w:rPr>
          <w:rFonts w:ascii="Times New Roman" w:hAnsi="Times New Roman"/>
          <w:lang w:val="en-US"/>
        </w:rPr>
        <w:t xml:space="preserve"> et al. 2016</w:t>
      </w:r>
      <w:r w:rsidR="00B119F0">
        <w:rPr>
          <w:rFonts w:ascii="Times New Roman" w:hAnsi="Times New Roman"/>
          <w:lang w:val="en-US"/>
        </w:rPr>
        <w:t xml:space="preserve">, </w:t>
      </w:r>
      <w:proofErr w:type="spellStart"/>
      <w:r w:rsidR="00B119F0">
        <w:rPr>
          <w:rFonts w:ascii="Times New Roman" w:hAnsi="Times New Roman"/>
          <w:lang w:val="en-US"/>
        </w:rPr>
        <w:t>DelSontro</w:t>
      </w:r>
      <w:proofErr w:type="spellEnd"/>
      <w:r w:rsidR="00B119F0">
        <w:rPr>
          <w:rFonts w:ascii="Times New Roman" w:hAnsi="Times New Roman"/>
          <w:lang w:val="en-US"/>
        </w:rPr>
        <w:t xml:space="preserve"> et al 2018</w:t>
      </w:r>
      <w:r w:rsidRPr="00D95801">
        <w:rPr>
          <w:rFonts w:ascii="Times New Roman" w:hAnsi="Times New Roman"/>
          <w:lang w:val="en-US"/>
        </w:rPr>
        <w:t xml:space="preserve">). Despite </w:t>
      </w:r>
      <w:r w:rsidR="005F609E">
        <w:rPr>
          <w:rFonts w:ascii="Times New Roman" w:hAnsi="Times New Roman"/>
          <w:lang w:val="en-US"/>
        </w:rPr>
        <w:t xml:space="preserve">growing </w:t>
      </w:r>
      <w:r w:rsidRPr="00D95801">
        <w:rPr>
          <w:rFonts w:ascii="Times New Roman" w:hAnsi="Times New Roman"/>
          <w:lang w:val="en-US"/>
        </w:rPr>
        <w:t>evidence</w:t>
      </w:r>
      <w:r w:rsidR="00B119F0">
        <w:rPr>
          <w:rFonts w:ascii="Times New Roman" w:hAnsi="Times New Roman"/>
          <w:lang w:val="en-US"/>
        </w:rPr>
        <w:t xml:space="preserve"> </w:t>
      </w:r>
      <w:r w:rsidR="007602C3">
        <w:rPr>
          <w:rFonts w:ascii="Times New Roman" w:hAnsi="Times New Roman"/>
          <w:lang w:val="en-US"/>
        </w:rPr>
        <w:t>of</w:t>
      </w:r>
      <w:r w:rsidR="00B119F0">
        <w:rPr>
          <w:rFonts w:ascii="Times New Roman" w:hAnsi="Times New Roman"/>
          <w:lang w:val="en-US"/>
        </w:rPr>
        <w:t xml:space="preserve"> the importance of </w:t>
      </w:r>
      <w:proofErr w:type="spellStart"/>
      <w:r w:rsidR="006275BB">
        <w:rPr>
          <w:rFonts w:ascii="Times New Roman" w:hAnsi="Times New Roman"/>
          <w:lang w:val="en-US"/>
        </w:rPr>
        <w:t>OM</w:t>
      </w:r>
      <w:r w:rsidR="006275BB" w:rsidRPr="00D269B1">
        <w:rPr>
          <w:rFonts w:ascii="Times New Roman" w:hAnsi="Times New Roman"/>
          <w:vertAlign w:val="subscript"/>
          <w:lang w:val="en-US"/>
        </w:rPr>
        <w:t>aq</w:t>
      </w:r>
      <w:proofErr w:type="spellEnd"/>
      <w:r w:rsidR="00B119F0">
        <w:rPr>
          <w:rFonts w:ascii="Times New Roman" w:hAnsi="Times New Roman"/>
          <w:lang w:val="en-US"/>
        </w:rPr>
        <w:t xml:space="preserve"> in CH</w:t>
      </w:r>
      <w:r w:rsidR="00B119F0" w:rsidRPr="007C633B">
        <w:rPr>
          <w:rFonts w:ascii="Times New Roman" w:hAnsi="Times New Roman"/>
          <w:vertAlign w:val="subscript"/>
          <w:lang w:val="en-US"/>
        </w:rPr>
        <w:t>4</w:t>
      </w:r>
      <w:r w:rsidR="00B119F0">
        <w:rPr>
          <w:rFonts w:ascii="Times New Roman" w:hAnsi="Times New Roman"/>
          <w:lang w:val="en-US"/>
        </w:rPr>
        <w:t xml:space="preserve"> production</w:t>
      </w:r>
      <w:r w:rsidRPr="00D95801">
        <w:rPr>
          <w:rFonts w:ascii="Times New Roman" w:hAnsi="Times New Roman"/>
          <w:lang w:val="en-US"/>
        </w:rPr>
        <w:t xml:space="preserve">, </w:t>
      </w:r>
      <w:r w:rsidR="005F609E">
        <w:rPr>
          <w:rFonts w:ascii="Times New Roman" w:hAnsi="Times New Roman"/>
          <w:lang w:val="en-US"/>
        </w:rPr>
        <w:t>an</w:t>
      </w:r>
      <w:r w:rsidR="00B119F0">
        <w:rPr>
          <w:rFonts w:ascii="Times New Roman" w:hAnsi="Times New Roman"/>
          <w:lang w:val="en-US"/>
        </w:rPr>
        <w:t xml:space="preserve">other </w:t>
      </w:r>
      <w:r w:rsidR="005F609E">
        <w:rPr>
          <w:rFonts w:ascii="Times New Roman" w:hAnsi="Times New Roman"/>
          <w:lang w:val="en-US"/>
        </w:rPr>
        <w:t>recent study</w:t>
      </w:r>
      <w:r w:rsidR="00B119F0">
        <w:rPr>
          <w:rFonts w:ascii="Times New Roman" w:hAnsi="Times New Roman"/>
          <w:lang w:val="en-US"/>
        </w:rPr>
        <w:t xml:space="preserve"> demonstrated that </w:t>
      </w:r>
      <w:r w:rsidR="005F609E">
        <w:rPr>
          <w:rFonts w:ascii="Times New Roman" w:hAnsi="Times New Roman"/>
          <w:lang w:val="en-US"/>
        </w:rPr>
        <w:t xml:space="preserve">additions of </w:t>
      </w:r>
      <w:proofErr w:type="spellStart"/>
      <w:r w:rsidR="006275BB">
        <w:rPr>
          <w:rFonts w:ascii="Times New Roman" w:hAnsi="Times New Roman"/>
          <w:lang w:val="en-US"/>
        </w:rPr>
        <w:t>OM</w:t>
      </w:r>
      <w:r w:rsidR="006275BB" w:rsidRPr="00D269B1">
        <w:rPr>
          <w:rFonts w:ascii="Times New Roman" w:hAnsi="Times New Roman"/>
          <w:vertAlign w:val="subscript"/>
          <w:lang w:val="en-US"/>
        </w:rPr>
        <w:t>terr</w:t>
      </w:r>
      <w:proofErr w:type="spellEnd"/>
      <w:r w:rsidR="005F609E">
        <w:rPr>
          <w:rFonts w:ascii="Times New Roman" w:hAnsi="Times New Roman"/>
          <w:lang w:val="en-US"/>
        </w:rPr>
        <w:t xml:space="preserve"> to lake sediments can stimulate CH</w:t>
      </w:r>
      <w:r w:rsidR="005F609E" w:rsidRPr="007C633B">
        <w:rPr>
          <w:rFonts w:ascii="Times New Roman" w:hAnsi="Times New Roman"/>
          <w:vertAlign w:val="subscript"/>
          <w:lang w:val="en-US"/>
        </w:rPr>
        <w:t>4</w:t>
      </w:r>
      <w:r w:rsidR="005F609E">
        <w:rPr>
          <w:rFonts w:ascii="Times New Roman" w:hAnsi="Times New Roman"/>
          <w:lang w:val="en-US"/>
        </w:rPr>
        <w:t xml:space="preserve"> production to the same degree as </w:t>
      </w:r>
      <w:r w:rsidR="00A57091">
        <w:rPr>
          <w:rFonts w:ascii="Times New Roman" w:hAnsi="Times New Roman"/>
          <w:lang w:val="en-US"/>
        </w:rPr>
        <w:t xml:space="preserve">additions of </w:t>
      </w:r>
      <w:proofErr w:type="spellStart"/>
      <w:r w:rsidR="006275BB">
        <w:rPr>
          <w:rFonts w:ascii="Times New Roman" w:hAnsi="Times New Roman"/>
          <w:lang w:val="en-US"/>
        </w:rPr>
        <w:t>OM</w:t>
      </w:r>
      <w:r w:rsidR="006275BB" w:rsidRPr="00D269B1">
        <w:rPr>
          <w:rFonts w:ascii="Times New Roman" w:hAnsi="Times New Roman"/>
          <w:vertAlign w:val="subscript"/>
          <w:lang w:val="en-US"/>
        </w:rPr>
        <w:t>aq</w:t>
      </w:r>
      <w:proofErr w:type="spellEnd"/>
      <w:r w:rsidRPr="00D95801">
        <w:rPr>
          <w:rFonts w:ascii="Times New Roman" w:hAnsi="Times New Roman"/>
          <w:lang w:val="en-US"/>
        </w:rPr>
        <w:t xml:space="preserve"> (Grasset et al. 2018)</w:t>
      </w:r>
      <w:r w:rsidR="00A57091">
        <w:rPr>
          <w:rFonts w:ascii="Times New Roman" w:hAnsi="Times New Roman"/>
          <w:lang w:val="en-US"/>
        </w:rPr>
        <w:t xml:space="preserve"> and ancient terrestrial OM has been shown to support aquatic respiration and food webs</w:t>
      </w:r>
      <w:r w:rsidRPr="00D95801">
        <w:rPr>
          <w:rFonts w:ascii="Times New Roman" w:hAnsi="Times New Roman"/>
          <w:lang w:val="en-US"/>
        </w:rPr>
        <w:t xml:space="preserve"> (Guillemette et al. 2017</w:t>
      </w:r>
      <w:r w:rsidR="008C2BE7">
        <w:rPr>
          <w:rFonts w:ascii="Times New Roman" w:hAnsi="Times New Roman"/>
          <w:lang w:val="en-US"/>
        </w:rPr>
        <w:t>a</w:t>
      </w:r>
      <w:r w:rsidRPr="00D95801">
        <w:rPr>
          <w:rFonts w:ascii="Times New Roman" w:hAnsi="Times New Roman"/>
          <w:lang w:val="en-US"/>
        </w:rPr>
        <w:t xml:space="preserve"> and McCallister &amp; </w:t>
      </w:r>
      <w:proofErr w:type="spellStart"/>
      <w:r w:rsidRPr="00D95801">
        <w:rPr>
          <w:rFonts w:ascii="Times New Roman" w:hAnsi="Times New Roman"/>
          <w:lang w:val="en-US"/>
        </w:rPr>
        <w:t>delGiorgio</w:t>
      </w:r>
      <w:proofErr w:type="spellEnd"/>
      <w:r w:rsidRPr="00D95801">
        <w:rPr>
          <w:rFonts w:ascii="Times New Roman" w:hAnsi="Times New Roman"/>
          <w:lang w:val="en-US"/>
        </w:rPr>
        <w:t xml:space="preserve"> 2012). </w:t>
      </w:r>
      <w:r w:rsidR="00A57091">
        <w:rPr>
          <w:rFonts w:ascii="Times New Roman" w:hAnsi="Times New Roman"/>
          <w:lang w:val="en-US"/>
        </w:rPr>
        <w:t>Given the mixed evidence in the literature, o</w:t>
      </w:r>
      <w:r w:rsidRPr="00111710">
        <w:rPr>
          <w:rFonts w:ascii="Times New Roman" w:hAnsi="Times New Roman"/>
          <w:lang w:val="en-US"/>
        </w:rPr>
        <w:t xml:space="preserve">ur understanding of the contribution of </w:t>
      </w:r>
      <w:proofErr w:type="spellStart"/>
      <w:r w:rsidR="006275BB">
        <w:rPr>
          <w:rFonts w:ascii="Times New Roman" w:hAnsi="Times New Roman"/>
          <w:lang w:val="en-US"/>
        </w:rPr>
        <w:t>OM</w:t>
      </w:r>
      <w:r w:rsidR="006275BB" w:rsidRPr="00D269B1">
        <w:rPr>
          <w:rFonts w:ascii="Times New Roman" w:hAnsi="Times New Roman"/>
          <w:vertAlign w:val="subscript"/>
          <w:lang w:val="en-US"/>
        </w:rPr>
        <w:t>terr</w:t>
      </w:r>
      <w:proofErr w:type="spellEnd"/>
      <w:r w:rsidR="006275BB" w:rsidRPr="003E502C">
        <w:rPr>
          <w:rFonts w:ascii="Times New Roman" w:hAnsi="Times New Roman"/>
          <w:lang w:val="en-US"/>
        </w:rPr>
        <w:t xml:space="preserve"> </w:t>
      </w:r>
      <w:r w:rsidRPr="00111710">
        <w:rPr>
          <w:rFonts w:ascii="Times New Roman" w:hAnsi="Times New Roman"/>
          <w:lang w:val="en-US"/>
        </w:rPr>
        <w:t xml:space="preserve">and </w:t>
      </w:r>
      <w:proofErr w:type="spellStart"/>
      <w:r w:rsidR="006275BB">
        <w:rPr>
          <w:rFonts w:ascii="Times New Roman" w:hAnsi="Times New Roman"/>
          <w:lang w:val="en-US"/>
        </w:rPr>
        <w:t>OM</w:t>
      </w:r>
      <w:r w:rsidR="006275BB" w:rsidRPr="00D269B1">
        <w:rPr>
          <w:rFonts w:ascii="Times New Roman" w:hAnsi="Times New Roman"/>
          <w:vertAlign w:val="subscript"/>
          <w:lang w:val="en-US"/>
        </w:rPr>
        <w:t>aq</w:t>
      </w:r>
      <w:proofErr w:type="spellEnd"/>
      <w:r w:rsidRPr="00111710">
        <w:rPr>
          <w:rFonts w:ascii="Times New Roman" w:hAnsi="Times New Roman"/>
          <w:lang w:val="en-US"/>
        </w:rPr>
        <w:t xml:space="preserve"> to </w:t>
      </w:r>
      <w:r w:rsidR="00FF791E">
        <w:rPr>
          <w:rFonts w:ascii="Times New Roman" w:hAnsi="Times New Roman"/>
          <w:lang w:val="en-US"/>
        </w:rPr>
        <w:t>CH</w:t>
      </w:r>
      <w:r w:rsidR="00FF791E" w:rsidRPr="003720DC">
        <w:rPr>
          <w:rFonts w:ascii="Times New Roman" w:hAnsi="Times New Roman"/>
          <w:vertAlign w:val="subscript"/>
          <w:lang w:val="en-US"/>
        </w:rPr>
        <w:t>4</w:t>
      </w:r>
      <w:r w:rsidRPr="00111710">
        <w:rPr>
          <w:rFonts w:ascii="Times New Roman" w:hAnsi="Times New Roman"/>
          <w:lang w:val="en-US"/>
        </w:rPr>
        <w:t xml:space="preserve"> production rates at an ecosystem scale is </w:t>
      </w:r>
      <w:r w:rsidRPr="00127FDE">
        <w:rPr>
          <w:rFonts w:ascii="Times New Roman" w:hAnsi="Times New Roman"/>
          <w:lang w:val="en-US"/>
        </w:rPr>
        <w:t>not well constrained</w:t>
      </w:r>
      <w:r w:rsidRPr="00111710">
        <w:rPr>
          <w:rFonts w:ascii="Times New Roman" w:hAnsi="Times New Roman"/>
          <w:lang w:val="en-US"/>
        </w:rPr>
        <w:t xml:space="preserve">, but has important implications for </w:t>
      </w:r>
      <w:r w:rsidR="00A57091">
        <w:rPr>
          <w:rFonts w:ascii="Times New Roman" w:hAnsi="Times New Roman"/>
          <w:lang w:val="en-US"/>
        </w:rPr>
        <w:t>the mitigation of aquatic CH</w:t>
      </w:r>
      <w:r w:rsidR="00A57091" w:rsidRPr="007C633B">
        <w:rPr>
          <w:rFonts w:ascii="Times New Roman" w:hAnsi="Times New Roman"/>
          <w:vertAlign w:val="subscript"/>
          <w:lang w:val="en-US"/>
        </w:rPr>
        <w:t>4</w:t>
      </w:r>
      <w:r w:rsidR="00A57091">
        <w:rPr>
          <w:rFonts w:ascii="Times New Roman" w:hAnsi="Times New Roman"/>
          <w:lang w:val="en-US"/>
        </w:rPr>
        <w:t xml:space="preserve"> emissions</w:t>
      </w:r>
      <w:r w:rsidR="007C633B">
        <w:rPr>
          <w:rFonts w:ascii="Times New Roman" w:hAnsi="Times New Roman"/>
          <w:lang w:val="en-US"/>
        </w:rPr>
        <w:t>; CH</w:t>
      </w:r>
      <w:r w:rsidR="007C633B" w:rsidRPr="007C633B">
        <w:rPr>
          <w:rFonts w:ascii="Times New Roman" w:hAnsi="Times New Roman"/>
          <w:vertAlign w:val="subscript"/>
          <w:lang w:val="en-US"/>
        </w:rPr>
        <w:t>4</w:t>
      </w:r>
      <w:r w:rsidR="007C633B">
        <w:rPr>
          <w:rFonts w:ascii="Times New Roman" w:hAnsi="Times New Roman"/>
          <w:lang w:val="en-US"/>
        </w:rPr>
        <w:t xml:space="preserve"> </w:t>
      </w:r>
      <w:r w:rsidR="004A13CE">
        <w:rPr>
          <w:rFonts w:ascii="Times New Roman" w:hAnsi="Times New Roman"/>
          <w:lang w:val="en-US"/>
        </w:rPr>
        <w:t xml:space="preserve">production </w:t>
      </w:r>
      <w:r w:rsidR="007C633B">
        <w:rPr>
          <w:rFonts w:ascii="Times New Roman" w:hAnsi="Times New Roman"/>
          <w:lang w:val="en-US"/>
        </w:rPr>
        <w:t xml:space="preserve">driven by </w:t>
      </w:r>
      <w:proofErr w:type="spellStart"/>
      <w:r w:rsidR="006275BB">
        <w:rPr>
          <w:rFonts w:ascii="Times New Roman" w:hAnsi="Times New Roman"/>
          <w:lang w:val="en-US"/>
        </w:rPr>
        <w:t>OM</w:t>
      </w:r>
      <w:r w:rsidR="006275BB" w:rsidRPr="00D269B1">
        <w:rPr>
          <w:rFonts w:ascii="Times New Roman" w:hAnsi="Times New Roman"/>
          <w:vertAlign w:val="subscript"/>
          <w:lang w:val="en-US"/>
        </w:rPr>
        <w:t>terr</w:t>
      </w:r>
      <w:proofErr w:type="spellEnd"/>
      <w:r w:rsidR="007C633B">
        <w:rPr>
          <w:rFonts w:ascii="Times New Roman" w:hAnsi="Times New Roman"/>
          <w:lang w:val="en-US"/>
        </w:rPr>
        <w:t xml:space="preserve"> suggest</w:t>
      </w:r>
      <w:r w:rsidR="005D128D">
        <w:rPr>
          <w:rFonts w:ascii="Times New Roman" w:hAnsi="Times New Roman"/>
          <w:lang w:val="en-US"/>
        </w:rPr>
        <w:t>s that</w:t>
      </w:r>
      <w:r w:rsidR="007C633B">
        <w:rPr>
          <w:rFonts w:ascii="Times New Roman" w:hAnsi="Times New Roman"/>
          <w:lang w:val="en-US"/>
        </w:rPr>
        <w:t xml:space="preserve"> management </w:t>
      </w:r>
      <w:r w:rsidR="005D128D">
        <w:rPr>
          <w:rFonts w:ascii="Times New Roman" w:hAnsi="Times New Roman"/>
          <w:lang w:val="en-US"/>
        </w:rPr>
        <w:t>efforts should</w:t>
      </w:r>
      <w:r w:rsidR="007C633B">
        <w:rPr>
          <w:rFonts w:ascii="Times New Roman" w:hAnsi="Times New Roman"/>
          <w:lang w:val="en-US"/>
        </w:rPr>
        <w:t xml:space="preserve"> focus on watershed OM inputs, while CH</w:t>
      </w:r>
      <w:r w:rsidR="007C633B">
        <w:rPr>
          <w:rFonts w:ascii="Times New Roman" w:hAnsi="Times New Roman"/>
          <w:vertAlign w:val="subscript"/>
          <w:lang w:val="en-US"/>
        </w:rPr>
        <w:t>4</w:t>
      </w:r>
      <w:r w:rsidR="007C633B">
        <w:rPr>
          <w:rFonts w:ascii="Times New Roman" w:hAnsi="Times New Roman"/>
          <w:lang w:val="en-US"/>
        </w:rPr>
        <w:t xml:space="preserve"> </w:t>
      </w:r>
      <w:r w:rsidR="004A13CE">
        <w:rPr>
          <w:rFonts w:ascii="Times New Roman" w:hAnsi="Times New Roman"/>
          <w:lang w:val="en-US"/>
        </w:rPr>
        <w:t xml:space="preserve">production </w:t>
      </w:r>
      <w:r w:rsidR="007C633B">
        <w:rPr>
          <w:rFonts w:ascii="Times New Roman" w:hAnsi="Times New Roman"/>
          <w:lang w:val="en-US"/>
        </w:rPr>
        <w:t xml:space="preserve">driven by </w:t>
      </w:r>
      <w:proofErr w:type="spellStart"/>
      <w:r w:rsidR="006275BB">
        <w:rPr>
          <w:rFonts w:ascii="Times New Roman" w:hAnsi="Times New Roman"/>
          <w:lang w:val="en-US"/>
        </w:rPr>
        <w:t>OM</w:t>
      </w:r>
      <w:r w:rsidR="006275BB" w:rsidRPr="00D269B1">
        <w:rPr>
          <w:rFonts w:ascii="Times New Roman" w:hAnsi="Times New Roman"/>
          <w:vertAlign w:val="subscript"/>
          <w:lang w:val="en-US"/>
        </w:rPr>
        <w:t>aq</w:t>
      </w:r>
      <w:proofErr w:type="spellEnd"/>
      <w:r w:rsidR="007C633B">
        <w:rPr>
          <w:rFonts w:ascii="Times New Roman" w:hAnsi="Times New Roman"/>
          <w:lang w:val="en-US"/>
        </w:rPr>
        <w:t xml:space="preserve"> suggest efforts </w:t>
      </w:r>
      <w:r w:rsidR="005D128D">
        <w:rPr>
          <w:rFonts w:ascii="Times New Roman" w:hAnsi="Times New Roman"/>
          <w:lang w:val="en-US"/>
        </w:rPr>
        <w:t>should</w:t>
      </w:r>
      <w:r w:rsidR="007C633B">
        <w:rPr>
          <w:rFonts w:ascii="Times New Roman" w:hAnsi="Times New Roman"/>
          <w:lang w:val="en-US"/>
        </w:rPr>
        <w:t xml:space="preserve"> focus on management of algal </w:t>
      </w:r>
      <w:r w:rsidR="005D128D">
        <w:rPr>
          <w:rFonts w:ascii="Times New Roman" w:hAnsi="Times New Roman"/>
          <w:lang w:val="en-US"/>
        </w:rPr>
        <w:t>production</w:t>
      </w:r>
      <w:r w:rsidRPr="00111710">
        <w:rPr>
          <w:rFonts w:ascii="Times New Roman" w:hAnsi="Times New Roman"/>
          <w:lang w:val="en-US"/>
        </w:rPr>
        <w:t>.</w:t>
      </w:r>
    </w:p>
    <w:p w14:paraId="45FE6370" w14:textId="6B64A9BE" w:rsidR="00E43C3B" w:rsidRPr="00954D11" w:rsidRDefault="00A4709E">
      <w:pPr>
        <w:pStyle w:val="Body"/>
        <w:spacing w:line="480" w:lineRule="auto"/>
        <w:ind w:firstLine="720"/>
        <w:rPr>
          <w:rFonts w:ascii="Times New Roman" w:eastAsia="Times New Roman" w:hAnsi="Times New Roman" w:cs="Times New Roman"/>
          <w:lang w:val="en-US"/>
        </w:rPr>
      </w:pPr>
      <w:r w:rsidRPr="00111710">
        <w:rPr>
          <w:rFonts w:ascii="Times New Roman" w:hAnsi="Times New Roman"/>
          <w:lang w:val="en-US"/>
        </w:rPr>
        <w:t>Reservoirs are ideal ecosystems for investigating the relationship between OM dynamics and CH</w:t>
      </w:r>
      <w:r w:rsidRPr="00954D11">
        <w:rPr>
          <w:rFonts w:ascii="Times New Roman" w:hAnsi="Times New Roman"/>
          <w:vertAlign w:val="subscript"/>
          <w:lang w:val="en-US"/>
        </w:rPr>
        <w:t>4</w:t>
      </w:r>
      <w:r w:rsidRPr="00111710">
        <w:rPr>
          <w:rFonts w:ascii="Times New Roman" w:hAnsi="Times New Roman"/>
          <w:lang w:val="en-US"/>
        </w:rPr>
        <w:t xml:space="preserve"> production</w:t>
      </w:r>
      <w:r w:rsidR="004E691F">
        <w:rPr>
          <w:rFonts w:ascii="Times New Roman" w:hAnsi="Times New Roman"/>
          <w:lang w:val="en-US"/>
        </w:rPr>
        <w:t xml:space="preserve"> due to the predictable patterns of OM input across their length</w:t>
      </w:r>
      <w:r w:rsidRPr="00111710">
        <w:rPr>
          <w:rFonts w:ascii="Times New Roman" w:hAnsi="Times New Roman"/>
          <w:lang w:val="en-US"/>
        </w:rPr>
        <w:t xml:space="preserve">. </w:t>
      </w:r>
      <w:r w:rsidR="004E691F">
        <w:rPr>
          <w:rFonts w:ascii="Times New Roman" w:hAnsi="Times New Roman"/>
          <w:lang w:val="en-US"/>
        </w:rPr>
        <w:t>Reservoirs</w:t>
      </w:r>
      <w:r w:rsidRPr="00111710">
        <w:rPr>
          <w:rFonts w:ascii="Times New Roman" w:hAnsi="Times New Roman"/>
          <w:lang w:val="en-US"/>
        </w:rPr>
        <w:t xml:space="preserve"> are comprised of three functional zones – </w:t>
      </w:r>
      <w:r w:rsidRPr="00954D11">
        <w:rPr>
          <w:rFonts w:ascii="Times New Roman" w:hAnsi="Times New Roman"/>
          <w:lang w:val="en-US"/>
        </w:rPr>
        <w:t xml:space="preserve">riverine, transitional, and lacustrine </w:t>
      </w:r>
      <w:r w:rsidRPr="00111710">
        <w:rPr>
          <w:rFonts w:ascii="Times New Roman" w:hAnsi="Times New Roman"/>
          <w:lang w:val="en-US"/>
        </w:rPr>
        <w:t>– characterized by differences in depth, thermal stratification, sediment composition, primary productivity, and water velocity (Thornton et al. 1990). The quantity of OM in the sediment is expected to vary across reservoir zones</w:t>
      </w:r>
      <w:r w:rsidR="00B31910">
        <w:rPr>
          <w:rFonts w:ascii="Times New Roman" w:hAnsi="Times New Roman"/>
          <w:lang w:val="en-US"/>
        </w:rPr>
        <w:t>,</w:t>
      </w:r>
      <w:r w:rsidRPr="00111710">
        <w:rPr>
          <w:rFonts w:ascii="Times New Roman" w:hAnsi="Times New Roman"/>
          <w:lang w:val="en-US"/>
        </w:rPr>
        <w:t xml:space="preserve"> as </w:t>
      </w:r>
      <w:r w:rsidR="00B31910">
        <w:rPr>
          <w:rFonts w:ascii="Times New Roman" w:hAnsi="Times New Roman"/>
          <w:lang w:val="en-US"/>
        </w:rPr>
        <w:t>is</w:t>
      </w:r>
      <w:r w:rsidRPr="00111710">
        <w:rPr>
          <w:rFonts w:ascii="Times New Roman" w:hAnsi="Times New Roman"/>
          <w:lang w:val="en-US"/>
        </w:rPr>
        <w:t xml:space="preserve"> the relative contribution of </w:t>
      </w:r>
      <w:proofErr w:type="spellStart"/>
      <w:r w:rsidR="006275BB">
        <w:rPr>
          <w:rFonts w:ascii="Times New Roman" w:hAnsi="Times New Roman"/>
          <w:lang w:val="en-US"/>
        </w:rPr>
        <w:t>OM</w:t>
      </w:r>
      <w:r w:rsidR="006275BB" w:rsidRPr="00D269B1">
        <w:rPr>
          <w:rFonts w:ascii="Times New Roman" w:hAnsi="Times New Roman"/>
          <w:vertAlign w:val="subscript"/>
          <w:lang w:val="en-US"/>
        </w:rPr>
        <w:t>aq</w:t>
      </w:r>
      <w:proofErr w:type="spellEnd"/>
      <w:r w:rsidR="003F47B7" w:rsidRPr="00111710">
        <w:rPr>
          <w:rFonts w:ascii="Times New Roman" w:hAnsi="Times New Roman"/>
          <w:lang w:val="en-US"/>
        </w:rPr>
        <w:t xml:space="preserve"> </w:t>
      </w:r>
      <w:r w:rsidRPr="00111710">
        <w:rPr>
          <w:rFonts w:ascii="Times New Roman" w:hAnsi="Times New Roman"/>
          <w:lang w:val="en-US"/>
        </w:rPr>
        <w:t xml:space="preserve">and </w:t>
      </w:r>
      <w:proofErr w:type="spellStart"/>
      <w:r w:rsidR="006275BB">
        <w:rPr>
          <w:rFonts w:ascii="Times New Roman" w:hAnsi="Times New Roman"/>
          <w:lang w:val="en-US"/>
        </w:rPr>
        <w:t>OM</w:t>
      </w:r>
      <w:r w:rsidR="006275BB" w:rsidRPr="00D269B1">
        <w:rPr>
          <w:rFonts w:ascii="Times New Roman" w:hAnsi="Times New Roman"/>
          <w:vertAlign w:val="subscript"/>
          <w:lang w:val="en-US"/>
        </w:rPr>
        <w:t>terr</w:t>
      </w:r>
      <w:proofErr w:type="spellEnd"/>
      <w:r w:rsidR="006275BB">
        <w:rPr>
          <w:rFonts w:ascii="Times New Roman" w:hAnsi="Times New Roman"/>
          <w:lang w:val="en-US"/>
        </w:rPr>
        <w:t xml:space="preserve"> t</w:t>
      </w:r>
      <w:r w:rsidRPr="00111710">
        <w:rPr>
          <w:rFonts w:ascii="Times New Roman" w:hAnsi="Times New Roman"/>
          <w:lang w:val="en-US"/>
        </w:rPr>
        <w:t xml:space="preserve">o the sediments. </w:t>
      </w:r>
      <w:r w:rsidR="007602C3">
        <w:rPr>
          <w:rFonts w:ascii="Times New Roman" w:hAnsi="Times New Roman"/>
          <w:lang w:val="en-US"/>
        </w:rPr>
        <w:lastRenderedPageBreak/>
        <w:t>Further, r</w:t>
      </w:r>
      <w:r w:rsidRPr="00111710">
        <w:rPr>
          <w:rFonts w:ascii="Times New Roman" w:hAnsi="Times New Roman"/>
          <w:lang w:val="en-US"/>
        </w:rPr>
        <w:t xml:space="preserve">eservoir tributary inlets and depositional zones have been demonstrated to be hot spots for </w:t>
      </w:r>
      <w:r w:rsidR="00AC3DC5">
        <w:rPr>
          <w:rFonts w:ascii="Times New Roman" w:hAnsi="Times New Roman"/>
          <w:lang w:val="en-US"/>
        </w:rPr>
        <w:t>CH</w:t>
      </w:r>
      <w:r w:rsidR="00AC3DC5">
        <w:rPr>
          <w:rFonts w:ascii="Times New Roman" w:hAnsi="Times New Roman"/>
          <w:vertAlign w:val="subscript"/>
          <w:lang w:val="en-US"/>
        </w:rPr>
        <w:t>4</w:t>
      </w:r>
      <w:r w:rsidR="00AC3DC5" w:rsidRPr="00111710">
        <w:rPr>
          <w:rFonts w:ascii="Times New Roman" w:hAnsi="Times New Roman"/>
          <w:lang w:val="en-US"/>
        </w:rPr>
        <w:t xml:space="preserve"> </w:t>
      </w:r>
      <w:r w:rsidRPr="00111710">
        <w:rPr>
          <w:rFonts w:ascii="Times New Roman" w:hAnsi="Times New Roman"/>
          <w:lang w:val="en-US"/>
        </w:rPr>
        <w:t xml:space="preserve">emissions </w:t>
      </w:r>
      <w:r w:rsidR="004E691F">
        <w:rPr>
          <w:rFonts w:ascii="Times New Roman" w:hAnsi="Times New Roman"/>
          <w:lang w:val="en-US"/>
        </w:rPr>
        <w:t xml:space="preserve">across </w:t>
      </w:r>
      <w:r w:rsidRPr="00111710">
        <w:rPr>
          <w:rFonts w:ascii="Times New Roman" w:hAnsi="Times New Roman"/>
          <w:lang w:val="en-US"/>
        </w:rPr>
        <w:t xml:space="preserve">the </w:t>
      </w:r>
      <w:r w:rsidR="004E691F">
        <w:rPr>
          <w:rFonts w:ascii="Times New Roman" w:hAnsi="Times New Roman"/>
          <w:lang w:val="en-US"/>
        </w:rPr>
        <w:t>air-water</w:t>
      </w:r>
      <w:r w:rsidRPr="00111710">
        <w:rPr>
          <w:rFonts w:ascii="Times New Roman" w:hAnsi="Times New Roman"/>
          <w:lang w:val="en-US"/>
        </w:rPr>
        <w:t xml:space="preserve"> interface (</w:t>
      </w:r>
      <w:proofErr w:type="spellStart"/>
      <w:r w:rsidRPr="00111710">
        <w:rPr>
          <w:rFonts w:ascii="Times New Roman" w:hAnsi="Times New Roman"/>
          <w:lang w:val="en-US"/>
        </w:rPr>
        <w:t>DelSontro</w:t>
      </w:r>
      <w:proofErr w:type="spellEnd"/>
      <w:r w:rsidRPr="00111710">
        <w:rPr>
          <w:rFonts w:ascii="Times New Roman" w:hAnsi="Times New Roman"/>
          <w:lang w:val="en-US"/>
        </w:rPr>
        <w:t xml:space="preserve"> et al. 2011; </w:t>
      </w:r>
      <w:proofErr w:type="spellStart"/>
      <w:r w:rsidRPr="00111710">
        <w:rPr>
          <w:rFonts w:ascii="Times New Roman" w:hAnsi="Times New Roman"/>
          <w:lang w:val="en-US"/>
        </w:rPr>
        <w:t>Maeck</w:t>
      </w:r>
      <w:proofErr w:type="spellEnd"/>
      <w:r w:rsidRPr="00111710">
        <w:rPr>
          <w:rFonts w:ascii="Times New Roman" w:hAnsi="Times New Roman"/>
          <w:lang w:val="en-US"/>
        </w:rPr>
        <w:t xml:space="preserve"> et al. 2013; Beaulieu et al. 2014</w:t>
      </w:r>
      <w:r w:rsidR="002C10F6">
        <w:rPr>
          <w:rFonts w:ascii="Times New Roman" w:hAnsi="Times New Roman"/>
          <w:lang w:val="en-US"/>
        </w:rPr>
        <w:t>a</w:t>
      </w:r>
      <w:r w:rsidRPr="00111710">
        <w:rPr>
          <w:rFonts w:ascii="Times New Roman" w:hAnsi="Times New Roman"/>
          <w:lang w:val="en-US"/>
        </w:rPr>
        <w:t>; Beaulieu et al. 2015</w:t>
      </w:r>
      <w:r w:rsidR="00AB31E3">
        <w:rPr>
          <w:rFonts w:ascii="Times New Roman" w:hAnsi="Times New Roman"/>
          <w:lang w:val="en-US"/>
        </w:rPr>
        <w:t xml:space="preserve">; </w:t>
      </w:r>
      <w:proofErr w:type="spellStart"/>
      <w:r w:rsidR="00B31910">
        <w:rPr>
          <w:rFonts w:ascii="Times New Roman" w:hAnsi="Times New Roman"/>
          <w:lang w:val="en-US"/>
        </w:rPr>
        <w:t>Grinham</w:t>
      </w:r>
      <w:proofErr w:type="spellEnd"/>
      <w:r w:rsidR="00B31910">
        <w:rPr>
          <w:rFonts w:ascii="Times New Roman" w:hAnsi="Times New Roman"/>
          <w:lang w:val="en-US"/>
        </w:rPr>
        <w:t xml:space="preserve"> et al. 2011</w:t>
      </w:r>
      <w:r w:rsidRPr="00111710">
        <w:rPr>
          <w:rFonts w:ascii="Times New Roman" w:hAnsi="Times New Roman"/>
          <w:lang w:val="en-US"/>
        </w:rPr>
        <w:t xml:space="preserve">), </w:t>
      </w:r>
      <w:r w:rsidR="00AB31E3">
        <w:rPr>
          <w:rFonts w:ascii="Times New Roman" w:hAnsi="Times New Roman"/>
          <w:lang w:val="en-US"/>
        </w:rPr>
        <w:t xml:space="preserve">suggesting these depositional zones are </w:t>
      </w:r>
      <w:r w:rsidRPr="00111710">
        <w:rPr>
          <w:rFonts w:ascii="Times New Roman" w:hAnsi="Times New Roman"/>
          <w:lang w:val="en-US"/>
        </w:rPr>
        <w:t xml:space="preserve">hotspots for sediment </w:t>
      </w:r>
      <w:r w:rsidR="00AC3DC5">
        <w:rPr>
          <w:rFonts w:ascii="Times New Roman" w:hAnsi="Times New Roman"/>
          <w:lang w:val="en-US"/>
        </w:rPr>
        <w:t>CH</w:t>
      </w:r>
      <w:r w:rsidR="00AC3DC5">
        <w:rPr>
          <w:rFonts w:ascii="Times New Roman" w:hAnsi="Times New Roman"/>
          <w:vertAlign w:val="subscript"/>
          <w:lang w:val="en-US"/>
        </w:rPr>
        <w:t>4</w:t>
      </w:r>
      <w:r w:rsidR="00AC3DC5" w:rsidRPr="00111710">
        <w:rPr>
          <w:rFonts w:ascii="Times New Roman" w:hAnsi="Times New Roman"/>
          <w:lang w:val="en-US"/>
        </w:rPr>
        <w:t xml:space="preserve"> </w:t>
      </w:r>
      <w:r w:rsidRPr="00111710">
        <w:rPr>
          <w:rFonts w:ascii="Times New Roman" w:hAnsi="Times New Roman"/>
          <w:lang w:val="en-US"/>
        </w:rPr>
        <w:t>production</w:t>
      </w:r>
      <w:r w:rsidR="00AB31E3">
        <w:rPr>
          <w:rFonts w:ascii="Times New Roman" w:hAnsi="Times New Roman"/>
          <w:lang w:val="en-US"/>
        </w:rPr>
        <w:t>. These hotspots may be fueled by 1)</w:t>
      </w:r>
      <w:r w:rsidR="00193168">
        <w:rPr>
          <w:rFonts w:ascii="Times New Roman" w:hAnsi="Times New Roman"/>
          <w:lang w:val="en-US"/>
        </w:rPr>
        <w:t xml:space="preserve"> </w:t>
      </w:r>
      <w:proofErr w:type="spellStart"/>
      <w:r w:rsidR="006275BB">
        <w:rPr>
          <w:rFonts w:ascii="Times New Roman" w:hAnsi="Times New Roman"/>
          <w:lang w:val="en-US"/>
        </w:rPr>
        <w:t>OM</w:t>
      </w:r>
      <w:r w:rsidR="006275BB" w:rsidRPr="00D269B1">
        <w:rPr>
          <w:rFonts w:ascii="Times New Roman" w:hAnsi="Times New Roman"/>
          <w:vertAlign w:val="subscript"/>
          <w:lang w:val="en-US"/>
        </w:rPr>
        <w:t>terr</w:t>
      </w:r>
      <w:proofErr w:type="spellEnd"/>
      <w:r w:rsidR="00AB31E3">
        <w:rPr>
          <w:rFonts w:ascii="Times New Roman" w:hAnsi="Times New Roman"/>
          <w:lang w:val="en-US"/>
        </w:rPr>
        <w:t xml:space="preserve"> that settles out in these transitional zones, 2) </w:t>
      </w:r>
      <w:proofErr w:type="spellStart"/>
      <w:r w:rsidR="006275BB">
        <w:rPr>
          <w:rFonts w:ascii="Times New Roman" w:hAnsi="Times New Roman"/>
          <w:lang w:val="en-US"/>
        </w:rPr>
        <w:t>OM</w:t>
      </w:r>
      <w:r w:rsidR="006275BB" w:rsidRPr="00D269B1">
        <w:rPr>
          <w:rFonts w:ascii="Times New Roman" w:hAnsi="Times New Roman"/>
          <w:vertAlign w:val="subscript"/>
          <w:lang w:val="en-US"/>
        </w:rPr>
        <w:t>aq</w:t>
      </w:r>
      <w:proofErr w:type="spellEnd"/>
      <w:r w:rsidR="00AB31E3">
        <w:rPr>
          <w:rFonts w:ascii="Times New Roman" w:hAnsi="Times New Roman"/>
          <w:lang w:val="en-US"/>
        </w:rPr>
        <w:t xml:space="preserve"> stimulated by the delivery of nutrients from the riverine input, or 3) a combination of both sources. </w:t>
      </w:r>
    </w:p>
    <w:p w14:paraId="4B398CA4" w14:textId="1A4A8C9F" w:rsidR="00E43C3B" w:rsidRPr="00954D11" w:rsidRDefault="00A4709E" w:rsidP="001C730B">
      <w:pPr>
        <w:pStyle w:val="Body"/>
        <w:spacing w:line="480" w:lineRule="auto"/>
        <w:ind w:firstLine="720"/>
        <w:rPr>
          <w:rFonts w:ascii="Times New Roman" w:eastAsia="Times New Roman" w:hAnsi="Times New Roman" w:cs="Times New Roman"/>
          <w:lang w:val="en-US"/>
        </w:rPr>
      </w:pPr>
      <w:r w:rsidRPr="00111710">
        <w:rPr>
          <w:rFonts w:ascii="Times New Roman" w:hAnsi="Times New Roman"/>
          <w:lang w:val="en-US"/>
        </w:rPr>
        <w:t>Methanogens play a significant role in the global carbon cycle yet their composition and activity (</w:t>
      </w:r>
      <w:r w:rsidR="005D128D">
        <w:rPr>
          <w:rFonts w:ascii="Times New Roman" w:hAnsi="Times New Roman"/>
          <w:lang w:val="en-US"/>
        </w:rPr>
        <w:t>CH</w:t>
      </w:r>
      <w:r w:rsidR="005D128D">
        <w:rPr>
          <w:rFonts w:ascii="Times New Roman" w:hAnsi="Times New Roman"/>
          <w:vertAlign w:val="subscript"/>
          <w:lang w:val="en-US"/>
        </w:rPr>
        <w:t>4</w:t>
      </w:r>
      <w:r w:rsidR="005D128D" w:rsidRPr="00111710">
        <w:rPr>
          <w:rFonts w:ascii="Times New Roman" w:hAnsi="Times New Roman"/>
          <w:lang w:val="en-US"/>
        </w:rPr>
        <w:t xml:space="preserve"> </w:t>
      </w:r>
      <w:r w:rsidRPr="00111710">
        <w:rPr>
          <w:rFonts w:ascii="Times New Roman" w:hAnsi="Times New Roman"/>
          <w:lang w:val="en-US"/>
        </w:rPr>
        <w:t xml:space="preserve">production) are rarely studied together in freshwater environments. </w:t>
      </w:r>
      <w:r w:rsidR="005D128D">
        <w:rPr>
          <w:rFonts w:ascii="Times New Roman" w:hAnsi="Times New Roman"/>
          <w:lang w:val="en-US"/>
        </w:rPr>
        <w:t>OM</w:t>
      </w:r>
      <w:r w:rsidRPr="00111710">
        <w:rPr>
          <w:rFonts w:ascii="Times New Roman" w:hAnsi="Times New Roman"/>
          <w:lang w:val="en-US"/>
        </w:rPr>
        <w:t xml:space="preserve"> can shape microbial communities in freshwater environments (</w:t>
      </w:r>
      <w:proofErr w:type="spellStart"/>
      <w:r w:rsidRPr="00111710">
        <w:rPr>
          <w:rFonts w:ascii="Times New Roman" w:hAnsi="Times New Roman"/>
          <w:lang w:val="en-US"/>
        </w:rPr>
        <w:t>Fagervold</w:t>
      </w:r>
      <w:proofErr w:type="spellEnd"/>
      <w:r w:rsidRPr="00111710">
        <w:rPr>
          <w:rFonts w:ascii="Times New Roman" w:hAnsi="Times New Roman"/>
          <w:lang w:val="en-US"/>
        </w:rPr>
        <w:t xml:space="preserve"> et al. 2014), </w:t>
      </w:r>
      <w:r w:rsidR="008F05B0">
        <w:rPr>
          <w:rFonts w:ascii="Times New Roman" w:hAnsi="Times New Roman"/>
          <w:lang w:val="en-US"/>
        </w:rPr>
        <w:t xml:space="preserve">but </w:t>
      </w:r>
      <w:r w:rsidRPr="00111710">
        <w:rPr>
          <w:rFonts w:ascii="Times New Roman" w:hAnsi="Times New Roman"/>
          <w:lang w:val="en-US"/>
        </w:rPr>
        <w:t xml:space="preserve">little is known about the response of the methanogenic community to variations in </w:t>
      </w:r>
      <w:r w:rsidR="005D128D">
        <w:rPr>
          <w:rFonts w:ascii="Times New Roman" w:hAnsi="Times New Roman"/>
          <w:lang w:val="en-US"/>
        </w:rPr>
        <w:t>OM</w:t>
      </w:r>
      <w:r w:rsidRPr="00111710">
        <w:rPr>
          <w:rFonts w:ascii="Times New Roman" w:hAnsi="Times New Roman"/>
          <w:lang w:val="en-US"/>
        </w:rPr>
        <w:t xml:space="preserve"> source or quantity in these ecosystems. Taxonomic groups of methanogens vary in their ability to utilize different substrates (Liu &amp; Whitman 2008); thus, variation in substrate availability in freshwater sediment likely affects methanogen community structure and activity, including the pathway utilized by methanogens to generate CH</w:t>
      </w:r>
      <w:r w:rsidRPr="00954D11">
        <w:rPr>
          <w:rFonts w:ascii="Times New Roman" w:hAnsi="Times New Roman"/>
          <w:vertAlign w:val="subscript"/>
          <w:lang w:val="en-US"/>
        </w:rPr>
        <w:t>4</w:t>
      </w:r>
      <w:r w:rsidRPr="00954D11">
        <w:rPr>
          <w:rFonts w:ascii="Times New Roman" w:hAnsi="Times New Roman"/>
          <w:lang w:val="en-US"/>
        </w:rPr>
        <w:t xml:space="preserve">. </w:t>
      </w:r>
    </w:p>
    <w:p w14:paraId="6F1ACE1F" w14:textId="5C41B218" w:rsidR="00E43C3B" w:rsidRPr="00954D11" w:rsidRDefault="00A4709E" w:rsidP="00F460E3">
      <w:pPr>
        <w:pStyle w:val="Body"/>
        <w:spacing w:line="480" w:lineRule="auto"/>
        <w:ind w:firstLine="720"/>
        <w:rPr>
          <w:rFonts w:ascii="Times New Roman" w:eastAsia="Times New Roman" w:hAnsi="Times New Roman" w:cs="Times New Roman"/>
          <w:b/>
          <w:bCs/>
          <w:lang w:val="en-US"/>
        </w:rPr>
      </w:pPr>
      <w:r w:rsidRPr="00111710">
        <w:rPr>
          <w:rFonts w:ascii="Times New Roman" w:hAnsi="Times New Roman"/>
          <w:lang w:val="en-US"/>
        </w:rPr>
        <w:t>To address the role of carbon source (</w:t>
      </w:r>
      <w:proofErr w:type="spellStart"/>
      <w:r w:rsidR="007602C3">
        <w:rPr>
          <w:rFonts w:ascii="Times New Roman" w:hAnsi="Times New Roman"/>
          <w:lang w:val="en-US"/>
        </w:rPr>
        <w:t>OM</w:t>
      </w:r>
      <w:r w:rsidR="007602C3">
        <w:rPr>
          <w:rFonts w:ascii="Times New Roman" w:hAnsi="Times New Roman"/>
          <w:vertAlign w:val="subscript"/>
          <w:lang w:val="en-US"/>
        </w:rPr>
        <w:t>terr</w:t>
      </w:r>
      <w:proofErr w:type="spellEnd"/>
      <w:r w:rsidR="007602C3" w:rsidRPr="00111710">
        <w:rPr>
          <w:rFonts w:ascii="Times New Roman" w:hAnsi="Times New Roman"/>
          <w:lang w:val="en-US"/>
        </w:rPr>
        <w:t xml:space="preserve"> </w:t>
      </w:r>
      <w:r w:rsidRPr="00111710">
        <w:rPr>
          <w:rFonts w:ascii="Times New Roman" w:hAnsi="Times New Roman"/>
          <w:lang w:val="en-US"/>
        </w:rPr>
        <w:t xml:space="preserve">vs. </w:t>
      </w:r>
      <w:proofErr w:type="spellStart"/>
      <w:r w:rsidR="007602C3">
        <w:rPr>
          <w:rFonts w:ascii="Times New Roman" w:hAnsi="Times New Roman"/>
          <w:lang w:val="en-US"/>
        </w:rPr>
        <w:t>OM</w:t>
      </w:r>
      <w:r w:rsidR="007602C3">
        <w:rPr>
          <w:rFonts w:ascii="Times New Roman" w:hAnsi="Times New Roman"/>
          <w:vertAlign w:val="subscript"/>
          <w:lang w:val="en-US"/>
        </w:rPr>
        <w:t>aq</w:t>
      </w:r>
      <w:proofErr w:type="spellEnd"/>
      <w:r w:rsidRPr="00111710">
        <w:rPr>
          <w:rFonts w:ascii="Times New Roman" w:hAnsi="Times New Roman"/>
          <w:lang w:val="en-US"/>
        </w:rPr>
        <w:t>) and quantity on sediment CH</w:t>
      </w:r>
      <w:r w:rsidRPr="00954D11">
        <w:rPr>
          <w:rFonts w:ascii="Times New Roman" w:hAnsi="Times New Roman"/>
          <w:vertAlign w:val="subscript"/>
          <w:lang w:val="en-US"/>
        </w:rPr>
        <w:t>4</w:t>
      </w:r>
      <w:r w:rsidRPr="00111710">
        <w:rPr>
          <w:rFonts w:ascii="Times New Roman" w:hAnsi="Times New Roman"/>
          <w:lang w:val="en-US"/>
        </w:rPr>
        <w:t xml:space="preserve"> production, we investigated methanogenesis</w:t>
      </w:r>
      <w:r w:rsidR="00D7095F">
        <w:rPr>
          <w:rFonts w:ascii="Times New Roman" w:hAnsi="Times New Roman"/>
          <w:lang w:val="en-US"/>
        </w:rPr>
        <w:t xml:space="preserve"> rates</w:t>
      </w:r>
      <w:r w:rsidRPr="00111710">
        <w:rPr>
          <w:rFonts w:ascii="Times New Roman" w:hAnsi="Times New Roman"/>
          <w:lang w:val="en-US"/>
        </w:rPr>
        <w:t xml:space="preserve">, sediment OM characteristics, and methanogen communities across </w:t>
      </w:r>
      <w:r w:rsidR="006812F0">
        <w:rPr>
          <w:rFonts w:ascii="Times New Roman" w:hAnsi="Times New Roman"/>
          <w:lang w:val="en-US"/>
        </w:rPr>
        <w:t xml:space="preserve">15 sites within </w:t>
      </w:r>
      <w:r w:rsidRPr="00111710">
        <w:rPr>
          <w:rFonts w:ascii="Times New Roman" w:hAnsi="Times New Roman"/>
          <w:lang w:val="en-US"/>
        </w:rPr>
        <w:t>Harsha Lake, a eutrophic reservoir located in the midwestern United States</w:t>
      </w:r>
      <w:r w:rsidR="006812F0">
        <w:rPr>
          <w:rFonts w:ascii="Times New Roman" w:hAnsi="Times New Roman"/>
          <w:lang w:val="en-US"/>
        </w:rPr>
        <w:t>, in the late spring of 2016</w:t>
      </w:r>
      <w:r w:rsidRPr="00111710">
        <w:rPr>
          <w:rFonts w:ascii="Times New Roman" w:hAnsi="Times New Roman"/>
          <w:lang w:val="en-US"/>
        </w:rPr>
        <w:t xml:space="preserve">. </w:t>
      </w:r>
      <w:r w:rsidR="007602C3">
        <w:rPr>
          <w:rFonts w:ascii="Times New Roman" w:hAnsi="Times New Roman"/>
          <w:lang w:val="en-US"/>
        </w:rPr>
        <w:t>T</w:t>
      </w:r>
      <w:r w:rsidR="009B1A84">
        <w:rPr>
          <w:rFonts w:ascii="Times New Roman" w:hAnsi="Times New Roman"/>
          <w:lang w:val="en-US"/>
        </w:rPr>
        <w:t xml:space="preserve">he objectives of the </w:t>
      </w:r>
      <w:r w:rsidR="009B1A84" w:rsidRPr="00111710">
        <w:rPr>
          <w:rFonts w:ascii="Times New Roman" w:hAnsi="Times New Roman"/>
          <w:lang w:val="en-US"/>
        </w:rPr>
        <w:t xml:space="preserve">study were to: (1) establish </w:t>
      </w:r>
      <w:r w:rsidR="007602C3">
        <w:rPr>
          <w:rFonts w:ascii="Times New Roman" w:hAnsi="Times New Roman"/>
          <w:lang w:val="en-US"/>
        </w:rPr>
        <w:t>if the three functional reservoir zones (lacustrine, transitional, and riverine) exhibit distinct variation in</w:t>
      </w:r>
      <w:r w:rsidR="009B1A84" w:rsidRPr="00111710">
        <w:rPr>
          <w:rFonts w:ascii="Times New Roman" w:hAnsi="Times New Roman"/>
          <w:lang w:val="en-US"/>
        </w:rPr>
        <w:t xml:space="preserve"> </w:t>
      </w:r>
      <w:r w:rsidR="004E0335">
        <w:rPr>
          <w:rFonts w:ascii="Times New Roman" w:hAnsi="Times New Roman"/>
          <w:lang w:val="en-US"/>
        </w:rPr>
        <w:t>CH</w:t>
      </w:r>
      <w:r w:rsidR="004E0335">
        <w:rPr>
          <w:rFonts w:ascii="Times New Roman" w:hAnsi="Times New Roman"/>
          <w:vertAlign w:val="subscript"/>
          <w:lang w:val="en-US"/>
        </w:rPr>
        <w:t>4</w:t>
      </w:r>
      <w:r w:rsidR="004E0335" w:rsidRPr="00111710">
        <w:rPr>
          <w:rFonts w:ascii="Times New Roman" w:hAnsi="Times New Roman"/>
          <w:lang w:val="en-US"/>
        </w:rPr>
        <w:t xml:space="preserve"> </w:t>
      </w:r>
      <w:r w:rsidR="009B1A84" w:rsidRPr="00111710">
        <w:rPr>
          <w:rFonts w:ascii="Times New Roman" w:hAnsi="Times New Roman"/>
          <w:lang w:val="en-US"/>
        </w:rPr>
        <w:t xml:space="preserve">production rates, bulk sediment characteristics, sediment OM composition, and sediment methanogen communities, (2) determine the </w:t>
      </w:r>
      <w:r w:rsidR="00493A60">
        <w:rPr>
          <w:rFonts w:ascii="Times New Roman" w:hAnsi="Times New Roman"/>
          <w:lang w:val="en-US"/>
        </w:rPr>
        <w:t xml:space="preserve">relative influence of OM source, including </w:t>
      </w:r>
      <w:proofErr w:type="spellStart"/>
      <w:r w:rsidR="006275BB">
        <w:rPr>
          <w:rFonts w:ascii="Times New Roman" w:hAnsi="Times New Roman"/>
          <w:lang w:val="en-US"/>
        </w:rPr>
        <w:t>OM</w:t>
      </w:r>
      <w:r w:rsidR="006275BB" w:rsidRPr="00D269B1">
        <w:rPr>
          <w:rFonts w:ascii="Times New Roman" w:hAnsi="Times New Roman"/>
          <w:vertAlign w:val="subscript"/>
          <w:lang w:val="en-US"/>
        </w:rPr>
        <w:t>terr</w:t>
      </w:r>
      <w:proofErr w:type="spellEnd"/>
      <w:r w:rsidR="00493A60">
        <w:rPr>
          <w:rFonts w:ascii="Times New Roman" w:hAnsi="Times New Roman"/>
          <w:lang w:val="en-US"/>
        </w:rPr>
        <w:t xml:space="preserve"> </w:t>
      </w:r>
      <w:r w:rsidR="00B31910">
        <w:rPr>
          <w:rFonts w:ascii="Times New Roman" w:hAnsi="Times New Roman"/>
          <w:lang w:val="en-US"/>
        </w:rPr>
        <w:t xml:space="preserve">vs. </w:t>
      </w:r>
      <w:proofErr w:type="spellStart"/>
      <w:r w:rsidR="006275BB">
        <w:rPr>
          <w:rFonts w:ascii="Times New Roman" w:hAnsi="Times New Roman"/>
          <w:lang w:val="en-US"/>
        </w:rPr>
        <w:t>OM</w:t>
      </w:r>
      <w:r w:rsidR="006275BB" w:rsidRPr="00D269B1">
        <w:rPr>
          <w:rFonts w:ascii="Times New Roman" w:hAnsi="Times New Roman"/>
          <w:vertAlign w:val="subscript"/>
          <w:lang w:val="en-US"/>
        </w:rPr>
        <w:t>aq</w:t>
      </w:r>
      <w:proofErr w:type="spellEnd"/>
      <w:r w:rsidR="00493A60">
        <w:rPr>
          <w:rFonts w:ascii="Times New Roman" w:hAnsi="Times New Roman"/>
          <w:lang w:val="en-US"/>
        </w:rPr>
        <w:t xml:space="preserve">, </w:t>
      </w:r>
      <w:r w:rsidR="009B1A84" w:rsidRPr="00111710">
        <w:rPr>
          <w:rFonts w:ascii="Times New Roman" w:hAnsi="Times New Roman"/>
          <w:lang w:val="en-US"/>
        </w:rPr>
        <w:t xml:space="preserve">and OM quantity on sediment </w:t>
      </w:r>
      <w:r w:rsidR="004E0335">
        <w:rPr>
          <w:rFonts w:ascii="Times New Roman" w:hAnsi="Times New Roman"/>
          <w:lang w:val="en-US"/>
        </w:rPr>
        <w:t>CH</w:t>
      </w:r>
      <w:r w:rsidR="004E0335">
        <w:rPr>
          <w:rFonts w:ascii="Times New Roman" w:hAnsi="Times New Roman"/>
          <w:vertAlign w:val="subscript"/>
          <w:lang w:val="en-US"/>
        </w:rPr>
        <w:t>4</w:t>
      </w:r>
      <w:r w:rsidR="004E0335" w:rsidRPr="00111710">
        <w:rPr>
          <w:rFonts w:ascii="Times New Roman" w:hAnsi="Times New Roman"/>
          <w:lang w:val="en-US"/>
        </w:rPr>
        <w:t xml:space="preserve"> </w:t>
      </w:r>
      <w:r w:rsidR="009B1A84" w:rsidRPr="00111710">
        <w:rPr>
          <w:rFonts w:ascii="Times New Roman" w:hAnsi="Times New Roman"/>
          <w:lang w:val="en-US"/>
        </w:rPr>
        <w:t xml:space="preserve">production rates, and (3) identify the variables that best explain </w:t>
      </w:r>
      <w:r w:rsidR="00B31910">
        <w:rPr>
          <w:rFonts w:ascii="Times New Roman" w:hAnsi="Times New Roman"/>
          <w:lang w:val="en-US"/>
        </w:rPr>
        <w:t xml:space="preserve">spatial </w:t>
      </w:r>
      <w:r w:rsidR="009B1A84" w:rsidRPr="00111710">
        <w:rPr>
          <w:rFonts w:ascii="Times New Roman" w:hAnsi="Times New Roman"/>
          <w:lang w:val="en-US"/>
        </w:rPr>
        <w:t xml:space="preserve">variation in </w:t>
      </w:r>
      <w:r w:rsidR="004E0335">
        <w:rPr>
          <w:rFonts w:ascii="Times New Roman" w:hAnsi="Times New Roman"/>
          <w:lang w:val="en-US"/>
        </w:rPr>
        <w:t>CH</w:t>
      </w:r>
      <w:r w:rsidR="004E0335">
        <w:rPr>
          <w:rFonts w:ascii="Times New Roman" w:hAnsi="Times New Roman"/>
          <w:vertAlign w:val="subscript"/>
          <w:lang w:val="en-US"/>
        </w:rPr>
        <w:t>4</w:t>
      </w:r>
      <w:r w:rsidR="009B1A84" w:rsidRPr="00111710">
        <w:rPr>
          <w:rFonts w:ascii="Times New Roman" w:hAnsi="Times New Roman"/>
          <w:lang w:val="en-US"/>
        </w:rPr>
        <w:t xml:space="preserve"> production rates from a suite of sediment, water column, and methanogen community measurements. </w:t>
      </w:r>
      <w:r w:rsidR="00231D42">
        <w:rPr>
          <w:rFonts w:ascii="Times New Roman" w:hAnsi="Times New Roman"/>
          <w:lang w:val="en-US"/>
        </w:rPr>
        <w:t>W</w:t>
      </w:r>
      <w:r w:rsidR="00231D42" w:rsidRPr="00127FDE">
        <w:rPr>
          <w:rFonts w:ascii="Times New Roman" w:hAnsi="Times New Roman"/>
          <w:lang w:val="en-US"/>
        </w:rPr>
        <w:t>e expected that</w:t>
      </w:r>
      <w:r w:rsidR="00231D42">
        <w:rPr>
          <w:rFonts w:ascii="Times New Roman" w:hAnsi="Times New Roman"/>
          <w:lang w:val="en-US"/>
        </w:rPr>
        <w:t xml:space="preserve"> sediment</w:t>
      </w:r>
      <w:r w:rsidR="00231D42" w:rsidRPr="00127FDE">
        <w:rPr>
          <w:rFonts w:ascii="Times New Roman" w:hAnsi="Times New Roman"/>
          <w:lang w:val="en-US"/>
        </w:rPr>
        <w:t xml:space="preserve"> methanogenesis rates </w:t>
      </w:r>
      <w:r w:rsidR="00231D42" w:rsidRPr="00127FDE">
        <w:rPr>
          <w:rFonts w:ascii="Times New Roman" w:hAnsi="Times New Roman"/>
          <w:lang w:val="en-US"/>
        </w:rPr>
        <w:lastRenderedPageBreak/>
        <w:t xml:space="preserve">would be highest in the riverine zone, intermediate in the transition zone, and lowest in the lacustrine zone. </w:t>
      </w:r>
      <w:r w:rsidR="00314087">
        <w:rPr>
          <w:rFonts w:ascii="Times New Roman" w:hAnsi="Times New Roman"/>
          <w:lang w:val="en-US"/>
        </w:rPr>
        <w:t>B</w:t>
      </w:r>
      <w:r w:rsidR="00314087" w:rsidRPr="00127FDE">
        <w:rPr>
          <w:rFonts w:ascii="Times New Roman" w:hAnsi="Times New Roman"/>
          <w:lang w:val="en-US"/>
        </w:rPr>
        <w:t>ased on direct and indirect evidence of the mechanistic relationship between algal-derived carbon and methanogenesis rates, we hypothesized that the source of OM would best predict methanogenesis rates</w:t>
      </w:r>
      <w:r w:rsidR="00314087">
        <w:rPr>
          <w:rFonts w:ascii="Times New Roman" w:hAnsi="Times New Roman"/>
          <w:lang w:val="en-US"/>
        </w:rPr>
        <w:t xml:space="preserve">, with the highest rates associated with </w:t>
      </w:r>
      <w:commentRangeStart w:id="3"/>
      <w:r w:rsidR="00314087">
        <w:rPr>
          <w:rFonts w:ascii="Times New Roman" w:hAnsi="Times New Roman"/>
          <w:lang w:val="en-US"/>
        </w:rPr>
        <w:t>high sediment</w:t>
      </w:r>
      <w:r w:rsidR="00314087" w:rsidRPr="00127FDE">
        <w:rPr>
          <w:rFonts w:ascii="Times New Roman" w:hAnsi="Times New Roman"/>
          <w:lang w:val="en-US"/>
        </w:rPr>
        <w:t xml:space="preserve"> </w:t>
      </w:r>
      <w:proofErr w:type="spellStart"/>
      <w:r w:rsidR="00314087">
        <w:rPr>
          <w:rFonts w:ascii="Times New Roman" w:hAnsi="Times New Roman"/>
          <w:lang w:val="en-US"/>
        </w:rPr>
        <w:t>OM</w:t>
      </w:r>
      <w:r w:rsidR="00314087" w:rsidRPr="00D269B1">
        <w:rPr>
          <w:rFonts w:ascii="Times New Roman" w:hAnsi="Times New Roman"/>
          <w:vertAlign w:val="subscript"/>
          <w:lang w:val="en-US"/>
        </w:rPr>
        <w:t>aq</w:t>
      </w:r>
      <w:proofErr w:type="spellEnd"/>
      <w:r w:rsidR="00314087" w:rsidRPr="00127FDE">
        <w:rPr>
          <w:rFonts w:ascii="Times New Roman" w:hAnsi="Times New Roman"/>
          <w:lang w:val="en-US"/>
        </w:rPr>
        <w:t xml:space="preserve"> content</w:t>
      </w:r>
      <w:commentRangeEnd w:id="3"/>
      <w:r w:rsidR="00193168">
        <w:rPr>
          <w:rStyle w:val="CommentReference"/>
          <w:rFonts w:ascii="Times New Roman" w:eastAsia="Arial Unicode MS" w:hAnsi="Times New Roman" w:cs="Times New Roman"/>
          <w:color w:val="auto"/>
          <w:lang w:val="en-US"/>
        </w:rPr>
        <w:commentReference w:id="3"/>
      </w:r>
      <w:r w:rsidR="00314087" w:rsidRPr="00127FDE">
        <w:rPr>
          <w:rFonts w:ascii="Times New Roman" w:hAnsi="Times New Roman"/>
          <w:lang w:val="en-US"/>
        </w:rPr>
        <w:t xml:space="preserve">. </w:t>
      </w:r>
      <w:r w:rsidR="00231D42" w:rsidRPr="00127FDE">
        <w:rPr>
          <w:rFonts w:ascii="Times New Roman" w:hAnsi="Times New Roman"/>
          <w:lang w:val="en-US"/>
        </w:rPr>
        <w:t>Methanogen abundance was expected to increase with high CH</w:t>
      </w:r>
      <w:r w:rsidR="00231D42" w:rsidRPr="00954D11">
        <w:rPr>
          <w:rFonts w:ascii="Times New Roman" w:hAnsi="Times New Roman"/>
          <w:vertAlign w:val="subscript"/>
          <w:lang w:val="en-US"/>
        </w:rPr>
        <w:t>4</w:t>
      </w:r>
      <w:r w:rsidR="00231D42" w:rsidRPr="00127FDE">
        <w:rPr>
          <w:rFonts w:ascii="Times New Roman" w:hAnsi="Times New Roman"/>
          <w:lang w:val="en-US"/>
        </w:rPr>
        <w:t xml:space="preserve"> production rates, and methanogen community composition </w:t>
      </w:r>
      <w:r w:rsidR="00231D42">
        <w:rPr>
          <w:rFonts w:ascii="Times New Roman" w:hAnsi="Times New Roman"/>
          <w:lang w:val="en-US"/>
        </w:rPr>
        <w:t>was expected to</w:t>
      </w:r>
      <w:r w:rsidR="00231D42" w:rsidRPr="00127FDE">
        <w:rPr>
          <w:rFonts w:ascii="Times New Roman" w:hAnsi="Times New Roman"/>
          <w:lang w:val="en-US"/>
        </w:rPr>
        <w:t xml:space="preserve"> vary spatially along the riverine-lacustrine gradient. </w:t>
      </w:r>
      <w:r w:rsidR="001C730B" w:rsidRPr="00127FDE">
        <w:rPr>
          <w:rFonts w:ascii="Times New Roman" w:hAnsi="Times New Roman"/>
          <w:lang w:val="en-US"/>
        </w:rPr>
        <w:t xml:space="preserve">Collectively, the results presented in this study contribute to our understanding of environmental factors that </w:t>
      </w:r>
      <w:r w:rsidR="00F460E3">
        <w:rPr>
          <w:rFonts w:ascii="Times New Roman" w:hAnsi="Times New Roman"/>
          <w:lang w:val="en-US"/>
        </w:rPr>
        <w:t xml:space="preserve">may </w:t>
      </w:r>
      <w:r w:rsidR="001C730B" w:rsidRPr="00127FDE">
        <w:rPr>
          <w:rFonts w:ascii="Times New Roman" w:hAnsi="Times New Roman"/>
          <w:lang w:val="en-US"/>
        </w:rPr>
        <w:t xml:space="preserve">influence spatial variation in </w:t>
      </w:r>
      <w:r w:rsidR="001C730B">
        <w:rPr>
          <w:rFonts w:ascii="Times New Roman" w:hAnsi="Times New Roman"/>
          <w:lang w:val="en-US"/>
        </w:rPr>
        <w:t>CH</w:t>
      </w:r>
      <w:r w:rsidR="001C730B">
        <w:rPr>
          <w:rFonts w:ascii="Times New Roman" w:hAnsi="Times New Roman"/>
          <w:vertAlign w:val="subscript"/>
          <w:lang w:val="en-US"/>
        </w:rPr>
        <w:t>4</w:t>
      </w:r>
      <w:r w:rsidR="001C730B" w:rsidRPr="00127FDE">
        <w:rPr>
          <w:rFonts w:ascii="Times New Roman" w:hAnsi="Times New Roman"/>
          <w:lang w:val="en-US"/>
        </w:rPr>
        <w:t xml:space="preserve"> production and methanogen community composition in freshwater sediments. </w:t>
      </w:r>
    </w:p>
    <w:p w14:paraId="2B2D5000" w14:textId="77777777" w:rsidR="007B28B2" w:rsidRDefault="007B28B2" w:rsidP="00005DE7">
      <w:pPr>
        <w:pStyle w:val="Body"/>
        <w:spacing w:line="480" w:lineRule="auto"/>
        <w:outlineLvl w:val="0"/>
        <w:rPr>
          <w:rFonts w:ascii="Times New Roman" w:hAnsi="Times New Roman"/>
          <w:b/>
          <w:bCs/>
          <w:lang w:val="en-US"/>
        </w:rPr>
      </w:pPr>
    </w:p>
    <w:p w14:paraId="72627D09" w14:textId="53DEF36C" w:rsidR="00E43C3B" w:rsidRPr="00954D11" w:rsidRDefault="00A4709E" w:rsidP="00005DE7">
      <w:pPr>
        <w:pStyle w:val="Body"/>
        <w:spacing w:line="480" w:lineRule="auto"/>
        <w:outlineLvl w:val="0"/>
        <w:rPr>
          <w:rFonts w:ascii="Times New Roman" w:eastAsia="Times New Roman" w:hAnsi="Times New Roman" w:cs="Times New Roman"/>
          <w:lang w:val="en-US"/>
        </w:rPr>
      </w:pPr>
      <w:r w:rsidRPr="00954D11">
        <w:rPr>
          <w:rFonts w:ascii="Times New Roman" w:hAnsi="Times New Roman"/>
          <w:b/>
          <w:bCs/>
          <w:lang w:val="en-US"/>
        </w:rPr>
        <w:t>METHODS</w:t>
      </w:r>
    </w:p>
    <w:p w14:paraId="4763B330" w14:textId="45ED6094" w:rsidR="00E43C3B" w:rsidRPr="00127FDE" w:rsidRDefault="00A4709E">
      <w:pPr>
        <w:pStyle w:val="BodyText"/>
        <w:spacing w:line="480" w:lineRule="auto"/>
      </w:pPr>
      <w:r w:rsidRPr="00127FDE">
        <w:rPr>
          <w:b/>
          <w:bCs/>
          <w:i/>
          <w:iCs/>
        </w:rPr>
        <w:t>Site description.</w:t>
      </w:r>
      <w:r w:rsidRPr="00127FDE">
        <w:t xml:space="preserve"> William H. Harsha Lake is a reservoir in southwest Ohio that was built on the East Fork of the Little Miami River in 1978. The primary functions of this reservoir include flood control, drinking water supply, recreation, and wildlife habitat. It has a surface area of 7.9 km</w:t>
      </w:r>
      <w:r w:rsidRPr="00127FDE">
        <w:rPr>
          <w:vertAlign w:val="superscript"/>
        </w:rPr>
        <w:t>2</w:t>
      </w:r>
      <w:r w:rsidRPr="00127FDE">
        <w:t>, is seasonally stratified, and reaches 32.8 m at its maximum depth. Harsha Lake’s watershed is 882 km</w:t>
      </w:r>
      <w:r w:rsidRPr="00127FDE">
        <w:rPr>
          <w:vertAlign w:val="superscript"/>
        </w:rPr>
        <w:t>2</w:t>
      </w:r>
      <w:r w:rsidRPr="00127FDE">
        <w:t>, with agriculture (including corn, soybean and pasture) as the dominant land-use (Beaulieu et al. 2016).</w:t>
      </w:r>
      <w:r w:rsidR="00F460E3">
        <w:t xml:space="preserve"> Harsha Lake was an ideal system for this study because t</w:t>
      </w:r>
      <w:r w:rsidR="00F460E3" w:rsidRPr="00111710">
        <w:t>he surface CH</w:t>
      </w:r>
      <w:r w:rsidR="00F460E3" w:rsidRPr="00954D11">
        <w:rPr>
          <w:vertAlign w:val="subscript"/>
        </w:rPr>
        <w:t>4</w:t>
      </w:r>
      <w:r w:rsidR="00F460E3" w:rsidRPr="00111710">
        <w:t xml:space="preserve"> emission rates of this reservoir have been quantified previously, and emission hotspots have been identified (Beaulieu et al. 2014</w:t>
      </w:r>
      <w:r w:rsidR="00F460E3">
        <w:t>a</w:t>
      </w:r>
      <w:r w:rsidR="00F460E3" w:rsidRPr="00111710">
        <w:t xml:space="preserve">; Beaulieu et al. 2016). Both </w:t>
      </w:r>
      <w:r w:rsidR="00F460E3">
        <w:t>CH</w:t>
      </w:r>
      <w:r w:rsidR="00F460E3">
        <w:rPr>
          <w:vertAlign w:val="subscript"/>
        </w:rPr>
        <w:t>4</w:t>
      </w:r>
      <w:r w:rsidR="00F460E3" w:rsidRPr="00111710">
        <w:t xml:space="preserve"> emissions and summer chlorophyll </w:t>
      </w:r>
      <w:r w:rsidR="00F460E3" w:rsidRPr="00954D11">
        <w:rPr>
          <w:i/>
          <w:iCs/>
        </w:rPr>
        <w:t>a</w:t>
      </w:r>
      <w:r w:rsidR="00F460E3" w:rsidRPr="00111710">
        <w:t xml:space="preserve"> concentrations are </w:t>
      </w:r>
      <w:r w:rsidR="00F460E3">
        <w:t xml:space="preserve">typically </w:t>
      </w:r>
      <w:r w:rsidR="00F460E3" w:rsidRPr="00111710">
        <w:t xml:space="preserve">highest </w:t>
      </w:r>
      <w:r w:rsidR="00F460E3">
        <w:t xml:space="preserve">in the riverine zone </w:t>
      </w:r>
      <w:r w:rsidR="00F460E3" w:rsidRPr="00111710">
        <w:t>near the main tributary of the reservoir (</w:t>
      </w:r>
      <w:r w:rsidR="00F460E3">
        <w:t>Beaulieu et al. 2016; Beck et al. 2017</w:t>
      </w:r>
      <w:r w:rsidR="00F460E3" w:rsidRPr="00111710">
        <w:t>). These data informed our sample design and conceptual framework.</w:t>
      </w:r>
    </w:p>
    <w:p w14:paraId="56DE0816" w14:textId="5089D23F" w:rsidR="00E43C3B" w:rsidRPr="00127FDE" w:rsidRDefault="00A4709E">
      <w:pPr>
        <w:pStyle w:val="BodyText"/>
        <w:spacing w:line="480" w:lineRule="auto"/>
      </w:pPr>
      <w:r w:rsidRPr="00127FDE">
        <w:rPr>
          <w:b/>
          <w:bCs/>
          <w:i/>
          <w:iCs/>
        </w:rPr>
        <w:t>Sample collection.</w:t>
      </w:r>
      <w:r w:rsidRPr="00127FDE">
        <w:t xml:space="preserve"> Triplicate sediment cores, water samples, and water column measurements were collected from 15 sites across the reservoir (Fig</w:t>
      </w:r>
      <w:r w:rsidR="00C31774">
        <w:t>.</w:t>
      </w:r>
      <w:r w:rsidRPr="00127FDE">
        <w:t xml:space="preserve"> 1). Sites were selected to span the length </w:t>
      </w:r>
      <w:r w:rsidRPr="00127FDE">
        <w:lastRenderedPageBreak/>
        <w:t xml:space="preserve">of the reservoir and encompass a range of water depths, temperature, oxygen, productivity, and inputs to the sediment. Sites were categorized into reservoir zones (riverine, transitional or lacustrine) based on thermal stratification from temperature-depth profiles measured at each site in July 2016, when stratification was expected to be strongest. </w:t>
      </w:r>
      <w:r w:rsidR="00AC7BAC">
        <w:t>Thermally stratified s</w:t>
      </w:r>
      <w:r w:rsidRPr="00127FDE">
        <w:t xml:space="preserve">ites with </w:t>
      </w:r>
      <w:r w:rsidR="009E0056">
        <w:t>a</w:t>
      </w:r>
      <w:r w:rsidRPr="00127FDE">
        <w:t xml:space="preserve"> hypolimnion thickness &gt;1 m were defined as lacustrine. </w:t>
      </w:r>
      <w:r w:rsidR="00F83A7D">
        <w:t>Weakly stratified sites with a</w:t>
      </w:r>
      <w:r w:rsidRPr="00127FDE">
        <w:t xml:space="preserve"> hypolimnion thickness &lt;1 m were categorized as transitional, and sites that were not stratified were defined as riverine</w:t>
      </w:r>
      <w:r w:rsidR="006313C5">
        <w:t xml:space="preserve"> (Niffy</w:t>
      </w:r>
      <w:r w:rsidR="007A4EA5">
        <w:t xml:space="preserve"> 2008)</w:t>
      </w:r>
      <w:r w:rsidRPr="00127FDE">
        <w:t xml:space="preserve">. Sediment and water sampling was conducted on three separate dates that occurred within a 7-day window in </w:t>
      </w:r>
      <w:r w:rsidR="00A3148D">
        <w:t xml:space="preserve">late </w:t>
      </w:r>
      <w:r w:rsidRPr="00127FDE">
        <w:t xml:space="preserve">May 2016. On each date, three </w:t>
      </w:r>
      <w:r w:rsidR="005C21F8">
        <w:t>5 cm</w:t>
      </w:r>
      <w:r w:rsidR="00DF42AD">
        <w:t xml:space="preserve"> diameter </w:t>
      </w:r>
      <w:r w:rsidRPr="00127FDE">
        <w:t>sediment cores were collected from each of five sites distributed across the three reservoir zones using a K-B Corer (</w:t>
      </w:r>
      <w:proofErr w:type="spellStart"/>
      <w:r w:rsidRPr="00127FDE">
        <w:t>Wildco</w:t>
      </w:r>
      <w:proofErr w:type="spellEnd"/>
      <w:r w:rsidRPr="00127FDE">
        <w:t xml:space="preserve"> ®, Yulee, FL, U.S.A.). Epilimnion (0.1 m</w:t>
      </w:r>
      <w:r w:rsidR="00321E4F">
        <w:t xml:space="preserve"> below water surface</w:t>
      </w:r>
      <w:r w:rsidRPr="00127FDE">
        <w:t xml:space="preserve">) and hypolimnion (0.5-2 m above sediment) water samples were collected at each site using a </w:t>
      </w:r>
      <w:proofErr w:type="spellStart"/>
      <w:r w:rsidRPr="00127FDE">
        <w:t>Niskin</w:t>
      </w:r>
      <w:proofErr w:type="spellEnd"/>
      <w:r w:rsidRPr="00127FDE">
        <w:t xml:space="preserve"> bottle. </w:t>
      </w:r>
      <w:r w:rsidR="00C31774">
        <w:t>At each site, d</w:t>
      </w:r>
      <w:r w:rsidRPr="00127FDE">
        <w:t xml:space="preserve">epth profiles of water temperature, pH, dissolved oxygen, specific conductivity were measured using a </w:t>
      </w:r>
      <w:proofErr w:type="spellStart"/>
      <w:r w:rsidRPr="00127FDE">
        <w:t>ProDSS</w:t>
      </w:r>
      <w:proofErr w:type="spellEnd"/>
      <w:r w:rsidRPr="00127FDE">
        <w:t xml:space="preserve"> multiparameter </w:t>
      </w:r>
      <w:proofErr w:type="spellStart"/>
      <w:r w:rsidRPr="00127FDE">
        <w:t>sonde</w:t>
      </w:r>
      <w:proofErr w:type="spellEnd"/>
      <w:r w:rsidRPr="00127FDE">
        <w:t xml:space="preserve"> (YSI, Yellow Springs, OH, U.S.A.), and depth profiles of </w:t>
      </w:r>
      <w:proofErr w:type="spellStart"/>
      <w:r w:rsidRPr="00127FDE">
        <w:t>chromophoric</w:t>
      </w:r>
      <w:proofErr w:type="spellEnd"/>
      <w:r w:rsidRPr="00127FDE">
        <w:t xml:space="preserve"> dissolved organic matter (CDOM), in vivo chlorophyll </w:t>
      </w:r>
      <w:r w:rsidRPr="00426AE6">
        <w:rPr>
          <w:i/>
        </w:rPr>
        <w:t>a</w:t>
      </w:r>
      <w:r w:rsidRPr="00127FDE">
        <w:t xml:space="preserve">, and turbidity were measured using a C3 Submersible Fluorometer (Turner Designs, Sunnyvale, CA, U.S.A.) at each site. Secchi depth and depth profiles of photosynthetically active radiation (PAR) </w:t>
      </w:r>
      <w:r w:rsidR="00762713" w:rsidRPr="00426AE6">
        <w:t>(</w:t>
      </w:r>
      <w:proofErr w:type="spellStart"/>
      <w:r w:rsidR="00762713" w:rsidRPr="00426AE6">
        <w:t>LiCor</w:t>
      </w:r>
      <w:proofErr w:type="spellEnd"/>
      <w:r w:rsidR="00762713" w:rsidRPr="00426AE6">
        <w:t xml:space="preserve"> </w:t>
      </w:r>
      <w:r w:rsidR="00EB1EB4" w:rsidRPr="00934E73">
        <w:t>LI-250A</w:t>
      </w:r>
      <w:r w:rsidR="00762713" w:rsidRPr="00426AE6">
        <w:t>)</w:t>
      </w:r>
      <w:r w:rsidR="00762713">
        <w:t xml:space="preserve"> </w:t>
      </w:r>
      <w:r w:rsidRPr="00127FDE">
        <w:t xml:space="preserve">were also measured. </w:t>
      </w:r>
    </w:p>
    <w:p w14:paraId="1EE9110E" w14:textId="23AE4AA7" w:rsidR="00E43C3B" w:rsidRPr="00954D11" w:rsidRDefault="00A4709E">
      <w:pPr>
        <w:pStyle w:val="Body"/>
        <w:spacing w:line="480" w:lineRule="auto"/>
        <w:rPr>
          <w:rFonts w:ascii="Times New Roman" w:eastAsia="Times New Roman" w:hAnsi="Times New Roman" w:cs="Times New Roman"/>
          <w:lang w:val="en-US"/>
        </w:rPr>
      </w:pPr>
      <w:r w:rsidRPr="00954D11">
        <w:rPr>
          <w:rFonts w:ascii="Times New Roman" w:hAnsi="Times New Roman"/>
          <w:b/>
          <w:bCs/>
          <w:i/>
          <w:iCs/>
          <w:lang w:val="en-US"/>
        </w:rPr>
        <w:t>Water sample processing.</w:t>
      </w:r>
      <w:r w:rsidRPr="00127FDE">
        <w:rPr>
          <w:rFonts w:ascii="Times New Roman" w:hAnsi="Times New Roman"/>
          <w:lang w:val="en-US"/>
        </w:rPr>
        <w:t xml:space="preserve"> Water samples collected from each site </w:t>
      </w:r>
      <w:ins w:id="4" w:author="Berberich, Megan (berberme) [2]" w:date="2018-10-22T20:37:00Z">
        <w:r w:rsidR="00EA770A">
          <w:rPr>
            <w:rFonts w:ascii="Times New Roman" w:hAnsi="Times New Roman"/>
            <w:lang w:val="en-US"/>
          </w:rPr>
          <w:t xml:space="preserve">for chlorophyll </w:t>
        </w:r>
        <w:r w:rsidR="00EA770A" w:rsidRPr="00EA770A">
          <w:rPr>
            <w:rFonts w:ascii="Times New Roman" w:hAnsi="Times New Roman"/>
            <w:i/>
            <w:lang w:val="en-US"/>
          </w:rPr>
          <w:t>a</w:t>
        </w:r>
        <w:r w:rsidR="00EA770A">
          <w:rPr>
            <w:rFonts w:ascii="Times New Roman" w:hAnsi="Times New Roman"/>
            <w:lang w:val="en-US"/>
          </w:rPr>
          <w:t xml:space="preserve">, total </w:t>
        </w:r>
        <w:commentRangeStart w:id="5"/>
        <w:commentRangeStart w:id="6"/>
        <w:r w:rsidR="00EA770A">
          <w:rPr>
            <w:rFonts w:ascii="Times New Roman" w:hAnsi="Times New Roman"/>
            <w:lang w:val="en-US"/>
          </w:rPr>
          <w:t xml:space="preserve">nitrogen (TN) and total phosphorus (TP) analyses </w:t>
        </w:r>
      </w:ins>
      <w:commentRangeEnd w:id="5"/>
      <w:ins w:id="7" w:author="Berberich, Megan (berberme) [2]" w:date="2018-10-22T20:39:00Z">
        <w:r w:rsidR="00EA770A">
          <w:rPr>
            <w:rStyle w:val="CommentReference"/>
            <w:rFonts w:ascii="Times New Roman" w:eastAsia="Arial Unicode MS" w:hAnsi="Times New Roman" w:cs="Times New Roman"/>
            <w:color w:val="auto"/>
            <w:lang w:val="en-US"/>
          </w:rPr>
          <w:commentReference w:id="5"/>
        </w:r>
      </w:ins>
      <w:commentRangeEnd w:id="6"/>
      <w:r w:rsidR="005C21F8">
        <w:rPr>
          <w:rStyle w:val="CommentReference"/>
          <w:rFonts w:ascii="Times New Roman" w:eastAsia="Arial Unicode MS" w:hAnsi="Times New Roman" w:cs="Times New Roman"/>
          <w:color w:val="auto"/>
          <w:lang w:val="en-US"/>
        </w:rPr>
        <w:commentReference w:id="6"/>
      </w:r>
      <w:r w:rsidRPr="00127FDE">
        <w:rPr>
          <w:rFonts w:ascii="Times New Roman" w:hAnsi="Times New Roman"/>
          <w:lang w:val="en-US"/>
        </w:rPr>
        <w:t xml:space="preserve">were stored on ice or refrigerated until they were processed (within 24 hours). The spectrophotometric method was used to measure chlorophyll </w:t>
      </w:r>
      <w:r w:rsidRPr="00954D11">
        <w:rPr>
          <w:rFonts w:ascii="Times New Roman" w:hAnsi="Times New Roman"/>
          <w:i/>
          <w:iCs/>
          <w:lang w:val="en-US"/>
        </w:rPr>
        <w:t>a</w:t>
      </w:r>
      <w:r w:rsidRPr="00127FDE">
        <w:rPr>
          <w:rFonts w:ascii="Times New Roman" w:hAnsi="Times New Roman"/>
          <w:lang w:val="en-US"/>
        </w:rPr>
        <w:t xml:space="preserve"> following</w:t>
      </w:r>
      <w:r w:rsidR="00376E0B">
        <w:rPr>
          <w:rFonts w:ascii="Times New Roman" w:hAnsi="Times New Roman"/>
          <w:lang w:val="en-US"/>
        </w:rPr>
        <w:t xml:space="preserve"> filtration (0.45 µm pore size) and</w:t>
      </w:r>
      <w:r w:rsidRPr="00127FDE">
        <w:rPr>
          <w:rFonts w:ascii="Times New Roman" w:hAnsi="Times New Roman"/>
          <w:lang w:val="en-US"/>
        </w:rPr>
        <w:t xml:space="preserve"> acetone extraction (APHA 2012). </w:t>
      </w:r>
      <w:r w:rsidR="007254CD">
        <w:rPr>
          <w:rFonts w:ascii="Times New Roman" w:hAnsi="Times New Roman"/>
          <w:lang w:val="en-US"/>
        </w:rPr>
        <w:t xml:space="preserve">TP was measured following acid persulfate digestion </w:t>
      </w:r>
      <w:r w:rsidR="00EA770A">
        <w:rPr>
          <w:rFonts w:ascii="Times New Roman" w:hAnsi="Times New Roman"/>
          <w:lang w:val="en-US"/>
        </w:rPr>
        <w:t>(</w:t>
      </w:r>
      <w:proofErr w:type="spellStart"/>
      <w:r w:rsidR="00EA770A">
        <w:rPr>
          <w:rFonts w:ascii="Times New Roman" w:hAnsi="Times New Roman"/>
          <w:lang w:val="en-US"/>
        </w:rPr>
        <w:t>Prokopy</w:t>
      </w:r>
      <w:proofErr w:type="spellEnd"/>
      <w:r w:rsidR="00EA770A">
        <w:rPr>
          <w:rFonts w:ascii="Times New Roman" w:hAnsi="Times New Roman"/>
          <w:lang w:val="en-US"/>
        </w:rPr>
        <w:t xml:space="preserve"> 1992) </w:t>
      </w:r>
      <w:r w:rsidR="007254CD">
        <w:rPr>
          <w:rFonts w:ascii="Times New Roman" w:hAnsi="Times New Roman"/>
          <w:lang w:val="en-US"/>
        </w:rPr>
        <w:t xml:space="preserve">and TN </w:t>
      </w:r>
      <w:r w:rsidR="00EA770A">
        <w:rPr>
          <w:rFonts w:ascii="Times New Roman" w:hAnsi="Times New Roman"/>
          <w:lang w:val="en-US"/>
        </w:rPr>
        <w:t xml:space="preserve">was measured following alkaline persulfate digestion (APHA 1995, followed by Wendt 1995) </w:t>
      </w:r>
      <w:r w:rsidR="007254CD">
        <w:rPr>
          <w:rFonts w:ascii="Times New Roman" w:hAnsi="Times New Roman"/>
          <w:lang w:val="en-US"/>
        </w:rPr>
        <w:t xml:space="preserve">using automated </w:t>
      </w:r>
      <w:r w:rsidR="007254CD">
        <w:rPr>
          <w:rFonts w:ascii="Times New Roman" w:hAnsi="Times New Roman"/>
          <w:lang w:val="en-US"/>
        </w:rPr>
        <w:lastRenderedPageBreak/>
        <w:t>colorimetry (</w:t>
      </w:r>
      <w:proofErr w:type="spellStart"/>
      <w:r w:rsidR="007254CD">
        <w:rPr>
          <w:rFonts w:ascii="Times New Roman" w:hAnsi="Times New Roman"/>
          <w:lang w:val="en-US"/>
        </w:rPr>
        <w:t>Lachat</w:t>
      </w:r>
      <w:proofErr w:type="spellEnd"/>
      <w:r w:rsidR="007254CD">
        <w:rPr>
          <w:rFonts w:ascii="Times New Roman" w:hAnsi="Times New Roman"/>
          <w:lang w:val="en-US"/>
        </w:rPr>
        <w:t xml:space="preserve"> Instruments </w:t>
      </w:r>
      <w:proofErr w:type="spellStart"/>
      <w:r w:rsidR="007254CD">
        <w:rPr>
          <w:rFonts w:ascii="Times New Roman" w:hAnsi="Times New Roman"/>
          <w:lang w:val="en-US"/>
        </w:rPr>
        <w:t>QuickChem</w:t>
      </w:r>
      <w:proofErr w:type="spellEnd"/>
      <w:r w:rsidR="007254CD">
        <w:rPr>
          <w:rFonts w:ascii="Times New Roman" w:hAnsi="Times New Roman"/>
          <w:lang w:val="en-US"/>
        </w:rPr>
        <w:t xml:space="preserve"> 8000 Flow Injection Autoanalyzer, Loveland, CO, USA). </w:t>
      </w:r>
    </w:p>
    <w:p w14:paraId="6E40107D" w14:textId="47EDFF75" w:rsidR="00E43C3B" w:rsidRPr="00127FDE" w:rsidRDefault="00A4709E" w:rsidP="00D21509">
      <w:pPr>
        <w:pStyle w:val="BodyText"/>
        <w:snapToGrid w:val="0"/>
        <w:spacing w:before="0" w:after="0" w:line="480" w:lineRule="auto"/>
      </w:pPr>
      <w:r w:rsidRPr="00127FDE">
        <w:rPr>
          <w:b/>
          <w:bCs/>
          <w:i/>
          <w:iCs/>
        </w:rPr>
        <w:t>Sediment processing.</w:t>
      </w:r>
      <w:r w:rsidRPr="00127FDE">
        <w:t xml:space="preserve"> Sediment cores were sectioned and processed within 24 hours of collection. The top 5 cm of each core was extruded, homogenized, and subsampled in a glove box under N</w:t>
      </w:r>
      <w:r w:rsidRPr="00127FDE">
        <w:rPr>
          <w:vertAlign w:val="subscript"/>
        </w:rPr>
        <w:t>2</w:t>
      </w:r>
      <w:r w:rsidRPr="00127FDE">
        <w:t xml:space="preserve"> atmosphere. Subsamples of sediment were used for CH</w:t>
      </w:r>
      <w:r w:rsidRPr="00127FDE">
        <w:rPr>
          <w:vertAlign w:val="subscript"/>
        </w:rPr>
        <w:t>4</w:t>
      </w:r>
      <w:r w:rsidRPr="00127FDE">
        <w:t xml:space="preserve"> potential production rate assays, sediment characterization, porewater collection and nucleic acid extraction. Sediment slurries </w:t>
      </w:r>
      <w:r w:rsidR="00321E4F">
        <w:t xml:space="preserve">for </w:t>
      </w:r>
      <w:r w:rsidR="00321E4F" w:rsidRPr="00093EBC">
        <w:t>CH</w:t>
      </w:r>
      <w:r w:rsidR="00321E4F" w:rsidRPr="00093EBC">
        <w:rPr>
          <w:vertAlign w:val="subscript"/>
        </w:rPr>
        <w:t>4</w:t>
      </w:r>
      <w:r w:rsidR="00321E4F">
        <w:t xml:space="preserve"> production assays </w:t>
      </w:r>
      <w:r w:rsidRPr="00127FDE">
        <w:t>were prepared in the glove box by adding 15 mL of sediment and 15 mL of lake water to a 120 mL serum bottle using syringes</w:t>
      </w:r>
      <w:r w:rsidR="009D330B">
        <w:t xml:space="preserve"> with the tips cut off</w:t>
      </w:r>
      <w:r w:rsidRPr="00127FDE">
        <w:t xml:space="preserve">. Slurries were </w:t>
      </w:r>
      <w:r w:rsidR="00321E4F">
        <w:t xml:space="preserve">then </w:t>
      </w:r>
      <w:r w:rsidRPr="00127FDE">
        <w:t xml:space="preserve">capped with a rubber stopper, crimp sealed, and wrapped in aluminum foil. After subsampling for DNA extraction and sediment characterization, sediment was frozen at </w:t>
      </w:r>
      <w:r w:rsidRPr="00127FDE">
        <w:rPr>
          <w:rFonts w:hint="eastAsia"/>
        </w:rPr>
        <w:t>-80</w:t>
      </w:r>
      <w:r w:rsidRPr="00127FDE">
        <w:rPr>
          <w:rFonts w:hint="eastAsia"/>
        </w:rPr>
        <w:t>˚</w:t>
      </w:r>
      <w:r w:rsidRPr="00127FDE">
        <w:rPr>
          <w:rFonts w:hint="eastAsia"/>
        </w:rPr>
        <w:t>C</w:t>
      </w:r>
      <w:r w:rsidRPr="00127FDE">
        <w:t xml:space="preserve"> (for DNA extraction) or </w:t>
      </w:r>
      <w:r w:rsidRPr="00127FDE">
        <w:rPr>
          <w:rFonts w:hint="eastAsia"/>
        </w:rPr>
        <w:t>-20</w:t>
      </w:r>
      <w:r w:rsidRPr="00127FDE">
        <w:rPr>
          <w:rFonts w:hint="eastAsia"/>
        </w:rPr>
        <w:t>˚</w:t>
      </w:r>
      <w:r w:rsidRPr="00127FDE">
        <w:rPr>
          <w:rFonts w:hint="eastAsia"/>
        </w:rPr>
        <w:t>C</w:t>
      </w:r>
      <w:r w:rsidRPr="00127FDE">
        <w:t xml:space="preserve"> (for sediment characterization) until further analysis. Samples for porewate</w:t>
      </w:r>
      <w:r w:rsidRPr="00127FDE">
        <w:rPr>
          <w:rFonts w:hint="eastAsia"/>
        </w:rPr>
        <w:t>r collection were stored at 4</w:t>
      </w:r>
      <w:r w:rsidRPr="00127FDE">
        <w:rPr>
          <w:rFonts w:hint="eastAsia"/>
        </w:rPr>
        <w:t>˚</w:t>
      </w:r>
      <w:r w:rsidRPr="00127FDE">
        <w:rPr>
          <w:rFonts w:hint="eastAsia"/>
        </w:rPr>
        <w:t xml:space="preserve">C until the porewater was extracted (within 24 hours of core subsampling). </w:t>
      </w:r>
    </w:p>
    <w:p w14:paraId="2AC5736A" w14:textId="079ECAAA" w:rsidR="00E43C3B" w:rsidRPr="00127FDE" w:rsidRDefault="00A4709E" w:rsidP="00741CE5">
      <w:pPr>
        <w:pStyle w:val="BodyText"/>
        <w:snapToGrid w:val="0"/>
        <w:spacing w:before="0" w:after="0" w:line="480" w:lineRule="auto"/>
      </w:pPr>
      <w:r w:rsidRPr="00127FDE">
        <w:rPr>
          <w:b/>
          <w:bCs/>
          <w:i/>
          <w:iCs/>
        </w:rPr>
        <w:t>Sediment slurries –CH</w:t>
      </w:r>
      <w:r w:rsidRPr="00127FDE">
        <w:rPr>
          <w:b/>
          <w:bCs/>
          <w:i/>
          <w:iCs/>
          <w:vertAlign w:val="subscript"/>
        </w:rPr>
        <w:t>4</w:t>
      </w:r>
      <w:r w:rsidR="00456C29">
        <w:rPr>
          <w:b/>
          <w:bCs/>
          <w:i/>
          <w:iCs/>
          <w:vertAlign w:val="subscript"/>
        </w:rPr>
        <w:t xml:space="preserve"> </w:t>
      </w:r>
      <w:r w:rsidR="00456C29">
        <w:rPr>
          <w:b/>
          <w:bCs/>
          <w:i/>
          <w:iCs/>
        </w:rPr>
        <w:t>potential</w:t>
      </w:r>
      <w:r w:rsidRPr="00127FDE">
        <w:rPr>
          <w:b/>
          <w:bCs/>
          <w:i/>
          <w:iCs/>
        </w:rPr>
        <w:t xml:space="preserve"> production rates.</w:t>
      </w:r>
      <w:r w:rsidRPr="00127FDE">
        <w:t xml:space="preserve"> After removing the capped slurries from the glove box, </w:t>
      </w:r>
      <w:r w:rsidR="00321E4F">
        <w:t>the bottles</w:t>
      </w:r>
      <w:r w:rsidR="00321E4F" w:rsidRPr="00127FDE">
        <w:t xml:space="preserve"> </w:t>
      </w:r>
      <w:r w:rsidRPr="00127FDE">
        <w:t>were shaken vigorously for 2 minutes and purged with N</w:t>
      </w:r>
      <w:r w:rsidRPr="00127FDE">
        <w:rPr>
          <w:vertAlign w:val="subscript"/>
        </w:rPr>
        <w:t>2</w:t>
      </w:r>
      <w:r w:rsidRPr="00127FDE">
        <w:rPr>
          <w:rFonts w:hint="eastAsia"/>
        </w:rPr>
        <w:t xml:space="preserve"> gas for 5 minutes</w:t>
      </w:r>
      <w:r w:rsidR="00321E4F">
        <w:t xml:space="preserve"> to remove as much of the initial dissolved </w:t>
      </w:r>
      <w:r w:rsidR="00321E4F" w:rsidRPr="00093EBC">
        <w:t>CH</w:t>
      </w:r>
      <w:r w:rsidR="00321E4F" w:rsidRPr="00093EBC">
        <w:rPr>
          <w:vertAlign w:val="subscript"/>
        </w:rPr>
        <w:t>4</w:t>
      </w:r>
      <w:r w:rsidR="00321E4F">
        <w:t xml:space="preserve"> as possible; then the incubation </w:t>
      </w:r>
      <w:r w:rsidR="009D330B">
        <w:t xml:space="preserve">period </w:t>
      </w:r>
      <w:r w:rsidR="00321E4F">
        <w:t>beg</w:t>
      </w:r>
      <w:r w:rsidR="009D330B">
        <w:t>a</w:t>
      </w:r>
      <w:r w:rsidR="00321E4F">
        <w:t>n</w:t>
      </w:r>
      <w:r w:rsidRPr="00127FDE">
        <w:rPr>
          <w:rFonts w:hint="eastAsia"/>
        </w:rPr>
        <w:t>. All slurries were stored in the dark at room temperature (~23</w:t>
      </w:r>
      <w:r w:rsidRPr="00127FDE">
        <w:rPr>
          <w:rFonts w:hint="eastAsia"/>
        </w:rPr>
        <w:t>˚</w:t>
      </w:r>
      <w:r w:rsidRPr="00127FDE">
        <w:rPr>
          <w:rFonts w:hint="eastAsia"/>
        </w:rPr>
        <w:t xml:space="preserve">C) during the 9-day incubation. 11 mL </w:t>
      </w:r>
      <w:r w:rsidRPr="00127FDE">
        <w:t>gas samples were taken on days 1, 2, 3, 5, 7 and 9</w:t>
      </w:r>
      <w:r w:rsidR="00321E4F">
        <w:t xml:space="preserve">. An equal volume of </w:t>
      </w:r>
      <w:r w:rsidRPr="00127FDE">
        <w:t>11 mL of N</w:t>
      </w:r>
      <w:r w:rsidRPr="00127FDE">
        <w:rPr>
          <w:vertAlign w:val="subscript"/>
        </w:rPr>
        <w:t>2</w:t>
      </w:r>
      <w:r w:rsidRPr="00127FDE">
        <w:t xml:space="preserve"> gas was returned to the serum bottle </w:t>
      </w:r>
      <w:r w:rsidR="00321E4F">
        <w:t xml:space="preserve">after each sampling </w:t>
      </w:r>
      <w:r w:rsidRPr="00127FDE">
        <w:t>to maintain pressure</w:t>
      </w:r>
      <w:r w:rsidR="008F05B0">
        <w:t xml:space="preserve"> during the incubation</w:t>
      </w:r>
      <w:r w:rsidRPr="00127FDE">
        <w:t xml:space="preserve">. Gas samples were analyzed on a gas chromatograph (Bruker 450, Massachusetts, U.S.A.) equipped with a flame ionization detector (FID). Methane </w:t>
      </w:r>
      <w:r w:rsidR="000C2854">
        <w:t xml:space="preserve">potential </w:t>
      </w:r>
      <w:r w:rsidRPr="00127FDE">
        <w:t xml:space="preserve">production rates for the slurries were calculated by accounting for dilution during sampling, then determining the </w:t>
      </w:r>
      <w:r w:rsidRPr="00127FDE">
        <w:lastRenderedPageBreak/>
        <w:t xml:space="preserve">change of moles of </w:t>
      </w:r>
      <w:r w:rsidR="00FF791E">
        <w:t>CH</w:t>
      </w:r>
      <w:r w:rsidR="00FF791E" w:rsidRPr="00426AE6">
        <w:rPr>
          <w:vertAlign w:val="subscript"/>
        </w:rPr>
        <w:t>4</w:t>
      </w:r>
      <w:r w:rsidRPr="00127FDE">
        <w:t xml:space="preserve"> over time. Methane </w:t>
      </w:r>
      <w:r w:rsidR="000C2854">
        <w:t xml:space="preserve">potential </w:t>
      </w:r>
      <w:r w:rsidRPr="00127FDE">
        <w:t xml:space="preserve">production rates were expressed either normalized to sediment volume, sediment dry mass, or mass of sediment organic matter. </w:t>
      </w:r>
      <w:r w:rsidR="00FC3225">
        <w:t xml:space="preserve">Details of calculations are available at the Center for Open Science Open Science Framework </w:t>
      </w:r>
      <w:r w:rsidR="005F41B2">
        <w:t xml:space="preserve">(OSF) </w:t>
      </w:r>
      <w:r w:rsidR="00FC3225">
        <w:t>project page (</w:t>
      </w:r>
      <w:r w:rsidR="00FC3225" w:rsidRPr="00FC3225">
        <w:t>https://osf.io/59hnj/</w:t>
      </w:r>
      <w:r w:rsidR="00FC3225">
        <w:t>).</w:t>
      </w:r>
    </w:p>
    <w:p w14:paraId="35C260AB" w14:textId="77777777" w:rsidR="007B28B2" w:rsidRDefault="007B28B2" w:rsidP="00A3148D">
      <w:pPr>
        <w:pStyle w:val="BodyText"/>
        <w:spacing w:before="0" w:after="0" w:line="480" w:lineRule="auto"/>
        <w:rPr>
          <w:rFonts w:ascii="Cambria Math" w:eastAsia="Cambria Math" w:hAnsi="Cambria Math" w:cs="Cambria Math"/>
          <w:b/>
          <w:bCs/>
          <w:i/>
          <w:iCs/>
          <w:color w:val="222222"/>
          <w:u w:color="222222"/>
          <w:shd w:val="clear" w:color="auto" w:fill="FFFFFF"/>
        </w:rPr>
      </w:pPr>
    </w:p>
    <w:p w14:paraId="73E9617A" w14:textId="090FC740" w:rsidR="00E43C3B" w:rsidRPr="00741CE5" w:rsidRDefault="00A4709E" w:rsidP="00A3148D">
      <w:pPr>
        <w:pStyle w:val="BodyText"/>
        <w:spacing w:before="0" w:after="0" w:line="480" w:lineRule="auto"/>
        <w:rPr>
          <w:rFonts w:ascii="Cambria Math" w:eastAsia="Cambria Math" w:hAnsi="Cambria Math" w:cs="Cambria Math"/>
          <w:b/>
          <w:bCs/>
          <w:i/>
          <w:iCs/>
          <w:color w:val="222222"/>
          <w:u w:color="222222"/>
          <w:shd w:val="clear" w:color="auto" w:fill="FFFFFF"/>
        </w:rPr>
      </w:pPr>
      <w:r w:rsidRPr="00127FDE">
        <w:rPr>
          <w:rFonts w:ascii="Cambria Math" w:eastAsia="Cambria Math" w:hAnsi="Cambria Math" w:cs="Cambria Math"/>
          <w:b/>
          <w:bCs/>
          <w:i/>
          <w:iCs/>
          <w:color w:val="222222"/>
          <w:u w:color="222222"/>
          <w:shd w:val="clear" w:color="auto" w:fill="FFFFFF"/>
        </w:rPr>
        <w:t>𝛿</w:t>
      </w:r>
      <w:r w:rsidRPr="00127FDE">
        <w:rPr>
          <w:b/>
          <w:bCs/>
          <w:i/>
          <w:iCs/>
          <w:vertAlign w:val="superscript"/>
        </w:rPr>
        <w:t xml:space="preserve"> 13</w:t>
      </w:r>
      <w:r w:rsidRPr="00127FDE">
        <w:rPr>
          <w:b/>
          <w:bCs/>
          <w:i/>
          <w:iCs/>
        </w:rPr>
        <w:t>C in CO</w:t>
      </w:r>
      <w:r w:rsidRPr="00127FDE">
        <w:rPr>
          <w:b/>
          <w:bCs/>
          <w:i/>
          <w:iCs/>
          <w:vertAlign w:val="subscript"/>
        </w:rPr>
        <w:t>2</w:t>
      </w:r>
      <w:r w:rsidRPr="00127FDE">
        <w:rPr>
          <w:b/>
          <w:bCs/>
          <w:i/>
          <w:iCs/>
        </w:rPr>
        <w:t xml:space="preserve"> and CH</w:t>
      </w:r>
      <w:r w:rsidRPr="00127FDE">
        <w:rPr>
          <w:b/>
          <w:bCs/>
          <w:i/>
          <w:iCs/>
          <w:vertAlign w:val="subscript"/>
        </w:rPr>
        <w:t>4</w:t>
      </w:r>
      <w:r w:rsidRPr="00127FDE">
        <w:rPr>
          <w:b/>
          <w:bCs/>
          <w:i/>
          <w:iCs/>
        </w:rPr>
        <w:t xml:space="preserve"> – </w:t>
      </w:r>
      <w:r w:rsidR="00FF791E">
        <w:rPr>
          <w:b/>
          <w:bCs/>
          <w:i/>
          <w:iCs/>
        </w:rPr>
        <w:t>CH</w:t>
      </w:r>
      <w:r w:rsidR="00FF791E" w:rsidRPr="00426AE6">
        <w:rPr>
          <w:b/>
          <w:bCs/>
          <w:i/>
          <w:iCs/>
          <w:vertAlign w:val="subscript"/>
        </w:rPr>
        <w:t>4</w:t>
      </w:r>
      <w:r w:rsidRPr="00127FDE">
        <w:rPr>
          <w:b/>
          <w:bCs/>
          <w:i/>
          <w:iCs/>
        </w:rPr>
        <w:t xml:space="preserve"> production pathway.</w:t>
      </w:r>
      <w:r w:rsidRPr="00127FDE">
        <w:t xml:space="preserve"> Stable isotope ratios of carbon (</w:t>
      </w:r>
      <w:r w:rsidRPr="00127FDE">
        <w:rPr>
          <w:rFonts w:ascii="Cambria Math" w:eastAsia="Cambria Math" w:hAnsi="Cambria Math" w:cs="Cambria Math"/>
          <w:color w:val="222222"/>
          <w:u w:color="222222"/>
          <w:shd w:val="clear" w:color="auto" w:fill="FFFFFF"/>
        </w:rPr>
        <w:t>𝛿</w:t>
      </w:r>
      <w:r w:rsidRPr="00127FDE">
        <w:rPr>
          <w:vertAlign w:val="superscript"/>
        </w:rPr>
        <w:t>13</w:t>
      </w:r>
      <w:r w:rsidRPr="00127FDE">
        <w:t>C) in CO</w:t>
      </w:r>
      <w:r w:rsidRPr="00127FDE">
        <w:rPr>
          <w:vertAlign w:val="subscript"/>
        </w:rPr>
        <w:t>2</w:t>
      </w:r>
      <w:r w:rsidRPr="00127FDE">
        <w:t xml:space="preserve"> and CH</w:t>
      </w:r>
      <w:r w:rsidRPr="00127FDE">
        <w:rPr>
          <w:vertAlign w:val="subscript"/>
        </w:rPr>
        <w:t>4</w:t>
      </w:r>
      <w:r w:rsidRPr="00127FDE">
        <w:t xml:space="preserve"> were measured from gas sampled on the last day (day 9) of a subset of the </w:t>
      </w:r>
      <w:r w:rsidR="00306D28" w:rsidRPr="00093EBC">
        <w:t>CH</w:t>
      </w:r>
      <w:r w:rsidR="00306D28" w:rsidRPr="00093EBC">
        <w:rPr>
          <w:vertAlign w:val="subscript"/>
        </w:rPr>
        <w:t>4</w:t>
      </w:r>
      <w:r w:rsidR="00306D28">
        <w:t xml:space="preserve"> production assays</w:t>
      </w:r>
      <w:r w:rsidR="00306D28" w:rsidRPr="00127FDE">
        <w:t xml:space="preserve"> </w:t>
      </w:r>
      <w:r w:rsidRPr="00127FDE">
        <w:t xml:space="preserve">to discern between dominant </w:t>
      </w:r>
      <w:r w:rsidR="009D330B">
        <w:t>CH</w:t>
      </w:r>
      <w:r w:rsidR="009D330B">
        <w:rPr>
          <w:vertAlign w:val="subscript"/>
        </w:rPr>
        <w:t>4</w:t>
      </w:r>
      <w:r w:rsidR="009D330B" w:rsidRPr="00127FDE">
        <w:t xml:space="preserve"> </w:t>
      </w:r>
      <w:r w:rsidRPr="00127FDE">
        <w:t xml:space="preserve">production pathways. Analysis was carried out at the UC Davis Stable Isotope Facility. </w:t>
      </w:r>
      <w:r w:rsidRPr="00127FDE">
        <w:rPr>
          <w:vertAlign w:val="superscript"/>
        </w:rPr>
        <w:t>13</w:t>
      </w:r>
      <w:r w:rsidRPr="00127FDE">
        <w:t>C – CO</w:t>
      </w:r>
      <w:r w:rsidRPr="00127FDE">
        <w:rPr>
          <w:vertAlign w:val="subscript"/>
        </w:rPr>
        <w:t>2</w:t>
      </w:r>
      <w:r w:rsidRPr="00127FDE">
        <w:t xml:space="preserve"> was measured on a </w:t>
      </w:r>
      <w:proofErr w:type="spellStart"/>
      <w:r w:rsidRPr="00127FDE">
        <w:t>ThermoScientific</w:t>
      </w:r>
      <w:proofErr w:type="spellEnd"/>
      <w:r w:rsidRPr="00127FDE">
        <w:t xml:space="preserve"> </w:t>
      </w:r>
      <w:proofErr w:type="spellStart"/>
      <w:r w:rsidRPr="00127FDE">
        <w:t>GasBench</w:t>
      </w:r>
      <w:proofErr w:type="spellEnd"/>
      <w:r w:rsidRPr="00127FDE">
        <w:t xml:space="preserve"> system interfaced to a </w:t>
      </w:r>
      <w:proofErr w:type="spellStart"/>
      <w:r w:rsidRPr="00127FDE">
        <w:t>ThermoScientific</w:t>
      </w:r>
      <w:proofErr w:type="spellEnd"/>
      <w:r w:rsidRPr="00127FDE">
        <w:t xml:space="preserve"> Delta V Plus isotope ratio mass spectrometer (IRMS) (</w:t>
      </w:r>
      <w:proofErr w:type="spellStart"/>
      <w:r w:rsidRPr="00127FDE">
        <w:t>ThermoScientific</w:t>
      </w:r>
      <w:proofErr w:type="spellEnd"/>
      <w:r w:rsidRPr="00127FDE">
        <w:t xml:space="preserve">, Bremen, Germany), and </w:t>
      </w:r>
      <w:r w:rsidRPr="00127FDE">
        <w:rPr>
          <w:rFonts w:ascii="Cambria Math" w:eastAsia="Cambria Math" w:hAnsi="Cambria Math" w:cs="Cambria Math"/>
          <w:color w:val="222222"/>
          <w:u w:color="222222"/>
          <w:shd w:val="clear" w:color="auto" w:fill="FFFFFF"/>
        </w:rPr>
        <w:t>𝛿</w:t>
      </w:r>
      <w:r w:rsidRPr="00127FDE">
        <w:rPr>
          <w:vertAlign w:val="superscript"/>
        </w:rPr>
        <w:t>13</w:t>
      </w:r>
      <w:r w:rsidRPr="00127FDE">
        <w:t>C – CH</w:t>
      </w:r>
      <w:r w:rsidRPr="00127FDE">
        <w:rPr>
          <w:vertAlign w:val="subscript"/>
        </w:rPr>
        <w:t xml:space="preserve">4 </w:t>
      </w:r>
      <w:r w:rsidRPr="00127FDE">
        <w:t xml:space="preserve">was measured on a </w:t>
      </w:r>
      <w:proofErr w:type="spellStart"/>
      <w:r w:rsidRPr="00127FDE">
        <w:t>ThermoScientific</w:t>
      </w:r>
      <w:proofErr w:type="spellEnd"/>
      <w:r w:rsidRPr="00127FDE">
        <w:t xml:space="preserve"> </w:t>
      </w:r>
      <w:proofErr w:type="spellStart"/>
      <w:r w:rsidRPr="00127FDE">
        <w:t>Precon</w:t>
      </w:r>
      <w:proofErr w:type="spellEnd"/>
      <w:r w:rsidRPr="00127FDE">
        <w:t xml:space="preserve"> concentration unit system interfaced to a </w:t>
      </w:r>
      <w:proofErr w:type="spellStart"/>
      <w:r w:rsidRPr="00127FDE">
        <w:t>ThermoScientific</w:t>
      </w:r>
      <w:proofErr w:type="spellEnd"/>
      <w:r w:rsidRPr="00127FDE">
        <w:t xml:space="preserve"> Delta V Plus IRMS (</w:t>
      </w:r>
      <w:proofErr w:type="spellStart"/>
      <w:r w:rsidRPr="00127FDE">
        <w:t>Therm</w:t>
      </w:r>
      <w:r w:rsidR="00A3148D">
        <w:t>oScientific</w:t>
      </w:r>
      <w:proofErr w:type="spellEnd"/>
      <w:r w:rsidR="00A3148D">
        <w:t xml:space="preserve">, Bremen, Germany). </w:t>
      </w:r>
    </w:p>
    <w:p w14:paraId="46396C53" w14:textId="74CF4A82" w:rsidR="00E43C3B" w:rsidRPr="00E72449" w:rsidRDefault="00A4709E" w:rsidP="00A3148D">
      <w:pPr>
        <w:pStyle w:val="BodyText"/>
        <w:spacing w:before="0" w:after="0" w:line="480" w:lineRule="auto"/>
        <w:ind w:firstLine="720"/>
      </w:pPr>
      <w:r w:rsidRPr="00E72449">
        <w:t>The apparent fractionation factor (α</w:t>
      </w:r>
      <w:r w:rsidRPr="00E72449">
        <w:rPr>
          <w:vertAlign w:val="subscript"/>
        </w:rPr>
        <w:t>C</w:t>
      </w:r>
      <w:r w:rsidRPr="00E72449">
        <w:t xml:space="preserve">) of </w:t>
      </w:r>
      <w:r w:rsidRPr="00E72449">
        <w:rPr>
          <w:rFonts w:ascii="Cambria Math" w:eastAsia="Cambria Math" w:hAnsi="Cambria Math" w:cs="Cambria Math"/>
          <w:color w:val="222222"/>
          <w:u w:color="222222"/>
          <w:shd w:val="clear" w:color="auto" w:fill="FFFFFF"/>
        </w:rPr>
        <w:t>𝛿</w:t>
      </w:r>
      <w:r w:rsidRPr="00E72449">
        <w:rPr>
          <w:b/>
          <w:bCs/>
          <w:color w:val="222222"/>
          <w:u w:color="222222"/>
          <w:shd w:val="clear" w:color="auto" w:fill="FFFFFF"/>
        </w:rPr>
        <w:t xml:space="preserve"> </w:t>
      </w:r>
      <w:r w:rsidRPr="00E72449">
        <w:rPr>
          <w:vertAlign w:val="superscript"/>
        </w:rPr>
        <w:t>13</w:t>
      </w:r>
      <w:r w:rsidRPr="00E72449">
        <w:t>C in CO</w:t>
      </w:r>
      <w:r w:rsidRPr="00E72449">
        <w:rPr>
          <w:vertAlign w:val="subscript"/>
        </w:rPr>
        <w:t>2</w:t>
      </w:r>
      <w:r w:rsidRPr="00E72449">
        <w:t xml:space="preserve"> and CH</w:t>
      </w:r>
      <w:r w:rsidRPr="00E72449">
        <w:rPr>
          <w:vertAlign w:val="subscript"/>
        </w:rPr>
        <w:t>4</w:t>
      </w:r>
      <w:r w:rsidRPr="00E72449">
        <w:t xml:space="preserve"> was used to estimate the dominant methanogenesis pathway (</w:t>
      </w:r>
      <w:proofErr w:type="spellStart"/>
      <w:r w:rsidRPr="00E72449">
        <w:t>Whiticar</w:t>
      </w:r>
      <w:proofErr w:type="spellEnd"/>
      <w:r w:rsidRPr="00E72449">
        <w:t xml:space="preserve"> et al. 1986; Conrad 2005)</w:t>
      </w:r>
      <w:r w:rsidR="00306D28">
        <w:t xml:space="preserve"> (Eq. 1)</w:t>
      </w:r>
      <w:r w:rsidRPr="00E72449">
        <w:t xml:space="preserve">: </w:t>
      </w:r>
    </w:p>
    <w:p w14:paraId="23FD786E" w14:textId="18C91EC5" w:rsidR="00E43C3B" w:rsidRPr="00E72449" w:rsidRDefault="002B142E" w:rsidP="001F2F33">
      <w:pPr>
        <w:pStyle w:val="BodyText"/>
        <w:spacing w:line="480" w:lineRule="auto"/>
        <w:jc w:val="right"/>
      </w:pPr>
      <m:oMath>
        <m:sSub>
          <m:sSubPr>
            <m:ctrlPr>
              <w:rPr>
                <w:rFonts w:ascii="Cambria Math" w:hAnsi="Cambria Math"/>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m:rPr>
                    <m:sty m:val="p"/>
                  </m:rPr>
                  <w:rPr>
                    <w:rFonts w:ascii="Cambria Math" w:hAnsi="Cambria Math"/>
                  </w:rPr>
                  <m:t>CO</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m:t>
            </m:r>
          </m:num>
          <m:den>
            <m:r>
              <w:rPr>
                <w:rFonts w:ascii="Cambria Math" w:hAnsi="Cambria Math"/>
              </w:rPr>
              <m:t>(δ</m:t>
            </m:r>
            <m:sSub>
              <m:sSubPr>
                <m:ctrlPr>
                  <w:rPr>
                    <w:rFonts w:ascii="Cambria Math" w:hAnsi="Cambria Math"/>
                  </w:rPr>
                </m:ctrlPr>
              </m:sSubPr>
              <m:e>
                <m:r>
                  <m:rPr>
                    <m:sty m:val="p"/>
                  </m:rPr>
                  <w:rPr>
                    <w:rFonts w:ascii="Cambria Math" w:hAnsi="Cambria Math"/>
                  </w:rPr>
                  <m:t>CH</m:t>
                </m:r>
              </m:e>
              <m:sub>
                <m:r>
                  <w:rPr>
                    <w:rFonts w:ascii="Cambria Math" w:hAnsi="Cambria Math"/>
                  </w:rPr>
                  <m:t>4</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m:t>
            </m:r>
          </m:den>
        </m:f>
      </m:oMath>
      <w:r w:rsidR="007A5A9B">
        <w:tab/>
      </w:r>
      <w:r w:rsidR="007A5A9B">
        <w:tab/>
      </w:r>
      <w:r w:rsidR="00306D28">
        <w:tab/>
      </w:r>
      <w:r w:rsidR="00306D28">
        <w:tab/>
      </w:r>
      <w:r w:rsidR="00306D28">
        <w:tab/>
      </w:r>
      <w:r w:rsidR="00306D28">
        <w:tab/>
        <w:t>Eq. 1</w:t>
      </w:r>
    </w:p>
    <w:p w14:paraId="4E01EA5A" w14:textId="77777777" w:rsidR="00E43C3B" w:rsidRPr="00E72449" w:rsidRDefault="00A4709E">
      <w:pPr>
        <w:pStyle w:val="BodyText"/>
        <w:spacing w:line="480" w:lineRule="auto"/>
      </w:pPr>
      <w:r w:rsidRPr="00E72449">
        <w:t xml:space="preserve">Apparent fractionation factor values greater than 1.065 indicate that hydrogenotrophic methanogenesis is the dominant pathway, while </w:t>
      </w:r>
      <w:r w:rsidRPr="00E72449">
        <w:rPr>
          <w:rFonts w:ascii="Symbol" w:hAnsi="Symbol"/>
        </w:rPr>
        <w:t></w:t>
      </w:r>
      <w:r w:rsidRPr="00E72449">
        <w:rPr>
          <w:vertAlign w:val="subscript"/>
        </w:rPr>
        <w:t>C</w:t>
      </w:r>
      <w:r w:rsidRPr="00E72449">
        <w:t xml:space="preserve"> &lt; 1.055 are indicative of acetoclastic methanogenesis (</w:t>
      </w:r>
      <w:proofErr w:type="spellStart"/>
      <w:r w:rsidRPr="00E72449">
        <w:t>Whiticar</w:t>
      </w:r>
      <w:proofErr w:type="spellEnd"/>
      <w:r w:rsidRPr="00E72449">
        <w:t xml:space="preserve"> et al. 1986; </w:t>
      </w:r>
      <w:proofErr w:type="spellStart"/>
      <w:r w:rsidRPr="00E72449">
        <w:t>Whiticar</w:t>
      </w:r>
      <w:proofErr w:type="spellEnd"/>
      <w:r w:rsidRPr="00E72449">
        <w:t xml:space="preserve"> et al. 1999; Conrad 2005).</w:t>
      </w:r>
    </w:p>
    <w:p w14:paraId="3A886918" w14:textId="12F4294C" w:rsidR="00E43C3B" w:rsidRPr="00520CE6" w:rsidRDefault="00A4709E">
      <w:pPr>
        <w:pStyle w:val="BodyText"/>
        <w:spacing w:line="480" w:lineRule="auto"/>
      </w:pPr>
      <w:r w:rsidRPr="00E72449">
        <w:rPr>
          <w:b/>
          <w:bCs/>
          <w:i/>
          <w:iCs/>
        </w:rPr>
        <w:t>Sediment characterization.</w:t>
      </w:r>
      <w:r w:rsidRPr="00E72449">
        <w:t xml:space="preserve"> Sediment was dried at 60˚C for 3 days or until constant weight, and the difference between the wet and dry sediment weight was used to determine water content. Dried sediment was ground with a ceramic mortar and pestle prior to all other analyses. Elemental analysis and stable isotope analysis (</w:t>
      </w:r>
      <w:r w:rsidRPr="00E72449">
        <w:rPr>
          <w:vertAlign w:val="superscript"/>
        </w:rPr>
        <w:t>13</w:t>
      </w:r>
      <w:r w:rsidRPr="00E72449">
        <w:t xml:space="preserve">C and </w:t>
      </w:r>
      <w:r w:rsidRPr="00E72449">
        <w:rPr>
          <w:vertAlign w:val="superscript"/>
        </w:rPr>
        <w:t>15</w:t>
      </w:r>
      <w:r w:rsidRPr="00E72449">
        <w:t xml:space="preserve">N) were conducted using an elemental </w:t>
      </w:r>
      <w:r w:rsidRPr="00E72449">
        <w:lastRenderedPageBreak/>
        <w:t xml:space="preserve">analyzer </w:t>
      </w:r>
      <w:r w:rsidR="008F05B0" w:rsidRPr="00E72449">
        <w:t>co</w:t>
      </w:r>
      <w:r w:rsidR="008F05B0">
        <w:t>upled</w:t>
      </w:r>
      <w:r w:rsidR="008F05B0" w:rsidRPr="00E72449">
        <w:t xml:space="preserve"> </w:t>
      </w:r>
      <w:r w:rsidRPr="00E72449">
        <w:t xml:space="preserve">to an isotope ratio mass spectrometer (EA-IRMS). </w:t>
      </w:r>
      <w:r w:rsidRPr="00127FDE">
        <w:t xml:space="preserve">Sediment </w:t>
      </w:r>
      <w:r w:rsidRPr="00520CE6">
        <w:t xml:space="preserve">was fumigated with hydrochloric acid prior to C and </w:t>
      </w:r>
      <w:r w:rsidRPr="00520CE6">
        <w:rPr>
          <w:vertAlign w:val="superscript"/>
        </w:rPr>
        <w:t>13</w:t>
      </w:r>
      <w:r w:rsidRPr="00520CE6">
        <w:t>C analysis to removed carbonates (Harris et al. 2001). Analysis with EA-IRMS was conducted at the UC Davis Stable Isotope Facility (</w:t>
      </w:r>
      <w:proofErr w:type="spellStart"/>
      <w:r w:rsidRPr="00520CE6">
        <w:rPr>
          <w:shd w:val="clear" w:color="auto" w:fill="FFFFFF"/>
        </w:rPr>
        <w:t>Elementar</w:t>
      </w:r>
      <w:proofErr w:type="spellEnd"/>
      <w:r w:rsidRPr="00520CE6">
        <w:rPr>
          <w:shd w:val="clear" w:color="auto" w:fill="FFFFFF"/>
        </w:rPr>
        <w:t xml:space="preserve"> </w:t>
      </w:r>
      <w:proofErr w:type="spellStart"/>
      <w:r w:rsidRPr="00520CE6">
        <w:rPr>
          <w:shd w:val="clear" w:color="auto" w:fill="FFFFFF"/>
        </w:rPr>
        <w:t>Vario</w:t>
      </w:r>
      <w:proofErr w:type="spellEnd"/>
      <w:r w:rsidRPr="00520CE6">
        <w:rPr>
          <w:shd w:val="clear" w:color="auto" w:fill="FFFFFF"/>
        </w:rPr>
        <w:t xml:space="preserve"> EL Cube, </w:t>
      </w:r>
      <w:proofErr w:type="spellStart"/>
      <w:r w:rsidRPr="00520CE6">
        <w:rPr>
          <w:shd w:val="clear" w:color="auto" w:fill="FFFFFF"/>
        </w:rPr>
        <w:t>Elementar</w:t>
      </w:r>
      <w:proofErr w:type="spellEnd"/>
      <w:r w:rsidRPr="00520CE6">
        <w:rPr>
          <w:shd w:val="clear" w:color="auto" w:fill="FFFFFF"/>
        </w:rPr>
        <w:t xml:space="preserve"> </w:t>
      </w:r>
      <w:proofErr w:type="spellStart"/>
      <w:r w:rsidRPr="00520CE6">
        <w:rPr>
          <w:shd w:val="clear" w:color="auto" w:fill="FFFFFF"/>
        </w:rPr>
        <w:t>Analysensysteme</w:t>
      </w:r>
      <w:proofErr w:type="spellEnd"/>
      <w:r w:rsidRPr="00520CE6">
        <w:rPr>
          <w:shd w:val="clear" w:color="auto" w:fill="FFFFFF"/>
        </w:rPr>
        <w:t xml:space="preserve"> GmbH, Hanau, Germany interfaced to a PDZ Europa 20-20 isotope ratio mass spectrometer, </w:t>
      </w:r>
      <w:proofErr w:type="spellStart"/>
      <w:r w:rsidRPr="00520CE6">
        <w:rPr>
          <w:shd w:val="clear" w:color="auto" w:fill="FFFFFF"/>
        </w:rPr>
        <w:t>Sercon</w:t>
      </w:r>
      <w:proofErr w:type="spellEnd"/>
      <w:r w:rsidRPr="00520CE6">
        <w:rPr>
          <w:shd w:val="clear" w:color="auto" w:fill="FFFFFF"/>
        </w:rPr>
        <w:t xml:space="preserve"> Ltd., Cheshire, UK)</w:t>
      </w:r>
      <w:r w:rsidRPr="00520CE6">
        <w:t xml:space="preserve"> or the Stable Isotope Geochemistry Lab in the Department of Geology in the University of Cincinnati (</w:t>
      </w:r>
      <w:proofErr w:type="spellStart"/>
      <w:r w:rsidRPr="00520CE6">
        <w:t>Costech</w:t>
      </w:r>
      <w:proofErr w:type="spellEnd"/>
      <w:r w:rsidRPr="00520CE6">
        <w:t xml:space="preserve"> Instruments Elemental Analyzer periphery interfaced to a </w:t>
      </w:r>
      <w:proofErr w:type="spellStart"/>
      <w:r w:rsidRPr="00520CE6">
        <w:t>Thermo</w:t>
      </w:r>
      <w:proofErr w:type="spellEnd"/>
      <w:r w:rsidRPr="00520CE6">
        <w:t xml:space="preserve"> Scientific Delta V Advantage Isotope Ratio Mass Spectrometer). An analytical </w:t>
      </w:r>
      <w:proofErr w:type="spellStart"/>
      <w:r w:rsidRPr="00520CE6">
        <w:t>intercomparison</w:t>
      </w:r>
      <w:proofErr w:type="spellEnd"/>
      <w:r w:rsidRPr="00520CE6">
        <w:t xml:space="preserve"> between laboratories verified that the different instruments used gave consistent elemental and isotopic results. Density was calculated from the </w:t>
      </w:r>
      <w:r w:rsidR="002A5FD6">
        <w:t>wet</w:t>
      </w:r>
      <w:r w:rsidR="007A5A9B">
        <w:t xml:space="preserve"> </w:t>
      </w:r>
      <w:r w:rsidRPr="00520CE6">
        <w:t xml:space="preserve">weight of a known volume of sediment. Organic matter content was calculated by determining weight loss after ignition (550˚C, 4 hours). Elemental and isotopic composition of sediment was used to determine the proportion of </w:t>
      </w:r>
      <w:proofErr w:type="spellStart"/>
      <w:r w:rsidR="006275BB">
        <w:t>OM</w:t>
      </w:r>
      <w:r w:rsidR="006275BB" w:rsidRPr="00D269B1">
        <w:rPr>
          <w:vertAlign w:val="subscript"/>
        </w:rPr>
        <w:t>aq</w:t>
      </w:r>
      <w:proofErr w:type="spellEnd"/>
      <w:r w:rsidR="002E312C" w:rsidRPr="00520CE6">
        <w:t xml:space="preserve"> </w:t>
      </w:r>
      <w:r w:rsidRPr="00520CE6">
        <w:t xml:space="preserve">and </w:t>
      </w:r>
      <w:proofErr w:type="spellStart"/>
      <w:r w:rsidR="002E312C">
        <w:t>OM</w:t>
      </w:r>
      <w:r w:rsidR="002E312C" w:rsidRPr="003E502C">
        <w:rPr>
          <w:vertAlign w:val="subscript"/>
        </w:rPr>
        <w:t>terr</w:t>
      </w:r>
      <w:proofErr w:type="spellEnd"/>
      <w:r w:rsidRPr="00520CE6">
        <w:t xml:space="preserve"> (see </w:t>
      </w:r>
      <w:r w:rsidRPr="00520CE6">
        <w:rPr>
          <w:i/>
          <w:iCs/>
        </w:rPr>
        <w:t>Mixing model</w:t>
      </w:r>
      <w:r w:rsidRPr="00520CE6">
        <w:t>).</w:t>
      </w:r>
    </w:p>
    <w:p w14:paraId="1E3494DD" w14:textId="6C2DADD1" w:rsidR="00E43C3B" w:rsidRPr="00520CE6" w:rsidRDefault="00A4709E">
      <w:pPr>
        <w:pStyle w:val="BodyText"/>
        <w:spacing w:line="480" w:lineRule="auto"/>
      </w:pPr>
      <w:r w:rsidRPr="00520CE6">
        <w:rPr>
          <w:b/>
          <w:bCs/>
          <w:i/>
          <w:iCs/>
        </w:rPr>
        <w:t>Porewater analyses.</w:t>
      </w:r>
      <w:r w:rsidRPr="00520CE6">
        <w:t xml:space="preserve"> Porewater was extracted from a subsample of sediment </w:t>
      </w:r>
      <w:r w:rsidR="008F05B0">
        <w:t xml:space="preserve">cores </w:t>
      </w:r>
      <w:r w:rsidRPr="00520CE6">
        <w:t xml:space="preserve">for determination of volatile fatty acids (VFA), dissolved organic carbon (DOC), and for excitation emission matrix (EEMs) fluorescence. </w:t>
      </w:r>
      <w:r w:rsidR="009D330B">
        <w:t>Porewater was extracted</w:t>
      </w:r>
      <w:r w:rsidRPr="00520CE6">
        <w:t xml:space="preserve"> by centrifuging sediment in 50 mL </w:t>
      </w:r>
      <w:proofErr w:type="spellStart"/>
      <w:r w:rsidR="00942081">
        <w:t>polyproplyene</w:t>
      </w:r>
      <w:proofErr w:type="spellEnd"/>
      <w:r w:rsidR="00942081">
        <w:t xml:space="preserve"> centrifuge </w:t>
      </w:r>
      <w:r w:rsidRPr="00520CE6">
        <w:t xml:space="preserve">tubes at 7800 rpm. The porewater was filtered at 0.45 µm prior to measurement of optical absorbance and fluorescence using a scanning </w:t>
      </w:r>
      <w:proofErr w:type="spellStart"/>
      <w:r w:rsidRPr="00520CE6">
        <w:t>spectrofluorometer</w:t>
      </w:r>
      <w:proofErr w:type="spellEnd"/>
      <w:r w:rsidR="00437E13">
        <w:t xml:space="preserve"> (Horiba </w:t>
      </w:r>
      <w:proofErr w:type="spellStart"/>
      <w:r w:rsidR="00437E13">
        <w:t>Aqualog</w:t>
      </w:r>
      <w:proofErr w:type="spellEnd"/>
      <w:r w:rsidR="00437E13">
        <w:t xml:space="preserve"> UV-800)</w:t>
      </w:r>
      <w:r w:rsidRPr="00520CE6">
        <w:t xml:space="preserve">. The optical data were used to calculate the fluorescence index (FI), biological index (BIX), relative fluorescence efficiency (RFE), </w:t>
      </w:r>
      <w:r w:rsidR="00741CE5">
        <w:t xml:space="preserve">humification index (HIX), </w:t>
      </w:r>
      <w:r w:rsidRPr="00520CE6">
        <w:t>and the specific ultraviolet absorbance at 254 nm (SUVA</w:t>
      </w:r>
      <w:r w:rsidRPr="00520CE6">
        <w:rPr>
          <w:vertAlign w:val="subscript"/>
        </w:rPr>
        <w:t>254</w:t>
      </w:r>
      <w:r w:rsidRPr="00520CE6">
        <w:t xml:space="preserve">), </w:t>
      </w:r>
      <w:r w:rsidR="007A5A9B">
        <w:t xml:space="preserve">all of </w:t>
      </w:r>
      <w:r w:rsidRPr="00520CE6">
        <w:t>which provide information about the composition and source of dissolved organic matter. FI is calculated as the ratio of emission wavelengths 470 nm / 520 nm at excitation 370 (McKnight et al. 2001). BIX is the ratio of emission wavelengths 380 nm / 430 nm at excitation 310 nm (</w:t>
      </w:r>
      <w:proofErr w:type="spellStart"/>
      <w:r w:rsidRPr="00520CE6">
        <w:t>Huguet</w:t>
      </w:r>
      <w:proofErr w:type="spellEnd"/>
      <w:r w:rsidRPr="00520CE6">
        <w:t xml:space="preserve"> et al. 2009). RFE is the </w:t>
      </w:r>
      <w:r w:rsidRPr="00520CE6">
        <w:lastRenderedPageBreak/>
        <w:t xml:space="preserve">ratio of fluorescence at excitation 370 nm and emission 460 nm to the absorbance at 370 nm (Downing et al. 2009). </w:t>
      </w:r>
      <w:commentRangeStart w:id="8"/>
      <w:r w:rsidR="00E65775">
        <w:t xml:space="preserve">HIX is </w:t>
      </w:r>
      <w:r w:rsidR="00A323AE">
        <w:t xml:space="preserve">defined as </w:t>
      </w:r>
      <w:r w:rsidR="00E65775">
        <w:t xml:space="preserve">the area </w:t>
      </w:r>
      <w:r w:rsidR="00882496">
        <w:t xml:space="preserve">under the emission spectra </w:t>
      </w:r>
      <w:commentRangeEnd w:id="8"/>
      <w:r w:rsidR="005575A6">
        <w:rPr>
          <w:rStyle w:val="CommentReference"/>
          <w:rFonts w:cs="Times New Roman"/>
          <w:color w:val="auto"/>
        </w:rPr>
        <w:commentReference w:id="8"/>
      </w:r>
      <w:r w:rsidR="00882496">
        <w:t xml:space="preserve">between 435-480 nm divided by the sum of the peak area at 300-345 nm and 435-480 nm at excitation 254 nm (Ohno 2002). </w:t>
      </w:r>
      <w:r w:rsidR="00DE3AE3">
        <w:t xml:space="preserve">Practically, </w:t>
      </w:r>
      <w:r w:rsidR="00C679B2">
        <w:t xml:space="preserve">due to lack of available excitation emission pairs at every wavelength combination, </w:t>
      </w:r>
      <w:r w:rsidR="00DE3AE3">
        <w:t>we used a slight modifi</w:t>
      </w:r>
      <w:r w:rsidR="00C679B2">
        <w:t xml:space="preserve">cation of the HIX calculation with all values within 2 nm of the published method (Ohno 2002). </w:t>
      </w:r>
      <w:r w:rsidRPr="00520CE6">
        <w:t>SUVA</w:t>
      </w:r>
      <w:r w:rsidRPr="00520CE6">
        <w:rPr>
          <w:vertAlign w:val="subscript"/>
        </w:rPr>
        <w:t>254</w:t>
      </w:r>
      <w:r w:rsidRPr="00520CE6">
        <w:t xml:space="preserve"> is the absorbance at 254 nm divided by DOC concentration (</w:t>
      </w:r>
      <w:proofErr w:type="spellStart"/>
      <w:r w:rsidRPr="00520CE6">
        <w:t>Weishaar</w:t>
      </w:r>
      <w:proofErr w:type="spellEnd"/>
      <w:r w:rsidRPr="00520CE6">
        <w:t xml:space="preserve"> et al. 2003). A summary of these and other optical properties is described by Hansen et al (2016). </w:t>
      </w:r>
    </w:p>
    <w:p w14:paraId="623F9F46" w14:textId="02998E43" w:rsidR="00E43C3B" w:rsidRPr="00954D11" w:rsidRDefault="00A4709E">
      <w:pPr>
        <w:pStyle w:val="Body"/>
        <w:spacing w:line="480" w:lineRule="auto"/>
        <w:rPr>
          <w:rFonts w:ascii="Times New Roman" w:eastAsia="Times New Roman" w:hAnsi="Times New Roman" w:cs="Times New Roman"/>
          <w:lang w:val="en-US"/>
        </w:rPr>
      </w:pPr>
      <w:r w:rsidRPr="00954D11">
        <w:rPr>
          <w:rFonts w:ascii="Times New Roman" w:hAnsi="Times New Roman"/>
          <w:b/>
          <w:bCs/>
          <w:i/>
          <w:iCs/>
          <w:lang w:val="en-US"/>
        </w:rPr>
        <w:t xml:space="preserve">Sediment traps. </w:t>
      </w:r>
      <w:r w:rsidRPr="00520CE6">
        <w:rPr>
          <w:rFonts w:ascii="Times New Roman" w:hAnsi="Times New Roman"/>
          <w:lang w:val="en-US"/>
        </w:rPr>
        <w:t>Sediment traps were deployed at 3 of the 15 sampling sites</w:t>
      </w:r>
      <w:r w:rsidR="00737182">
        <w:rPr>
          <w:rFonts w:ascii="Times New Roman" w:hAnsi="Times New Roman"/>
          <w:lang w:val="en-US"/>
        </w:rPr>
        <w:t xml:space="preserve"> (one per reservoir zone</w:t>
      </w:r>
      <w:r w:rsidR="009D008D">
        <w:rPr>
          <w:rFonts w:ascii="Times New Roman" w:hAnsi="Times New Roman"/>
          <w:lang w:val="en-US"/>
        </w:rPr>
        <w:t>, Fig</w:t>
      </w:r>
      <w:r w:rsidR="00463BA8">
        <w:rPr>
          <w:rFonts w:ascii="Times New Roman" w:hAnsi="Times New Roman"/>
          <w:lang w:val="en-US"/>
        </w:rPr>
        <w:t>.</w:t>
      </w:r>
      <w:r w:rsidR="009D008D">
        <w:rPr>
          <w:rFonts w:ascii="Times New Roman" w:hAnsi="Times New Roman"/>
          <w:lang w:val="en-US"/>
        </w:rPr>
        <w:t xml:space="preserve"> 1</w:t>
      </w:r>
      <w:r w:rsidR="00737182">
        <w:rPr>
          <w:rFonts w:ascii="Times New Roman" w:hAnsi="Times New Roman"/>
          <w:lang w:val="en-US"/>
        </w:rPr>
        <w:t xml:space="preserve">) </w:t>
      </w:r>
      <w:r w:rsidR="00A3148D">
        <w:rPr>
          <w:rFonts w:ascii="Times New Roman" w:hAnsi="Times New Roman"/>
          <w:lang w:val="en-US"/>
        </w:rPr>
        <w:t xml:space="preserve">to determine sedimentation rates and composition of </w:t>
      </w:r>
      <w:r w:rsidR="002D7F0F">
        <w:rPr>
          <w:rFonts w:ascii="Times New Roman" w:hAnsi="Times New Roman"/>
          <w:lang w:val="en-US"/>
        </w:rPr>
        <w:t xml:space="preserve">the </w:t>
      </w:r>
      <w:r w:rsidR="00087E22">
        <w:rPr>
          <w:rFonts w:ascii="Times New Roman" w:hAnsi="Times New Roman"/>
          <w:lang w:val="en-US"/>
        </w:rPr>
        <w:t xml:space="preserve">water column </w:t>
      </w:r>
      <w:r w:rsidR="00737182">
        <w:rPr>
          <w:rFonts w:ascii="Times New Roman" w:hAnsi="Times New Roman"/>
          <w:lang w:val="en-US"/>
        </w:rPr>
        <w:t>particulate</w:t>
      </w:r>
      <w:r w:rsidR="009D008D">
        <w:rPr>
          <w:rFonts w:ascii="Times New Roman" w:hAnsi="Times New Roman"/>
          <w:lang w:val="en-US"/>
        </w:rPr>
        <w:t>s</w:t>
      </w:r>
      <w:r w:rsidRPr="00127FDE">
        <w:rPr>
          <w:rFonts w:ascii="Times New Roman" w:hAnsi="Times New Roman"/>
          <w:lang w:val="en-US"/>
        </w:rPr>
        <w:t>. Sediment traps were deployed for seven weeks during the summer of 2016</w:t>
      </w:r>
      <w:r w:rsidR="00737182">
        <w:rPr>
          <w:rFonts w:ascii="Times New Roman" w:hAnsi="Times New Roman"/>
          <w:lang w:val="en-US"/>
        </w:rPr>
        <w:t>, with the initial deployment in early June</w:t>
      </w:r>
      <w:r w:rsidRPr="00127FDE">
        <w:rPr>
          <w:rFonts w:ascii="Times New Roman" w:hAnsi="Times New Roman"/>
          <w:lang w:val="en-US"/>
        </w:rPr>
        <w:t xml:space="preserve"> 2016. Traps were constructed using </w:t>
      </w:r>
      <w:r w:rsidR="009D008D">
        <w:rPr>
          <w:rFonts w:ascii="Times New Roman" w:hAnsi="Times New Roman"/>
          <w:lang w:val="en-US"/>
        </w:rPr>
        <w:t>5 cm</w:t>
      </w:r>
      <w:r w:rsidRPr="00127FDE">
        <w:rPr>
          <w:rFonts w:ascii="Times New Roman" w:hAnsi="Times New Roman"/>
          <w:lang w:val="en-US"/>
        </w:rPr>
        <w:t xml:space="preserve"> PVC pipe</w:t>
      </w:r>
      <w:r w:rsidR="00DD514F">
        <w:rPr>
          <w:rFonts w:ascii="Times New Roman" w:hAnsi="Times New Roman"/>
          <w:lang w:val="en-US"/>
        </w:rPr>
        <w:t xml:space="preserve">, were capped at the bottom, had </w:t>
      </w:r>
      <w:r w:rsidRPr="00127FDE">
        <w:rPr>
          <w:rFonts w:ascii="Times New Roman" w:hAnsi="Times New Roman"/>
          <w:lang w:val="en-US"/>
        </w:rPr>
        <w:t>a height to diameter ratio of 5:1 (</w:t>
      </w:r>
      <w:proofErr w:type="spellStart"/>
      <w:r w:rsidRPr="00127FDE">
        <w:rPr>
          <w:rFonts w:ascii="Times New Roman" w:hAnsi="Times New Roman"/>
          <w:lang w:val="en-US"/>
        </w:rPr>
        <w:t>Bloesch</w:t>
      </w:r>
      <w:proofErr w:type="spellEnd"/>
      <w:r w:rsidRPr="00127FDE">
        <w:rPr>
          <w:rFonts w:ascii="Times New Roman" w:hAnsi="Times New Roman"/>
          <w:lang w:val="en-US"/>
        </w:rPr>
        <w:t xml:space="preserve"> &amp; Burns 1980), and were deployed 2 m from the sediment surface for the transitional and lacustrine sites, and 1.5 m above the sediment for the riverine site due to the shallow water depth at this location. Preservatives to prevent degradation of the material in the sediment traps were not used, but traps were sampled weekly to minimize OM decomposition. During trap sampling, samples were stored on ice or at 4˚C in the dark until filtered (within 24 hours). If necessary, the tubes were scrubbed with a brush before redeployment of the trap. Sedimentation rates were determined by calculating the total solids (TS) per sediment trap area, and dividing by the number of days the trap was deployed. Organic matter, chlorophyll </w:t>
      </w:r>
      <w:r w:rsidRPr="00520CE6">
        <w:rPr>
          <w:rFonts w:ascii="Times New Roman" w:hAnsi="Times New Roman"/>
          <w:i/>
          <w:iCs/>
          <w:lang w:val="en-US"/>
        </w:rPr>
        <w:t>a</w:t>
      </w:r>
      <w:r w:rsidRPr="00520CE6">
        <w:rPr>
          <w:rFonts w:ascii="Times New Roman" w:hAnsi="Times New Roman"/>
          <w:lang w:val="en-US"/>
        </w:rPr>
        <w:t>, elemental composition (C, N) and stable isotope composition (</w:t>
      </w:r>
      <w:r w:rsidRPr="00954D11">
        <w:rPr>
          <w:rFonts w:ascii="Times New Roman" w:hAnsi="Times New Roman"/>
          <w:vertAlign w:val="superscript"/>
          <w:lang w:val="en-US"/>
        </w:rPr>
        <w:t>13</w:t>
      </w:r>
      <w:r w:rsidRPr="00520CE6">
        <w:rPr>
          <w:rFonts w:ascii="Times New Roman" w:hAnsi="Times New Roman"/>
          <w:lang w:val="en-US"/>
        </w:rPr>
        <w:t xml:space="preserve">C and </w:t>
      </w:r>
      <w:r w:rsidRPr="00954D11">
        <w:rPr>
          <w:rFonts w:ascii="Times New Roman" w:hAnsi="Times New Roman"/>
          <w:vertAlign w:val="superscript"/>
          <w:lang w:val="en-US"/>
        </w:rPr>
        <w:t>15</w:t>
      </w:r>
      <w:r w:rsidRPr="00520CE6">
        <w:rPr>
          <w:rFonts w:ascii="Times New Roman" w:hAnsi="Times New Roman"/>
          <w:lang w:val="en-US"/>
        </w:rPr>
        <w:t>N) for a subset of the samples were measured to evaluate the composition of the sediment trap material</w:t>
      </w:r>
      <w:r w:rsidR="007A5A9B">
        <w:rPr>
          <w:rFonts w:ascii="Times New Roman" w:hAnsi="Times New Roman"/>
          <w:lang w:val="en-US"/>
        </w:rPr>
        <w:t>,</w:t>
      </w:r>
      <w:r w:rsidRPr="00520CE6">
        <w:rPr>
          <w:rFonts w:ascii="Times New Roman" w:hAnsi="Times New Roman"/>
          <w:lang w:val="en-US"/>
        </w:rPr>
        <w:t xml:space="preserve"> using the methods </w:t>
      </w:r>
      <w:r w:rsidRPr="00954D11">
        <w:rPr>
          <w:rFonts w:ascii="Times New Roman" w:hAnsi="Times New Roman"/>
          <w:lang w:val="en-US"/>
        </w:rPr>
        <w:t>described</w:t>
      </w:r>
      <w:r w:rsidRPr="00127FDE">
        <w:rPr>
          <w:rFonts w:ascii="Times New Roman" w:hAnsi="Times New Roman"/>
          <w:lang w:val="en-US"/>
        </w:rPr>
        <w:t xml:space="preserve"> abov</w:t>
      </w:r>
      <w:r w:rsidRPr="00520CE6">
        <w:rPr>
          <w:rFonts w:ascii="Times New Roman" w:hAnsi="Times New Roman"/>
          <w:lang w:val="en-US"/>
        </w:rPr>
        <w:t>e</w:t>
      </w:r>
      <w:r w:rsidRPr="00954D11">
        <w:rPr>
          <w:rFonts w:ascii="Times New Roman" w:hAnsi="Times New Roman"/>
          <w:lang w:val="en-US"/>
        </w:rPr>
        <w:t xml:space="preserve">. </w:t>
      </w:r>
    </w:p>
    <w:p w14:paraId="3DCE3B16" w14:textId="77777777" w:rsidR="00E43C3B" w:rsidRPr="00520CE6" w:rsidRDefault="00A4709E">
      <w:pPr>
        <w:pStyle w:val="BodyText"/>
        <w:spacing w:line="480" w:lineRule="auto"/>
      </w:pPr>
      <w:r w:rsidRPr="00520CE6">
        <w:rPr>
          <w:b/>
          <w:bCs/>
          <w:i/>
          <w:iCs/>
        </w:rPr>
        <w:lastRenderedPageBreak/>
        <w:t>DNA extraction.</w:t>
      </w:r>
      <w:r w:rsidRPr="00520CE6">
        <w:t xml:space="preserve"> DNA was extracted from ~500 mg (wet weight) of sediment from each core using a </w:t>
      </w:r>
      <w:proofErr w:type="spellStart"/>
      <w:r w:rsidRPr="00520CE6">
        <w:t>MoBio</w:t>
      </w:r>
      <w:proofErr w:type="spellEnd"/>
      <w:r w:rsidRPr="00520CE6">
        <w:t xml:space="preserve"> </w:t>
      </w:r>
      <w:proofErr w:type="spellStart"/>
      <w:r w:rsidRPr="00520CE6">
        <w:t>PowerSoil</w:t>
      </w:r>
      <w:proofErr w:type="spellEnd"/>
      <w:r w:rsidRPr="00520CE6">
        <w:t xml:space="preserve"> ® DNA Isolation Kit (</w:t>
      </w:r>
      <w:proofErr w:type="spellStart"/>
      <w:r w:rsidRPr="00520CE6">
        <w:t>MoBio</w:t>
      </w:r>
      <w:proofErr w:type="spellEnd"/>
      <w:r w:rsidRPr="00520CE6">
        <w:t xml:space="preserve">, Carlsbad, CA, U.S.A.) following the manufacturer’s protocol. DNA concentration was determined using a Qubit dsDNA HS Assay kit and a Qubit 3.0 Fluorometer (Invitrogen, Burlington, ON, Canada). DNA was used in </w:t>
      </w:r>
      <w:r w:rsidRPr="00520CE6">
        <w:rPr>
          <w:i/>
          <w:iCs/>
        </w:rPr>
        <w:t>Microbial community analysis</w:t>
      </w:r>
      <w:r w:rsidRPr="00520CE6">
        <w:t xml:space="preserve"> and </w:t>
      </w:r>
      <w:r w:rsidRPr="00520CE6">
        <w:rPr>
          <w:i/>
          <w:iCs/>
        </w:rPr>
        <w:t>qPCR</w:t>
      </w:r>
      <w:r w:rsidRPr="00520CE6">
        <w:t>.</w:t>
      </w:r>
    </w:p>
    <w:p w14:paraId="2BBDA218" w14:textId="77777777" w:rsidR="00E43C3B" w:rsidRPr="00520CE6" w:rsidRDefault="00A4709E">
      <w:pPr>
        <w:pStyle w:val="BodyText"/>
        <w:spacing w:line="480" w:lineRule="auto"/>
      </w:pPr>
      <w:r w:rsidRPr="00520CE6">
        <w:rPr>
          <w:b/>
          <w:bCs/>
          <w:i/>
          <w:iCs/>
        </w:rPr>
        <w:t>Microbial community analysis.</w:t>
      </w:r>
      <w:r w:rsidRPr="00520CE6">
        <w:t xml:space="preserve"> The V4 region of the 16S rRNA gene was amplified and sequenced using the paired-end Illumina </w:t>
      </w:r>
      <w:proofErr w:type="spellStart"/>
      <w:r w:rsidRPr="00520CE6">
        <w:t>MiSeq</w:t>
      </w:r>
      <w:proofErr w:type="spellEnd"/>
      <w:r w:rsidRPr="00520CE6">
        <w:t xml:space="preserve"> sequencing platform with the primers 515f and 806rB (</w:t>
      </w:r>
      <w:proofErr w:type="spellStart"/>
      <w:r w:rsidRPr="00520CE6">
        <w:t>Caporaso</w:t>
      </w:r>
      <w:proofErr w:type="spellEnd"/>
      <w:r w:rsidRPr="00520CE6">
        <w:t xml:space="preserve"> et al. 2012; </w:t>
      </w:r>
      <w:proofErr w:type="spellStart"/>
      <w:r w:rsidRPr="00520CE6">
        <w:t>Apprill</w:t>
      </w:r>
      <w:proofErr w:type="spellEnd"/>
      <w:r w:rsidRPr="00520CE6">
        <w:t xml:space="preserve"> et al. 2015). All sequencing was performed at the Center for Bioinformatics &amp; Functional Genomics at Miami University (Oxford, OH, USA). The resulting sequences were subjected to quality control, alignment to the SILVA (v128) database, chimera check, and classification of operational taxonomic units (OTUs) at a sequence identity of 97% using the </w:t>
      </w:r>
      <w:proofErr w:type="spellStart"/>
      <w:r w:rsidRPr="00520CE6">
        <w:t>mothur</w:t>
      </w:r>
      <w:proofErr w:type="spellEnd"/>
      <w:r w:rsidRPr="00520CE6">
        <w:t xml:space="preserve"> software (v1.39.5) (Schloss et al. 2009) following the </w:t>
      </w:r>
      <w:proofErr w:type="spellStart"/>
      <w:r w:rsidRPr="00520CE6">
        <w:t>MiSeq</w:t>
      </w:r>
      <w:proofErr w:type="spellEnd"/>
      <w:r w:rsidRPr="00520CE6">
        <w:t xml:space="preserve"> SOP protocol from </w:t>
      </w:r>
      <w:proofErr w:type="spellStart"/>
      <w:r w:rsidRPr="00520CE6">
        <w:t>Kozich</w:t>
      </w:r>
      <w:proofErr w:type="spellEnd"/>
      <w:r w:rsidRPr="00520CE6">
        <w:t xml:space="preserve"> et al. 2013 (accessed: 2/28/17). All sequences from two sediment cores (one from site 5 and one from site 7) were removed during quality control steps in </w:t>
      </w:r>
      <w:proofErr w:type="spellStart"/>
      <w:r w:rsidRPr="00520CE6">
        <w:t>mothur</w:t>
      </w:r>
      <w:proofErr w:type="spellEnd"/>
      <w:r w:rsidRPr="00520CE6">
        <w:t xml:space="preserve"> and were not included in the results. One OTU from an unclassified methanogen order with only one identified sequence was excluded from analysis. Figures for visualizing community data were generated using </w:t>
      </w:r>
      <w:proofErr w:type="spellStart"/>
      <w:r w:rsidRPr="00520CE6">
        <w:t>phyloseq</w:t>
      </w:r>
      <w:proofErr w:type="spellEnd"/>
      <w:r w:rsidRPr="00520CE6">
        <w:t xml:space="preserve"> v.1.20.0 (</w:t>
      </w:r>
      <w:proofErr w:type="spellStart"/>
      <w:r w:rsidRPr="00520CE6">
        <w:t>McMurdie</w:t>
      </w:r>
      <w:proofErr w:type="spellEnd"/>
      <w:r w:rsidRPr="00520CE6">
        <w:t xml:space="preserve"> &amp; Holmes 2013) and </w:t>
      </w:r>
      <w:proofErr w:type="spellStart"/>
      <w:r w:rsidRPr="00520CE6">
        <w:t>ampvis</w:t>
      </w:r>
      <w:proofErr w:type="spellEnd"/>
      <w:r w:rsidRPr="00520CE6">
        <w:t xml:space="preserve"> v.1.27.0. (Albertson et al 2015).</w:t>
      </w:r>
    </w:p>
    <w:p w14:paraId="25004A29" w14:textId="77777777" w:rsidR="00E43C3B" w:rsidRPr="00520CE6" w:rsidRDefault="00A4709E">
      <w:pPr>
        <w:pStyle w:val="BodyText"/>
        <w:spacing w:line="480" w:lineRule="auto"/>
      </w:pPr>
      <w:r w:rsidRPr="00520CE6">
        <w:rPr>
          <w:b/>
          <w:bCs/>
          <w:i/>
          <w:iCs/>
        </w:rPr>
        <w:t>qPCR.</w:t>
      </w:r>
      <w:r w:rsidRPr="00520CE6">
        <w:t xml:space="preserve"> Quantitative polymerase chain reactions (qPCR) were performed to determine the abundance of </w:t>
      </w:r>
      <w:proofErr w:type="spellStart"/>
      <w:r w:rsidRPr="00520CE6">
        <w:rPr>
          <w:i/>
          <w:iCs/>
        </w:rPr>
        <w:t>mcrA</w:t>
      </w:r>
      <w:proofErr w:type="spellEnd"/>
      <w:r w:rsidRPr="00520CE6">
        <w:t xml:space="preserve"> (a biomarker for methanogens), and archaeal 16S rRNA genes on a </w:t>
      </w:r>
      <w:proofErr w:type="spellStart"/>
      <w:r w:rsidRPr="00520CE6">
        <w:t>StepOne</w:t>
      </w:r>
      <w:proofErr w:type="spellEnd"/>
      <w:r w:rsidRPr="00520CE6">
        <w:t xml:space="preserve"> Plus ™ Real-Time PCR System. </w:t>
      </w:r>
      <w:proofErr w:type="spellStart"/>
      <w:r w:rsidRPr="00520CE6">
        <w:rPr>
          <w:i/>
          <w:iCs/>
        </w:rPr>
        <w:t>mcrA</w:t>
      </w:r>
      <w:proofErr w:type="spellEnd"/>
      <w:r w:rsidRPr="00520CE6">
        <w:t xml:space="preserve"> encodes a protein necessary for methanogenesis and has been widely used as a marker for methanogens (</w:t>
      </w:r>
      <w:proofErr w:type="spellStart"/>
      <w:r w:rsidRPr="00520CE6">
        <w:t>Luton</w:t>
      </w:r>
      <w:proofErr w:type="spellEnd"/>
      <w:r w:rsidRPr="00520CE6">
        <w:t xml:space="preserve"> et al. 2002). </w:t>
      </w:r>
      <w:proofErr w:type="spellStart"/>
      <w:r w:rsidRPr="00520CE6">
        <w:rPr>
          <w:i/>
          <w:iCs/>
        </w:rPr>
        <w:t>mcrA</w:t>
      </w:r>
      <w:proofErr w:type="spellEnd"/>
      <w:r w:rsidRPr="00520CE6">
        <w:t xml:space="preserve"> was quantified using the degenerate primers </w:t>
      </w:r>
      <w:proofErr w:type="spellStart"/>
      <w:r w:rsidRPr="00520CE6">
        <w:t>mcrA</w:t>
      </w:r>
      <w:proofErr w:type="spellEnd"/>
      <w:r w:rsidRPr="00520CE6">
        <w:t xml:space="preserve">-F(5’-GGTGGTGTMGGATTCACACARtAYGCWACAGC-3’) and </w:t>
      </w:r>
      <w:proofErr w:type="spellStart"/>
      <w:r w:rsidRPr="00520CE6">
        <w:t>mcrA</w:t>
      </w:r>
      <w:proofErr w:type="spellEnd"/>
      <w:r w:rsidRPr="00520CE6">
        <w:t>-R (5’-TTCATTGCRTAGTTWGGRTAGTT-3’) (</w:t>
      </w:r>
      <w:proofErr w:type="spellStart"/>
      <w:r w:rsidRPr="00520CE6">
        <w:t>Luton</w:t>
      </w:r>
      <w:proofErr w:type="spellEnd"/>
      <w:r w:rsidRPr="00520CE6">
        <w:t xml:space="preserve"> et al. 2002). Each 20 µL </w:t>
      </w:r>
      <w:r w:rsidRPr="00520CE6">
        <w:lastRenderedPageBreak/>
        <w:t xml:space="preserve">SYBR qPCR reaction contained 2x SYBR Green PCR Universal Master Mix (Applied Biosystems), 2 µL of DNA (pre-diluted to 2 ng/µL), and 500 </w:t>
      </w:r>
      <w:proofErr w:type="spellStart"/>
      <w:r w:rsidRPr="00520CE6">
        <w:t>nM</w:t>
      </w:r>
      <w:proofErr w:type="spellEnd"/>
      <w:r w:rsidRPr="00520CE6">
        <w:t xml:space="preserve"> of the forward and reverse primers using the following cycling conditions: 40 cycles of 15s at 95˚C followed by 60s at 55˚C. A TaqMan probe and primer set developed by Yu et al. (2005) were used quantify total archaea. TaqMan qPCR assays (20 µL final volume) consisted of 2x TaqMan PCR Universal Master Mix (Applied Biosystems), 500 </w:t>
      </w:r>
      <w:proofErr w:type="spellStart"/>
      <w:r w:rsidRPr="00520CE6">
        <w:t>nM</w:t>
      </w:r>
      <w:proofErr w:type="spellEnd"/>
      <w:r w:rsidRPr="00520CE6">
        <w:t xml:space="preserve"> of the forward and reverse primers, 200 </w:t>
      </w:r>
      <w:proofErr w:type="spellStart"/>
      <w:r w:rsidRPr="00520CE6">
        <w:t>nM</w:t>
      </w:r>
      <w:proofErr w:type="spellEnd"/>
      <w:r w:rsidRPr="00520CE6">
        <w:t xml:space="preserve"> of the TaqMan probe, and 2 µL of DNA (pre-diluted to 2 ng/µL) and were performed using the following cycling conditions: 45 cycles of 15s at 95˚C followed by 60s at 60˚C. The standard curve for the SYBR green assay was constructed using an </w:t>
      </w:r>
      <w:proofErr w:type="spellStart"/>
      <w:r w:rsidRPr="00520CE6">
        <w:rPr>
          <w:i/>
          <w:iCs/>
        </w:rPr>
        <w:t>mcrA</w:t>
      </w:r>
      <w:proofErr w:type="spellEnd"/>
      <w:r w:rsidRPr="00520CE6">
        <w:t xml:space="preserve"> clone (Promega </w:t>
      </w:r>
      <w:proofErr w:type="spellStart"/>
      <w:r w:rsidRPr="00520CE6">
        <w:t>pGEM</w:t>
      </w:r>
      <w:proofErr w:type="spellEnd"/>
      <w:r w:rsidRPr="00520CE6">
        <w:t xml:space="preserve">® -T Easy Vector with JM109 High Efficiency Competent Cells) from environmental DNA. Briefly, </w:t>
      </w:r>
      <w:proofErr w:type="spellStart"/>
      <w:r w:rsidRPr="00520CE6">
        <w:rPr>
          <w:i/>
          <w:iCs/>
        </w:rPr>
        <w:t>mcrA</w:t>
      </w:r>
      <w:proofErr w:type="spellEnd"/>
      <w:r w:rsidRPr="00520CE6">
        <w:t xml:space="preserve"> was PCR-amplified from a Harsha Lake sediment DNA sample, purified (Wizard® PCR Preps DNA Purification System, Applied Biosystems), inserted into a vector, transformed into JM109 High Efficiency Competent Cells, and then the vector was isolated (Wizard® Plus SV Minipreps DNA Purification System, Applied Biosystems). Manufacturer’s instructions were followed for each step. Standard curves for archaeal 16S rRNA genes were constructed from a PCR-amplified 16S rRNA gene from a pure archaeal culture and purified (Wizard® PCR Preps DNA Purification System). The vector and purified PCR product were quantified as described above. The copy number of each gene was normalized by the concentration of DNA and the grams of sediment (wet weight) used in the DNA extraction.</w:t>
      </w:r>
    </w:p>
    <w:p w14:paraId="3F857378" w14:textId="2A872966" w:rsidR="0022640E" w:rsidRDefault="00A4709E" w:rsidP="0022640E">
      <w:pPr>
        <w:pStyle w:val="BodyText"/>
        <w:spacing w:before="0" w:after="0" w:line="480" w:lineRule="auto"/>
      </w:pPr>
      <w:r w:rsidRPr="00520CE6">
        <w:rPr>
          <w:b/>
          <w:bCs/>
          <w:i/>
          <w:iCs/>
        </w:rPr>
        <w:t>Statistical methods and data analysis.</w:t>
      </w:r>
      <w:r w:rsidRPr="00520CE6">
        <w:t xml:space="preserve"> All statistical analyses were performed using R version 3.4.0 (R Core Team 2017). </w:t>
      </w:r>
      <w:r w:rsidR="00D21509">
        <w:t>Mixed effects</w:t>
      </w:r>
      <w:r w:rsidR="009D46B2">
        <w:t xml:space="preserve"> (ME)</w:t>
      </w:r>
      <w:r w:rsidR="00D21509">
        <w:t xml:space="preserve"> linear models</w:t>
      </w:r>
      <w:r w:rsidR="006C3D94">
        <w:t xml:space="preserve"> with </w:t>
      </w:r>
      <w:r w:rsidR="006C3D94" w:rsidRPr="006C3D94">
        <w:t>Satterthwaite</w:t>
      </w:r>
      <w:r w:rsidR="006C3D94">
        <w:t xml:space="preserve"> approximations for degrees of freedom</w:t>
      </w:r>
      <w:r w:rsidR="00D21509">
        <w:t xml:space="preserve"> </w:t>
      </w:r>
      <w:r w:rsidR="006C3D94">
        <w:t xml:space="preserve">(Luke 2017) </w:t>
      </w:r>
      <w:commentRangeStart w:id="9"/>
      <w:r w:rsidRPr="00520CE6">
        <w:t xml:space="preserve">were used to evaluate </w:t>
      </w:r>
      <w:r w:rsidR="008E029A">
        <w:t>the effect of reservoir zone on</w:t>
      </w:r>
      <w:r w:rsidRPr="00520CE6">
        <w:t xml:space="preserve"> </w:t>
      </w:r>
      <w:r w:rsidR="00533C13">
        <w:t>CH</w:t>
      </w:r>
      <w:r w:rsidR="00533C13">
        <w:rPr>
          <w:vertAlign w:val="subscript"/>
        </w:rPr>
        <w:t>4</w:t>
      </w:r>
      <w:r w:rsidR="00533C13" w:rsidRPr="00520CE6">
        <w:t xml:space="preserve"> </w:t>
      </w:r>
      <w:r w:rsidR="00533C13">
        <w:t xml:space="preserve">potential </w:t>
      </w:r>
      <w:r w:rsidRPr="00520CE6">
        <w:t xml:space="preserve">production </w:t>
      </w:r>
      <w:r w:rsidR="008E029A">
        <w:t xml:space="preserve">and sediment characteristics </w:t>
      </w:r>
      <w:r w:rsidR="00D21509">
        <w:t xml:space="preserve">using the lme4 package (Bates et al. 2015), and </w:t>
      </w:r>
      <w:r w:rsidR="008E029A">
        <w:t xml:space="preserve">differences among least squares means of the zones were compared using the </w:t>
      </w:r>
      <w:proofErr w:type="spellStart"/>
      <w:r w:rsidR="008E029A">
        <w:t>lmerTest</w:t>
      </w:r>
      <w:proofErr w:type="spellEnd"/>
      <w:r w:rsidR="008E029A">
        <w:t xml:space="preserve"> package </w:t>
      </w:r>
      <w:r w:rsidR="008E029A">
        <w:lastRenderedPageBreak/>
        <w:t>(</w:t>
      </w:r>
      <w:r w:rsidR="008E029A" w:rsidRPr="008E029A">
        <w:t>Kuznetsova</w:t>
      </w:r>
      <w:r w:rsidR="008E029A">
        <w:t xml:space="preserve"> et al. 2016)</w:t>
      </w:r>
      <w:r w:rsidRPr="00520CE6">
        <w:t>.</w:t>
      </w:r>
      <w:commentRangeEnd w:id="9"/>
      <w:r w:rsidR="000560F9">
        <w:rPr>
          <w:rStyle w:val="CommentReference"/>
          <w:rFonts w:cs="Times New Roman"/>
          <w:color w:val="auto"/>
        </w:rPr>
        <w:commentReference w:id="9"/>
      </w:r>
      <w:r w:rsidR="00403868">
        <w:t xml:space="preserve"> </w:t>
      </w:r>
      <w:r w:rsidRPr="00520CE6">
        <w:t>This model structure nests replicate cores within each of the 15 sampling sites, thereby accounting for the likelihood that measurements from replicate cores are more likely to be related to each other than to measurements from cores at other sites.</w:t>
      </w:r>
    </w:p>
    <w:p w14:paraId="3C79FFA7" w14:textId="73051CB1" w:rsidR="00E43C3B" w:rsidRPr="00520CE6" w:rsidRDefault="00A4709E" w:rsidP="001F4B1B">
      <w:pPr>
        <w:pStyle w:val="BodyText"/>
        <w:spacing w:before="0" w:after="0" w:line="480" w:lineRule="auto"/>
        <w:ind w:firstLine="720"/>
      </w:pPr>
      <w:r w:rsidRPr="00520CE6">
        <w:t xml:space="preserve">To evaluate the </w:t>
      </w:r>
      <w:r w:rsidR="00B62E28">
        <w:t xml:space="preserve">factors that best explain variation in </w:t>
      </w:r>
      <w:r w:rsidR="00456C29">
        <w:t>CH</w:t>
      </w:r>
      <w:r w:rsidR="00456C29">
        <w:rPr>
          <w:vertAlign w:val="subscript"/>
        </w:rPr>
        <w:t>4</w:t>
      </w:r>
      <w:r w:rsidR="00456C29" w:rsidRPr="00520CE6">
        <w:t xml:space="preserve"> </w:t>
      </w:r>
      <w:r w:rsidRPr="00520CE6">
        <w:t xml:space="preserve">potential production rates, an information-theory approach was used (Anderson 2008). </w:t>
      </w:r>
      <w:r w:rsidR="009D46B2">
        <w:t>ME</w:t>
      </w:r>
      <w:r w:rsidR="0039127F">
        <w:t xml:space="preserve"> linear </w:t>
      </w:r>
      <w:r w:rsidR="0039127F" w:rsidRPr="00520CE6">
        <w:t xml:space="preserve">models with site as a random factor were performed using the </w:t>
      </w:r>
      <w:proofErr w:type="spellStart"/>
      <w:r w:rsidR="0039127F" w:rsidRPr="00520CE6">
        <w:t>nlme</w:t>
      </w:r>
      <w:proofErr w:type="spellEnd"/>
      <w:r w:rsidR="0039127F" w:rsidRPr="00520CE6">
        <w:t xml:space="preserve"> package (Pinheiro et al. 2017) as described in </w:t>
      </w:r>
      <w:proofErr w:type="spellStart"/>
      <w:r w:rsidR="0039127F" w:rsidRPr="00520CE6">
        <w:t>Zuur</w:t>
      </w:r>
      <w:proofErr w:type="spellEnd"/>
      <w:r w:rsidR="0039127F" w:rsidRPr="00520CE6">
        <w:t xml:space="preserve"> et al. (2009). </w:t>
      </w:r>
      <w:r w:rsidR="00B62E28">
        <w:t>Mixed effects linear m</w:t>
      </w:r>
      <w:r w:rsidRPr="00520CE6">
        <w:t xml:space="preserve">odels were generated to represent the following working hypotheses: 1) </w:t>
      </w:r>
      <w:r w:rsidR="00456C29">
        <w:t>CH</w:t>
      </w:r>
      <w:r w:rsidR="00456C29">
        <w:rPr>
          <w:vertAlign w:val="subscript"/>
        </w:rPr>
        <w:t>4</w:t>
      </w:r>
      <w:r w:rsidR="00456C29" w:rsidRPr="00520CE6">
        <w:t xml:space="preserve"> </w:t>
      </w:r>
      <w:r w:rsidRPr="00520CE6">
        <w:t xml:space="preserve">production rates are best explained by OM source, 2) </w:t>
      </w:r>
      <w:r w:rsidR="00456C29">
        <w:t>CH</w:t>
      </w:r>
      <w:r w:rsidR="00456C29">
        <w:rPr>
          <w:vertAlign w:val="subscript"/>
        </w:rPr>
        <w:t>4</w:t>
      </w:r>
      <w:r w:rsidR="00456C29" w:rsidRPr="00520CE6">
        <w:t xml:space="preserve"> </w:t>
      </w:r>
      <w:r w:rsidRPr="00520CE6">
        <w:t xml:space="preserve">production rates are best explained by OM quantity, and 3) </w:t>
      </w:r>
      <w:r w:rsidR="00456C29">
        <w:t>CH</w:t>
      </w:r>
      <w:r w:rsidR="00456C29">
        <w:rPr>
          <w:vertAlign w:val="subscript"/>
        </w:rPr>
        <w:t>4</w:t>
      </w:r>
      <w:r w:rsidR="00456C29" w:rsidRPr="00520CE6">
        <w:t xml:space="preserve"> </w:t>
      </w:r>
      <w:r w:rsidRPr="00520CE6">
        <w:t xml:space="preserve">production rates are best explained by the combination of OM source and quantity. All models used </w:t>
      </w:r>
      <w:r w:rsidR="00456C29">
        <w:t>CH</w:t>
      </w:r>
      <w:r w:rsidR="00456C29">
        <w:rPr>
          <w:vertAlign w:val="subscript"/>
        </w:rPr>
        <w:t xml:space="preserve">4 </w:t>
      </w:r>
      <w:r w:rsidR="00456C29">
        <w:t>potential</w:t>
      </w:r>
      <w:r w:rsidR="00456C29" w:rsidRPr="00520CE6">
        <w:t xml:space="preserve"> </w:t>
      </w:r>
      <w:r w:rsidRPr="00520CE6">
        <w:t xml:space="preserve">production rates per unit volume as the response variable. </w:t>
      </w:r>
      <w:r w:rsidR="003A7546">
        <w:t>Candidate predictor variables</w:t>
      </w:r>
      <w:r w:rsidR="005B33D4">
        <w:t xml:space="preserve"> included a large suite of measurements of water column and sediment characteristics at each site, partitioned into variables indicating “OM quantity” or “OM source”. </w:t>
      </w:r>
      <w:r w:rsidR="005F41B2" w:rsidRPr="00F77F87">
        <w:t xml:space="preserve">All predictors were considered in the “source and quantity model”. </w:t>
      </w:r>
      <w:r w:rsidR="005B33D4" w:rsidRPr="00F77F87">
        <w:t xml:space="preserve">The full list </w:t>
      </w:r>
      <w:r w:rsidR="005F41B2" w:rsidRPr="00F77F87">
        <w:t xml:space="preserve">of variables </w:t>
      </w:r>
      <w:r w:rsidR="005B33D4" w:rsidRPr="00F77F87">
        <w:t xml:space="preserve">can be found </w:t>
      </w:r>
      <w:r w:rsidR="005F41B2" w:rsidRPr="00F77F87">
        <w:t xml:space="preserve">in </w:t>
      </w:r>
      <w:r w:rsidR="00F77F87" w:rsidRPr="00F77F87">
        <w:t>Table S1</w:t>
      </w:r>
      <w:r w:rsidR="005F41B2" w:rsidRPr="00F77F87">
        <w:t xml:space="preserve"> </w:t>
      </w:r>
      <w:r w:rsidR="00F77F87" w:rsidRPr="00F77F87">
        <w:t>or at</w:t>
      </w:r>
      <w:r w:rsidR="005F41B2" w:rsidRPr="00F77F87">
        <w:t xml:space="preserve"> the OSF repository (</w:t>
      </w:r>
      <w:hyperlink r:id="rId11" w:history="1">
        <w:r w:rsidR="005F41B2" w:rsidRPr="00F77F87">
          <w:rPr>
            <w:rStyle w:val="Hyperlink"/>
          </w:rPr>
          <w:t>https://osf.io/9br4q/)</w:t>
        </w:r>
      </w:hyperlink>
      <w:r w:rsidR="005F41B2" w:rsidRPr="00F77F87">
        <w:t>.</w:t>
      </w:r>
      <w:r w:rsidR="003A7546">
        <w:t xml:space="preserve"> </w:t>
      </w:r>
      <w:r w:rsidR="00F54FF0" w:rsidRPr="00520CE6">
        <w:t xml:space="preserve">Correlation among </w:t>
      </w:r>
      <w:r w:rsidR="00F54FF0">
        <w:t>predictor</w:t>
      </w:r>
      <w:r w:rsidR="00F54FF0" w:rsidRPr="00520CE6">
        <w:t xml:space="preserve"> variables </w:t>
      </w:r>
      <w:r w:rsidR="00F54FF0">
        <w:t xml:space="preserve">for each model </w:t>
      </w:r>
      <w:r w:rsidR="00F54FF0" w:rsidRPr="00520CE6">
        <w:t xml:space="preserve">was assessed using variance inflation factor (VIF) scores, and </w:t>
      </w:r>
      <w:commentRangeStart w:id="10"/>
      <w:commentRangeStart w:id="11"/>
      <w:r w:rsidR="00F54FF0" w:rsidRPr="00520CE6">
        <w:t xml:space="preserve">variables with scores higher than 3 were excluded </w:t>
      </w:r>
      <w:commentRangeEnd w:id="10"/>
      <w:r w:rsidR="008B4D07">
        <w:rPr>
          <w:rStyle w:val="CommentReference"/>
          <w:rFonts w:cs="Times New Roman"/>
          <w:color w:val="auto"/>
        </w:rPr>
        <w:commentReference w:id="10"/>
      </w:r>
      <w:commentRangeEnd w:id="11"/>
      <w:r w:rsidR="00CB3E7C">
        <w:rPr>
          <w:rStyle w:val="CommentReference"/>
          <w:rFonts w:cs="Times New Roman"/>
          <w:color w:val="auto"/>
        </w:rPr>
        <w:commentReference w:id="11"/>
      </w:r>
      <w:r w:rsidR="00F54FF0" w:rsidRPr="00520CE6">
        <w:t>from models (</w:t>
      </w:r>
      <w:proofErr w:type="spellStart"/>
      <w:r w:rsidR="00F54FF0" w:rsidRPr="00520CE6">
        <w:t>Zuur</w:t>
      </w:r>
      <w:proofErr w:type="spellEnd"/>
      <w:r w:rsidR="00F54FF0" w:rsidRPr="00520CE6">
        <w:t xml:space="preserve"> et al. 2010). </w:t>
      </w:r>
      <w:r w:rsidR="003A7546">
        <w:t>Variable selection for each model was conducted using a backward selection approach (Diggle et al. 2002) and a</w:t>
      </w:r>
      <w:r w:rsidR="003A7546" w:rsidRPr="003A7546">
        <w:t xml:space="preserve">ll models were compared against the "null" (intercept-only) model. </w:t>
      </w:r>
      <w:r w:rsidR="00A84832">
        <w:t xml:space="preserve">The final model representing each hypothesis were </w:t>
      </w:r>
      <w:r w:rsidR="00F54FF0">
        <w:t xml:space="preserve">ranked based on </w:t>
      </w:r>
      <w:r w:rsidRPr="00520CE6">
        <w:t>AIC score corrected for the number of estimated parameters (</w:t>
      </w:r>
      <w:proofErr w:type="spellStart"/>
      <w:r w:rsidRPr="00520CE6">
        <w:t>AICc</w:t>
      </w:r>
      <w:proofErr w:type="spellEnd"/>
      <w:r w:rsidRPr="00520CE6">
        <w:t>). Akaike weights (</w:t>
      </w:r>
      <w:proofErr w:type="spellStart"/>
      <w:r w:rsidRPr="00520CE6">
        <w:rPr>
          <w:i/>
          <w:iCs/>
        </w:rPr>
        <w:t>w</w:t>
      </w:r>
      <w:r w:rsidRPr="00520CE6">
        <w:rPr>
          <w:i/>
          <w:iCs/>
          <w:vertAlign w:val="subscript"/>
        </w:rPr>
        <w:t>i</w:t>
      </w:r>
      <w:proofErr w:type="spellEnd"/>
      <w:r w:rsidRPr="00520CE6">
        <w:t>) representing the relative likelihood of the model, evidence ratios (</w:t>
      </w:r>
      <w:proofErr w:type="spellStart"/>
      <w:r w:rsidRPr="00520CE6">
        <w:rPr>
          <w:i/>
          <w:iCs/>
        </w:rPr>
        <w:t>E</w:t>
      </w:r>
      <w:r w:rsidRPr="00520CE6">
        <w:rPr>
          <w:i/>
          <w:iCs/>
          <w:vertAlign w:val="subscript"/>
        </w:rPr>
        <w:t>i,j</w:t>
      </w:r>
      <w:proofErr w:type="spellEnd"/>
      <w:r w:rsidRPr="00520CE6">
        <w:t xml:space="preserve">), and </w:t>
      </w:r>
      <w:proofErr w:type="spellStart"/>
      <w:r w:rsidRPr="00520CE6">
        <w:t>AICc</w:t>
      </w:r>
      <w:proofErr w:type="spellEnd"/>
      <w:r w:rsidRPr="00520CE6">
        <w:t xml:space="preserve"> values</w:t>
      </w:r>
      <w:r w:rsidRPr="00520CE6">
        <w:rPr>
          <w:i/>
          <w:iCs/>
        </w:rPr>
        <w:t xml:space="preserve"> </w:t>
      </w:r>
      <w:r w:rsidRPr="00520CE6">
        <w:t xml:space="preserve">were calculated as described by Anderson (2008). </w:t>
      </w:r>
    </w:p>
    <w:p w14:paraId="2F516BE8" w14:textId="630F58E2" w:rsidR="00E43C3B" w:rsidRPr="00520CE6" w:rsidRDefault="000A0E3A">
      <w:pPr>
        <w:pStyle w:val="BodyText"/>
        <w:spacing w:before="0" w:after="0" w:line="480" w:lineRule="auto"/>
        <w:ind w:firstLine="720"/>
      </w:pPr>
      <w:r>
        <w:t>In addition, p</w:t>
      </w:r>
      <w:r w:rsidRPr="00520CE6">
        <w:t xml:space="preserve">artial </w:t>
      </w:r>
      <w:r w:rsidR="00A4709E" w:rsidRPr="00520CE6">
        <w:t xml:space="preserve">least square (PLS) regression analysis was used to investigate which measured parameters best explained variation in </w:t>
      </w:r>
      <w:r w:rsidR="00456C29">
        <w:t>CH</w:t>
      </w:r>
      <w:r w:rsidR="00456C29">
        <w:rPr>
          <w:vertAlign w:val="subscript"/>
        </w:rPr>
        <w:t xml:space="preserve">4 </w:t>
      </w:r>
      <w:r w:rsidR="00456C29">
        <w:t>potential</w:t>
      </w:r>
      <w:r w:rsidR="00456C29" w:rsidRPr="00520CE6">
        <w:t xml:space="preserve"> </w:t>
      </w:r>
      <w:r w:rsidR="00A4709E" w:rsidRPr="00520CE6">
        <w:t xml:space="preserve">production rates. PLS regression </w:t>
      </w:r>
      <w:r w:rsidR="00A4709E" w:rsidRPr="00520CE6">
        <w:lastRenderedPageBreak/>
        <w:t>was conducted using the R package ‘</w:t>
      </w:r>
      <w:proofErr w:type="spellStart"/>
      <w:r w:rsidR="00A4709E" w:rsidRPr="00520CE6">
        <w:t>plsdepot</w:t>
      </w:r>
      <w:proofErr w:type="spellEnd"/>
      <w:r w:rsidR="00A4709E" w:rsidRPr="00520CE6">
        <w:t xml:space="preserve">’ (Gaston Sanchez 2012). One response variable, </w:t>
      </w:r>
      <w:r w:rsidR="00456C29">
        <w:t>CH</w:t>
      </w:r>
      <w:r w:rsidR="00456C29">
        <w:rPr>
          <w:vertAlign w:val="subscript"/>
        </w:rPr>
        <w:t>4</w:t>
      </w:r>
      <w:r w:rsidR="00456C29">
        <w:t xml:space="preserve"> potential</w:t>
      </w:r>
      <w:r w:rsidR="00456C29" w:rsidRPr="00520CE6">
        <w:t xml:space="preserve"> </w:t>
      </w:r>
      <w:r w:rsidR="00A4709E" w:rsidRPr="00520CE6">
        <w:t xml:space="preserve">production rates </w:t>
      </w:r>
      <w:r w:rsidR="009D008D">
        <w:t xml:space="preserve">per unit sediment volume </w:t>
      </w:r>
      <w:r w:rsidR="00A4709E" w:rsidRPr="00520CE6">
        <w:t>(µ</w:t>
      </w:r>
      <w:proofErr w:type="spellStart"/>
      <w:r w:rsidR="00A4709E" w:rsidRPr="00520CE6">
        <w:t>mol</w:t>
      </w:r>
      <w:proofErr w:type="spellEnd"/>
      <w:r w:rsidR="00A4709E" w:rsidRPr="00520CE6">
        <w:t xml:space="preserve"> CH</w:t>
      </w:r>
      <w:r w:rsidR="00A4709E" w:rsidRPr="00520CE6">
        <w:rPr>
          <w:vertAlign w:val="subscript"/>
        </w:rPr>
        <w:t>4</w:t>
      </w:r>
      <w:r w:rsidR="00A4709E" w:rsidRPr="00520CE6">
        <w:t xml:space="preserve"> cm</w:t>
      </w:r>
      <w:r w:rsidR="00A4709E" w:rsidRPr="00520CE6">
        <w:rPr>
          <w:vertAlign w:val="superscript"/>
        </w:rPr>
        <w:t>-3</w:t>
      </w:r>
      <w:r w:rsidR="00A4709E" w:rsidRPr="00520CE6">
        <w:t xml:space="preserve"> day</w:t>
      </w:r>
      <w:r w:rsidR="00A4709E" w:rsidRPr="00520CE6">
        <w:rPr>
          <w:vertAlign w:val="superscript"/>
        </w:rPr>
        <w:t>-1</w:t>
      </w:r>
      <w:r w:rsidR="00A4709E" w:rsidRPr="00520CE6">
        <w:t xml:space="preserve">), was used. Explanatory variables included water column variables (water chemistry, temperature, dissolved oxygen, chlorophyll, etc.), sediment variables (density, organic matter content, organic matter source, etc.) and biological variables (percent of different methanogen genera). </w:t>
      </w:r>
      <w:r w:rsidR="00533407">
        <w:t xml:space="preserve">The full list of variables can be found in </w:t>
      </w:r>
      <w:r w:rsidR="00523DD7">
        <w:t>Table</w:t>
      </w:r>
      <w:r w:rsidR="0020444D">
        <w:t xml:space="preserve"> </w:t>
      </w:r>
      <w:r w:rsidR="00523DD7">
        <w:t>S</w:t>
      </w:r>
      <w:r w:rsidR="005137DD">
        <w:t>2</w:t>
      </w:r>
      <w:r w:rsidR="00533407">
        <w:t xml:space="preserve"> </w:t>
      </w:r>
      <w:r w:rsidR="009D008D">
        <w:t xml:space="preserve">and </w:t>
      </w:r>
      <w:r w:rsidR="00533407">
        <w:t>at the OSF repository (</w:t>
      </w:r>
      <w:hyperlink r:id="rId12" w:history="1">
        <w:r w:rsidR="00533407" w:rsidRPr="0008789E">
          <w:rPr>
            <w:rStyle w:val="Hyperlink"/>
          </w:rPr>
          <w:t>https://osf.io/9br4q/)</w:t>
        </w:r>
      </w:hyperlink>
      <w:r w:rsidR="00533407">
        <w:t xml:space="preserve">. </w:t>
      </w:r>
    </w:p>
    <w:p w14:paraId="61A56CA2" w14:textId="6CB040FD" w:rsidR="00E43C3B" w:rsidRPr="00127FDE" w:rsidRDefault="00A4709E">
      <w:pPr>
        <w:pStyle w:val="BodyText"/>
        <w:spacing w:line="480" w:lineRule="auto"/>
      </w:pPr>
      <w:r w:rsidRPr="00520CE6">
        <w:rPr>
          <w:b/>
          <w:bCs/>
          <w:i/>
          <w:iCs/>
        </w:rPr>
        <w:t xml:space="preserve">Mixing model for determining contribution of </w:t>
      </w:r>
      <w:proofErr w:type="spellStart"/>
      <w:r w:rsidR="002E312C">
        <w:rPr>
          <w:b/>
          <w:bCs/>
          <w:i/>
          <w:iCs/>
        </w:rPr>
        <w:t>OM</w:t>
      </w:r>
      <w:r w:rsidR="002E312C" w:rsidRPr="003E502C">
        <w:rPr>
          <w:b/>
          <w:bCs/>
          <w:i/>
          <w:iCs/>
          <w:vertAlign w:val="subscript"/>
        </w:rPr>
        <w:t>aq</w:t>
      </w:r>
      <w:proofErr w:type="spellEnd"/>
      <w:r w:rsidRPr="00520CE6">
        <w:rPr>
          <w:b/>
          <w:bCs/>
          <w:i/>
          <w:iCs/>
        </w:rPr>
        <w:t xml:space="preserve"> to sediment.</w:t>
      </w:r>
      <w:r w:rsidRPr="00520CE6">
        <w:t xml:space="preserve"> To determine the proportion of </w:t>
      </w:r>
      <w:proofErr w:type="spellStart"/>
      <w:r w:rsidR="002E312C">
        <w:t>OM</w:t>
      </w:r>
      <w:r w:rsidRPr="003E502C">
        <w:rPr>
          <w:vertAlign w:val="subscript"/>
        </w:rPr>
        <w:t>aq</w:t>
      </w:r>
      <w:proofErr w:type="spellEnd"/>
      <w:r w:rsidRPr="00520CE6">
        <w:t xml:space="preserve"> and </w:t>
      </w:r>
      <w:proofErr w:type="spellStart"/>
      <w:r w:rsidR="006275BB">
        <w:t>OM</w:t>
      </w:r>
      <w:r w:rsidR="006275BB" w:rsidRPr="00D269B1">
        <w:rPr>
          <w:vertAlign w:val="subscript"/>
        </w:rPr>
        <w:t>terr</w:t>
      </w:r>
      <w:proofErr w:type="spellEnd"/>
      <w:r w:rsidRPr="00520CE6">
        <w:t xml:space="preserve"> found in each sediment sample, a Bayesian mixing model was used. </w:t>
      </w:r>
      <w:r w:rsidR="004E27E2" w:rsidRPr="00520CE6">
        <w:t xml:space="preserve">The mixing model was generated using the </w:t>
      </w:r>
      <w:proofErr w:type="spellStart"/>
      <w:r w:rsidR="004E27E2" w:rsidRPr="00520CE6">
        <w:t>MixSIAR</w:t>
      </w:r>
      <w:proofErr w:type="spellEnd"/>
      <w:r w:rsidR="004E27E2" w:rsidRPr="00520CE6">
        <w:t xml:space="preserve"> package version 3.1.7 (Stock &amp; Semmens 2013) in R. </w:t>
      </w:r>
      <w:r w:rsidRPr="00520CE6">
        <w:t xml:space="preserve">Terrestrial and aquatic end members were collected, and elemental N/C ratios and </w:t>
      </w:r>
      <w:r w:rsidRPr="00520CE6">
        <w:rPr>
          <w:rFonts w:ascii="Cambria Math" w:eastAsia="Cambria Math" w:hAnsi="Cambria Math" w:cs="Cambria Math"/>
          <w:color w:val="222222"/>
          <w:u w:color="222222"/>
          <w:shd w:val="clear" w:color="auto" w:fill="FFFFFF"/>
        </w:rPr>
        <w:t>𝛿</w:t>
      </w:r>
      <w:r w:rsidRPr="00520CE6">
        <w:rPr>
          <w:vertAlign w:val="superscript"/>
        </w:rPr>
        <w:t>15</w:t>
      </w:r>
      <w:r w:rsidRPr="00520CE6">
        <w:t xml:space="preserve">N were analyzed along with sediment samples using EA-IRMS. Terrestrial samples were taken from the surrounding watershed and included stream-bank soil, leaf litter, corn field soil, and corn stalk litter from tributary streams and a field along the perimeter of the reservoir. Aquatic end members came from epilimnion water samples from each of the 15 sites </w:t>
      </w:r>
      <w:r w:rsidR="008C3F22">
        <w:t xml:space="preserve">collected at the same time of sediment sampling </w:t>
      </w:r>
      <w:r w:rsidRPr="00520CE6">
        <w:t xml:space="preserve">(collected as described above). Water samples were filtered through </w:t>
      </w:r>
      <w:r w:rsidR="0089238A">
        <w:t>pre-</w:t>
      </w:r>
      <w:proofErr w:type="spellStart"/>
      <w:r w:rsidR="0089238A">
        <w:t>ashed</w:t>
      </w:r>
      <w:proofErr w:type="spellEnd"/>
      <w:r w:rsidR="0089238A">
        <w:t xml:space="preserve"> </w:t>
      </w:r>
      <w:r w:rsidRPr="00520CE6">
        <w:t xml:space="preserve">0.7 µm </w:t>
      </w:r>
      <w:r w:rsidR="0089238A">
        <w:t xml:space="preserve">Whatman </w:t>
      </w:r>
      <w:r w:rsidRPr="00520CE6">
        <w:t xml:space="preserve">GF/F </w:t>
      </w:r>
      <w:r w:rsidR="0089238A">
        <w:t xml:space="preserve">glass fiber </w:t>
      </w:r>
      <w:r w:rsidRPr="00520CE6">
        <w:t xml:space="preserve">filters and dried at 55˚C before packing into capsules for elemental and isotopic analysis. </w:t>
      </w:r>
      <w:commentRangeStart w:id="12"/>
      <w:commentRangeStart w:id="13"/>
      <w:r w:rsidRPr="00520CE6">
        <w:t>Epilimnion water samples</w:t>
      </w:r>
      <w:commentRangeEnd w:id="12"/>
      <w:r w:rsidR="000A497E">
        <w:rPr>
          <w:rStyle w:val="CommentReference"/>
          <w:rFonts w:cs="Times New Roman"/>
          <w:color w:val="auto"/>
        </w:rPr>
        <w:commentReference w:id="12"/>
      </w:r>
      <w:commentRangeEnd w:id="13"/>
      <w:r w:rsidR="00C77C27">
        <w:rPr>
          <w:rStyle w:val="CommentReference"/>
          <w:rFonts w:cs="Times New Roman"/>
          <w:color w:val="auto"/>
        </w:rPr>
        <w:commentReference w:id="13"/>
      </w:r>
      <w:r w:rsidRPr="00520CE6">
        <w:t xml:space="preserve"> from all sites were included in the determination of N</w:t>
      </w:r>
      <w:r w:rsidR="00487764">
        <w:t>:</w:t>
      </w:r>
      <w:r w:rsidRPr="00520CE6">
        <w:t xml:space="preserve">C ratios and </w:t>
      </w:r>
      <w:r w:rsidRPr="00520CE6">
        <w:rPr>
          <w:rFonts w:ascii="Cambria Math" w:eastAsia="Cambria Math" w:hAnsi="Cambria Math" w:cs="Cambria Math"/>
          <w:color w:val="222222"/>
          <w:u w:color="222222"/>
          <w:shd w:val="clear" w:color="auto" w:fill="FFFFFF"/>
        </w:rPr>
        <w:t>𝛿</w:t>
      </w:r>
      <w:r w:rsidRPr="00520CE6">
        <w:rPr>
          <w:vertAlign w:val="superscript"/>
        </w:rPr>
        <w:t>15</w:t>
      </w:r>
      <w:r w:rsidRPr="00520CE6">
        <w:t xml:space="preserve">N values for the aquatic end member to account for potential compositional variation of algae and cyanobacteria across the reservoir. </w:t>
      </w:r>
      <w:r w:rsidR="00487764">
        <w:t>One-way ANOVAs did not reveal differences among zones in the epilimnion water column particulate isotopic signatures (</w:t>
      </w:r>
      <w:r w:rsidR="00487764" w:rsidRPr="00520CE6">
        <w:rPr>
          <w:rFonts w:ascii="Cambria Math" w:eastAsia="Cambria Math" w:hAnsi="Cambria Math" w:cs="Cambria Math"/>
          <w:color w:val="222222"/>
          <w:u w:color="222222"/>
          <w:shd w:val="clear" w:color="auto" w:fill="FFFFFF"/>
        </w:rPr>
        <w:t>𝛿</w:t>
      </w:r>
      <w:r w:rsidR="00487764" w:rsidRPr="00520CE6">
        <w:rPr>
          <w:vertAlign w:val="superscript"/>
        </w:rPr>
        <w:t>15</w:t>
      </w:r>
      <w:r w:rsidR="00487764" w:rsidRPr="00520CE6">
        <w:t>N</w:t>
      </w:r>
      <w:r w:rsidR="00487764">
        <w:t>; F</w:t>
      </w:r>
      <w:r w:rsidR="00487764">
        <w:rPr>
          <w:vertAlign w:val="subscript"/>
        </w:rPr>
        <w:t xml:space="preserve">2, 10 </w:t>
      </w:r>
      <w:r w:rsidR="00487764">
        <w:t xml:space="preserve">= 1.01, p = 0.28, and </w:t>
      </w:r>
      <w:r w:rsidR="00487764" w:rsidRPr="00520CE6">
        <w:rPr>
          <w:rFonts w:ascii="Cambria Math" w:eastAsia="Cambria Math" w:hAnsi="Cambria Math" w:cs="Cambria Math"/>
          <w:color w:val="222222"/>
          <w:u w:color="222222"/>
          <w:shd w:val="clear" w:color="auto" w:fill="FFFFFF"/>
        </w:rPr>
        <w:t>𝛿</w:t>
      </w:r>
      <w:r w:rsidR="00487764" w:rsidRPr="00520CE6">
        <w:rPr>
          <w:vertAlign w:val="superscript"/>
        </w:rPr>
        <w:t>1</w:t>
      </w:r>
      <w:r w:rsidR="00487764">
        <w:rPr>
          <w:vertAlign w:val="superscript"/>
        </w:rPr>
        <w:t>3</w:t>
      </w:r>
      <w:r w:rsidR="00487764">
        <w:t>C; F</w:t>
      </w:r>
      <w:r w:rsidR="00487764">
        <w:rPr>
          <w:vertAlign w:val="subscript"/>
        </w:rPr>
        <w:t xml:space="preserve">2, 10 </w:t>
      </w:r>
      <w:r w:rsidR="00487764">
        <w:t>= 2.11, p = 0.17</w:t>
      </w:r>
      <w:r w:rsidR="00A54FF5">
        <w:t>) or elemental ratios (C:N; F</w:t>
      </w:r>
      <w:r w:rsidR="00A54FF5">
        <w:rPr>
          <w:vertAlign w:val="subscript"/>
        </w:rPr>
        <w:t xml:space="preserve">2, 10 </w:t>
      </w:r>
      <w:r w:rsidR="00A54FF5">
        <w:t xml:space="preserve">= 2.60, p = 0.12, and </w:t>
      </w:r>
      <w:r w:rsidR="00A54FF5">
        <w:rPr>
          <w:rFonts w:ascii="Cambria Math" w:eastAsia="Cambria Math" w:hAnsi="Cambria Math" w:cs="Cambria Math"/>
          <w:color w:val="222222"/>
          <w:u w:color="222222"/>
          <w:shd w:val="clear" w:color="auto" w:fill="FFFFFF"/>
        </w:rPr>
        <w:t>N:</w:t>
      </w:r>
      <w:r w:rsidR="00A54FF5">
        <w:t>C; F</w:t>
      </w:r>
      <w:r w:rsidR="00A54FF5">
        <w:rPr>
          <w:vertAlign w:val="subscript"/>
        </w:rPr>
        <w:t xml:space="preserve">2, 10 </w:t>
      </w:r>
      <w:r w:rsidR="00A54FF5">
        <w:t xml:space="preserve">= </w:t>
      </w:r>
      <w:r w:rsidR="00C77C27">
        <w:t>3</w:t>
      </w:r>
      <w:r w:rsidR="00A54FF5">
        <w:t>.11, p = 0.</w:t>
      </w:r>
      <w:r w:rsidR="00C77C27">
        <w:t>09).</w:t>
      </w:r>
      <w:r w:rsidR="00487764">
        <w:t xml:space="preserve">  </w:t>
      </w:r>
      <w:r w:rsidRPr="00520CE6">
        <w:t xml:space="preserve">Further, chlorophyll </w:t>
      </w:r>
      <w:r w:rsidRPr="00520CE6">
        <w:rPr>
          <w:i/>
          <w:iCs/>
        </w:rPr>
        <w:t>a</w:t>
      </w:r>
      <w:r w:rsidRPr="00520CE6">
        <w:t xml:space="preserve"> (</w:t>
      </w:r>
      <w:r w:rsidRPr="000A497E">
        <w:t xml:space="preserve">as determined by both </w:t>
      </w:r>
      <w:r w:rsidRPr="000A497E">
        <w:rPr>
          <w:i/>
          <w:iCs/>
        </w:rPr>
        <w:t>in vivo</w:t>
      </w:r>
      <w:r w:rsidRPr="000A497E">
        <w:t xml:space="preserve"> fluorescence and extracted pigment absorbance) </w:t>
      </w:r>
      <w:r w:rsidRPr="000A497E">
        <w:lastRenderedPageBreak/>
        <w:t xml:space="preserve">was </w:t>
      </w:r>
      <w:r w:rsidR="002D05E4" w:rsidRPr="000A497E">
        <w:t xml:space="preserve">greater than </w:t>
      </w:r>
      <w:r w:rsidR="008468FA" w:rsidRPr="000A497E">
        <w:t>16</w:t>
      </w:r>
      <w:r w:rsidR="00B168C1" w:rsidRPr="000A497E">
        <w:t>.0</w:t>
      </w:r>
      <w:r w:rsidR="002D05E4" w:rsidRPr="000A497E">
        <w:t xml:space="preserve"> </w:t>
      </w:r>
      <w:r w:rsidR="00CB3E7C">
        <w:t>µ</w:t>
      </w:r>
      <w:r w:rsidR="002D05E4" w:rsidRPr="000A497E">
        <w:t>g L</w:t>
      </w:r>
      <w:r w:rsidR="002D05E4" w:rsidRPr="000A497E">
        <w:rPr>
          <w:vertAlign w:val="superscript"/>
        </w:rPr>
        <w:t xml:space="preserve">-1 </w:t>
      </w:r>
      <w:r w:rsidR="002D05E4" w:rsidRPr="000A497E">
        <w:t xml:space="preserve">at </w:t>
      </w:r>
      <w:r w:rsidRPr="000A497E">
        <w:t xml:space="preserve">all </w:t>
      </w:r>
      <w:r w:rsidR="00B168C1" w:rsidRPr="000A497E">
        <w:t xml:space="preserve">but one of the </w:t>
      </w:r>
      <w:r w:rsidRPr="000A497E">
        <w:t xml:space="preserve">sites at the time of sampling, indicating </w:t>
      </w:r>
      <w:r w:rsidR="002D05E4" w:rsidRPr="000A497E">
        <w:t>that a substantial fraction of</w:t>
      </w:r>
      <w:r w:rsidR="002D05E4">
        <w:t xml:space="preserve"> the OM was </w:t>
      </w:r>
      <w:r w:rsidRPr="00127FDE">
        <w:t xml:space="preserve">algal </w:t>
      </w:r>
      <w:r w:rsidR="002D05E4">
        <w:t>biomass</w:t>
      </w:r>
      <w:r w:rsidRPr="00127FDE">
        <w:t xml:space="preserve">. </w:t>
      </w:r>
    </w:p>
    <w:p w14:paraId="22457C63" w14:textId="77777777" w:rsidR="00E43C3B" w:rsidRPr="00954D11" w:rsidRDefault="00E43C3B">
      <w:pPr>
        <w:pStyle w:val="Body"/>
        <w:spacing w:line="480" w:lineRule="auto"/>
        <w:rPr>
          <w:rFonts w:ascii="Times New Roman" w:eastAsia="Times New Roman" w:hAnsi="Times New Roman" w:cs="Times New Roman"/>
          <w:b/>
          <w:bCs/>
          <w:lang w:val="en-US"/>
        </w:rPr>
      </w:pPr>
    </w:p>
    <w:p w14:paraId="6E088E0C" w14:textId="20005911" w:rsidR="00A3148D" w:rsidRPr="007B0279" w:rsidRDefault="00A4709E" w:rsidP="00005DE7">
      <w:pPr>
        <w:pStyle w:val="Body"/>
        <w:spacing w:line="480" w:lineRule="auto"/>
        <w:outlineLvl w:val="0"/>
        <w:rPr>
          <w:rFonts w:ascii="Times New Roman" w:eastAsia="Times New Roman" w:hAnsi="Times New Roman" w:cs="Times New Roman"/>
          <w:b/>
          <w:bCs/>
          <w:lang w:val="en-US"/>
        </w:rPr>
      </w:pPr>
      <w:r w:rsidRPr="00954D11">
        <w:rPr>
          <w:rFonts w:ascii="Times New Roman" w:hAnsi="Times New Roman"/>
          <w:b/>
          <w:bCs/>
          <w:lang w:val="en-US"/>
        </w:rPr>
        <w:t>RESULTS</w:t>
      </w:r>
    </w:p>
    <w:p w14:paraId="4720F899" w14:textId="777C23FB" w:rsidR="00E43C3B" w:rsidRPr="00127FDE" w:rsidRDefault="00A4709E">
      <w:pPr>
        <w:pStyle w:val="BodyText"/>
        <w:spacing w:line="480" w:lineRule="auto"/>
      </w:pPr>
      <w:r w:rsidRPr="00127FDE">
        <w:rPr>
          <w:b/>
          <w:bCs/>
          <w:i/>
          <w:iCs/>
        </w:rPr>
        <w:t>Site characteristics.</w:t>
      </w:r>
      <w:r w:rsidRPr="00127FDE">
        <w:t xml:space="preserve"> </w:t>
      </w:r>
      <w:r w:rsidRPr="007A0055">
        <w:t>The water column</w:t>
      </w:r>
      <w:r w:rsidRPr="00127FDE">
        <w:t xml:space="preserve"> depth at the sampling sites ranged from 2.5 – 31 m (Table 1). The depth of the water column averaged 3.6 m in the riverine zone, 9.6 m in the transitional zone, and 20.3 m in the lacustrine zone. All sites were nutrient rich, with epilimnion total nitrogen (TN) concentrations ranging from 1210 – 2040 µg/L and total phosphorus (TP) concentrations ranging from 166 – 232 µg/L. The riverine zone had the highest average TN and TP concentrations (1745 and 210 µg/L, respectively), and the lacustrine zone had the lowest average concentrations (1380 and 180 µg/L, respectively). Similarly, </w:t>
      </w:r>
      <w:r w:rsidR="00ED7603">
        <w:t xml:space="preserve">average </w:t>
      </w:r>
      <w:r w:rsidR="00DB1DF8">
        <w:t xml:space="preserve">epilimnion </w:t>
      </w:r>
      <w:r w:rsidRPr="00127FDE">
        <w:t xml:space="preserve">chlorophyll </w:t>
      </w:r>
      <w:r w:rsidRPr="00127FDE">
        <w:rPr>
          <w:i/>
          <w:iCs/>
        </w:rPr>
        <w:t>a</w:t>
      </w:r>
      <w:r w:rsidRPr="00127FDE">
        <w:t xml:space="preserve">, measured by </w:t>
      </w:r>
      <w:r w:rsidRPr="00127FDE">
        <w:rPr>
          <w:i/>
          <w:iCs/>
        </w:rPr>
        <w:t>in vivo</w:t>
      </w:r>
      <w:r w:rsidRPr="00127FDE">
        <w:t xml:space="preserve"> fluorescence and from extracted pigment absorbance was highest in the riverine zone (4128 RFUB and 47.6 µg/L, respectively)</w:t>
      </w:r>
      <w:r w:rsidR="005D5ADC">
        <w:t>, lowest in the transitional zone (1021 RFUB and 21.8 µg/L), and intermediate in the lacustrine zone (1877 RFUB and 24.3 µg/L)</w:t>
      </w:r>
      <w:r w:rsidRPr="00127FDE">
        <w:t xml:space="preserve">. Secchi depth increased from the riverine zone (average 0.33 m) to the lacustrine zone (average 0.78 m). The full suite of chemical and physical measurements at each site can be found in </w:t>
      </w:r>
      <w:r w:rsidR="005D5ADC">
        <w:t>the OSF repository SI (</w:t>
      </w:r>
      <w:r w:rsidR="005D5ADC" w:rsidRPr="005D5ADC">
        <w:t>https://osf.io/9br4q/</w:t>
      </w:r>
      <w:r w:rsidR="005D5ADC">
        <w:t>)</w:t>
      </w:r>
      <w:r w:rsidRPr="00127FDE">
        <w:t xml:space="preserve">. </w:t>
      </w:r>
    </w:p>
    <w:p w14:paraId="56EDD8D4" w14:textId="17815FFF" w:rsidR="00E43C3B" w:rsidRPr="00127FDE" w:rsidRDefault="00A4709E">
      <w:pPr>
        <w:pStyle w:val="BodyText"/>
        <w:spacing w:line="480" w:lineRule="auto"/>
      </w:pPr>
      <w:r w:rsidRPr="00E2673E">
        <w:rPr>
          <w:b/>
          <w:bCs/>
          <w:i/>
          <w:iCs/>
        </w:rPr>
        <w:t>Methane</w:t>
      </w:r>
      <w:r w:rsidR="00EF15ED">
        <w:rPr>
          <w:b/>
          <w:bCs/>
          <w:i/>
          <w:iCs/>
        </w:rPr>
        <w:t xml:space="preserve"> potential</w:t>
      </w:r>
      <w:r w:rsidRPr="00127FDE">
        <w:rPr>
          <w:b/>
          <w:bCs/>
          <w:i/>
          <w:iCs/>
        </w:rPr>
        <w:t xml:space="preserve"> production</w:t>
      </w:r>
      <w:r w:rsidR="00EF15ED">
        <w:rPr>
          <w:b/>
          <w:bCs/>
          <w:i/>
          <w:iCs/>
        </w:rPr>
        <w:t xml:space="preserve"> rates</w:t>
      </w:r>
      <w:r w:rsidRPr="00127FDE">
        <w:rPr>
          <w:b/>
          <w:bCs/>
          <w:i/>
          <w:iCs/>
        </w:rPr>
        <w:t xml:space="preserve"> among reservoir zones.</w:t>
      </w:r>
      <w:r w:rsidRPr="00127FDE">
        <w:t xml:space="preserve"> </w:t>
      </w:r>
      <w:r w:rsidR="00456C29">
        <w:t>Methane potential</w:t>
      </w:r>
      <w:r w:rsidRPr="00127FDE">
        <w:rPr>
          <w:vertAlign w:val="subscript"/>
        </w:rPr>
        <w:t xml:space="preserve"> </w:t>
      </w:r>
      <w:r w:rsidRPr="00127FDE">
        <w:t xml:space="preserve">production rates normalized by </w:t>
      </w:r>
      <w:r w:rsidR="007E7800">
        <w:t>sediment</w:t>
      </w:r>
      <w:r w:rsidR="007E7800" w:rsidRPr="00127FDE">
        <w:t xml:space="preserve"> </w:t>
      </w:r>
      <w:r w:rsidRPr="00127FDE">
        <w:t xml:space="preserve">volume and by </w:t>
      </w:r>
      <w:r w:rsidR="005B3907">
        <w:t>quantity</w:t>
      </w:r>
      <w:r w:rsidR="005B3907" w:rsidRPr="00127FDE">
        <w:t xml:space="preserve"> </w:t>
      </w:r>
      <w:r w:rsidRPr="00127FDE">
        <w:t xml:space="preserve">of organic matter were greater in </w:t>
      </w:r>
      <w:r w:rsidR="00F27146">
        <w:t xml:space="preserve">the </w:t>
      </w:r>
      <w:r w:rsidRPr="00127FDE">
        <w:t xml:space="preserve">riverine zone </w:t>
      </w:r>
      <w:r w:rsidR="0094310B">
        <w:t xml:space="preserve">as </w:t>
      </w:r>
      <w:r w:rsidRPr="00127FDE">
        <w:t>compared to the transitional or lacustrine zones (µ</w:t>
      </w:r>
      <w:proofErr w:type="spellStart"/>
      <w:r w:rsidRPr="00127FDE">
        <w:t>mol</w:t>
      </w:r>
      <w:proofErr w:type="spellEnd"/>
      <w:r w:rsidRPr="00127FDE">
        <w:t xml:space="preserve"> CH</w:t>
      </w:r>
      <w:r w:rsidRPr="00127FDE">
        <w:rPr>
          <w:vertAlign w:val="subscript"/>
        </w:rPr>
        <w:t>4</w:t>
      </w:r>
      <w:r w:rsidRPr="00127FDE">
        <w:t xml:space="preserve"> cm</w:t>
      </w:r>
      <w:r w:rsidRPr="00127FDE">
        <w:rPr>
          <w:vertAlign w:val="superscript"/>
        </w:rPr>
        <w:t>-3</w:t>
      </w:r>
      <w:r w:rsidRPr="00127FDE">
        <w:t xml:space="preserve"> day</w:t>
      </w:r>
      <w:r w:rsidRPr="00127FDE">
        <w:rPr>
          <w:vertAlign w:val="superscript"/>
        </w:rPr>
        <w:t>-1</w:t>
      </w:r>
      <w:r w:rsidR="00B0628A">
        <w:t xml:space="preserve">; </w:t>
      </w:r>
      <w:r w:rsidRPr="00127FDE">
        <w:t>F</w:t>
      </w:r>
      <w:r w:rsidRPr="00011CA7">
        <w:rPr>
          <w:vertAlign w:val="subscript"/>
        </w:rPr>
        <w:t>2,</w:t>
      </w:r>
      <w:r w:rsidR="00CE3788">
        <w:rPr>
          <w:vertAlign w:val="subscript"/>
        </w:rPr>
        <w:t>12</w:t>
      </w:r>
      <w:r w:rsidRPr="00127FDE">
        <w:t xml:space="preserve"> = 12.8</w:t>
      </w:r>
      <w:r w:rsidR="00CE3788">
        <w:t>9</w:t>
      </w:r>
      <w:r w:rsidRPr="00127FDE">
        <w:t xml:space="preserve">, </w:t>
      </w:r>
      <m:oMath>
        <m:r>
          <w:rPr>
            <w:rFonts w:ascii="Cambria Math" w:hAnsi="Cambria Math"/>
          </w:rPr>
          <m:t>p</m:t>
        </m:r>
      </m:oMath>
      <w:r w:rsidRPr="00127FDE">
        <w:t xml:space="preserve"> = 0.001, and CH</w:t>
      </w:r>
      <w:r w:rsidRPr="00127FDE">
        <w:rPr>
          <w:vertAlign w:val="subscript"/>
        </w:rPr>
        <w:t>4</w:t>
      </w:r>
      <w:r w:rsidRPr="00127FDE">
        <w:t xml:space="preserve"> g OM dry sediment</w:t>
      </w:r>
      <w:r w:rsidRPr="00127FDE">
        <w:rPr>
          <w:vertAlign w:val="superscript"/>
        </w:rPr>
        <w:t>-1</w:t>
      </w:r>
      <w:r w:rsidRPr="00127FDE">
        <w:t xml:space="preserve"> day</w:t>
      </w:r>
      <w:r w:rsidRPr="00127FDE">
        <w:rPr>
          <w:vertAlign w:val="superscript"/>
        </w:rPr>
        <w:t>-1</w:t>
      </w:r>
      <w:r w:rsidR="0087547A">
        <w:t>;</w:t>
      </w:r>
      <w:r w:rsidRPr="00127FDE">
        <w:t xml:space="preserve"> F</w:t>
      </w:r>
      <w:r w:rsidRPr="00FE1AC8">
        <w:rPr>
          <w:vertAlign w:val="subscript"/>
        </w:rPr>
        <w:t>2,12</w:t>
      </w:r>
      <w:r w:rsidRPr="00127FDE">
        <w:t xml:space="preserve"> = 10.2</w:t>
      </w:r>
      <w:r w:rsidR="00CE3788">
        <w:t>6</w:t>
      </w:r>
      <w:r w:rsidRPr="00127FDE">
        <w:t xml:space="preserve">, </w:t>
      </w:r>
      <m:oMath>
        <m:r>
          <w:rPr>
            <w:rFonts w:ascii="Cambria Math" w:hAnsi="Cambria Math"/>
          </w:rPr>
          <m:t>p</m:t>
        </m:r>
      </m:oMath>
      <w:r w:rsidRPr="00127FDE">
        <w:t xml:space="preserve"> = 0.003) (Fig</w:t>
      </w:r>
      <w:r w:rsidR="00463BA8">
        <w:t>.</w:t>
      </w:r>
      <w:r w:rsidRPr="00127FDE">
        <w:t xml:space="preserve"> 2</w:t>
      </w:r>
      <w:r w:rsidR="00986756">
        <w:t>A &amp; C</w:t>
      </w:r>
      <w:r w:rsidRPr="00127FDE">
        <w:t xml:space="preserve">). The mean areal </w:t>
      </w:r>
      <w:r w:rsidR="00456C29">
        <w:t>CH</w:t>
      </w:r>
      <w:r w:rsidR="00456C29">
        <w:rPr>
          <w:vertAlign w:val="subscript"/>
        </w:rPr>
        <w:t>4</w:t>
      </w:r>
      <w:r w:rsidR="00456C29">
        <w:t xml:space="preserve"> potential</w:t>
      </w:r>
      <w:r w:rsidR="00456C29" w:rsidRPr="00127FDE">
        <w:t xml:space="preserve"> </w:t>
      </w:r>
      <w:r w:rsidRPr="00127FDE">
        <w:t>production rate for all sediment cores was 3.79 µ</w:t>
      </w:r>
      <w:proofErr w:type="spellStart"/>
      <w:r w:rsidRPr="00127FDE">
        <w:t>mol</w:t>
      </w:r>
      <w:proofErr w:type="spellEnd"/>
      <w:r w:rsidRPr="00127FDE">
        <w:t xml:space="preserve"> CH</w:t>
      </w:r>
      <w:r w:rsidRPr="00127FDE">
        <w:rPr>
          <w:vertAlign w:val="subscript"/>
        </w:rPr>
        <w:t>4</w:t>
      </w:r>
      <w:r w:rsidRPr="00127FDE">
        <w:t xml:space="preserve"> </w:t>
      </w:r>
      <w:r w:rsidR="0046602E">
        <w:t>c</w:t>
      </w:r>
      <w:r w:rsidRPr="00127FDE">
        <w:t>m</w:t>
      </w:r>
      <w:r w:rsidRPr="00127FDE">
        <w:rPr>
          <w:vertAlign w:val="superscript"/>
        </w:rPr>
        <w:t>-2</w:t>
      </w:r>
      <w:r w:rsidRPr="00127FDE">
        <w:t xml:space="preserve"> day</w:t>
      </w:r>
      <w:r w:rsidRPr="00127FDE">
        <w:rPr>
          <w:vertAlign w:val="superscript"/>
        </w:rPr>
        <w:t>-1</w:t>
      </w:r>
      <w:r w:rsidRPr="00127FDE">
        <w:t xml:space="preserve"> (range: 0.79 - 8.56 µ</w:t>
      </w:r>
      <w:proofErr w:type="spellStart"/>
      <w:r w:rsidRPr="00127FDE">
        <w:t>mol</w:t>
      </w:r>
      <w:proofErr w:type="spellEnd"/>
      <w:r w:rsidRPr="00127FDE">
        <w:t xml:space="preserve"> CH</w:t>
      </w:r>
      <w:r w:rsidRPr="00127FDE">
        <w:rPr>
          <w:vertAlign w:val="subscript"/>
        </w:rPr>
        <w:t>4</w:t>
      </w:r>
      <w:r w:rsidRPr="00127FDE">
        <w:t xml:space="preserve"> m</w:t>
      </w:r>
      <w:r w:rsidRPr="00127FDE">
        <w:rPr>
          <w:vertAlign w:val="superscript"/>
        </w:rPr>
        <w:t>-2</w:t>
      </w:r>
      <w:r w:rsidRPr="00127FDE">
        <w:t xml:space="preserve"> day</w:t>
      </w:r>
      <w:r w:rsidRPr="00127FDE">
        <w:rPr>
          <w:vertAlign w:val="superscript"/>
        </w:rPr>
        <w:t>-1</w:t>
      </w:r>
      <w:r w:rsidRPr="00127FDE">
        <w:t>)</w:t>
      </w:r>
      <w:r w:rsidR="007106F7">
        <w:t>,</w:t>
      </w:r>
      <w:r w:rsidR="00B0628A">
        <w:t xml:space="preserve"> </w:t>
      </w:r>
      <w:r w:rsidRPr="00127FDE">
        <w:t>assum</w:t>
      </w:r>
      <w:r w:rsidR="007106F7">
        <w:t>ing</w:t>
      </w:r>
      <w:r w:rsidRPr="00127FDE">
        <w:t xml:space="preserve"> an active sediment depth of only 5 cm.</w:t>
      </w:r>
      <w:r w:rsidRPr="00127FDE">
        <w:rPr>
          <w:vertAlign w:val="superscript"/>
        </w:rPr>
        <w:t xml:space="preserve"> </w:t>
      </w:r>
      <w:r w:rsidR="0025349E">
        <w:t xml:space="preserve">As the areal </w:t>
      </w:r>
      <w:r w:rsidR="0025349E" w:rsidRPr="00093EBC">
        <w:lastRenderedPageBreak/>
        <w:t>CH</w:t>
      </w:r>
      <w:r w:rsidR="0025349E" w:rsidRPr="00093EBC">
        <w:rPr>
          <w:vertAlign w:val="subscript"/>
        </w:rPr>
        <w:t>4</w:t>
      </w:r>
      <w:r w:rsidR="0025349E">
        <w:t xml:space="preserve"> potential production rate was arrived at simply by multiplying the volume-normalized rate by the sampled depth (5 cm for all cores), the spatial variation in areal rate was the same as for the volume-normalized rate, i.e. higher in the riverine zone than the other two zones (</w:t>
      </w:r>
      <w:r w:rsidR="0025349E" w:rsidRPr="00127FDE">
        <w:t>F</w:t>
      </w:r>
      <w:r w:rsidR="0025349E" w:rsidRPr="00011CA7">
        <w:rPr>
          <w:vertAlign w:val="subscript"/>
        </w:rPr>
        <w:t>2,12</w:t>
      </w:r>
      <w:r w:rsidR="0025349E" w:rsidRPr="00127FDE">
        <w:t xml:space="preserve"> = 12.88, </w:t>
      </w:r>
      <m:oMath>
        <m:r>
          <w:rPr>
            <w:rFonts w:ascii="Cambria Math" w:hAnsi="Cambria Math"/>
          </w:rPr>
          <m:t>p</m:t>
        </m:r>
      </m:oMath>
      <w:r w:rsidR="0025349E" w:rsidRPr="00127FDE">
        <w:t xml:space="preserve"> = 0.001</w:t>
      </w:r>
      <w:r w:rsidR="0025349E">
        <w:t xml:space="preserve">). </w:t>
      </w:r>
      <w:r w:rsidRPr="00127FDE">
        <w:t xml:space="preserve">Methane </w:t>
      </w:r>
      <w:r w:rsidR="00456C29">
        <w:t xml:space="preserve">potential </w:t>
      </w:r>
      <w:r w:rsidRPr="00127FDE">
        <w:t>production rates normalized by dry weight of the sediment slurry were not statistically different among the zones (F</w:t>
      </w:r>
      <w:r w:rsidRPr="001A3042">
        <w:rPr>
          <w:vertAlign w:val="subscript"/>
        </w:rPr>
        <w:t>2,12</w:t>
      </w:r>
      <w:r w:rsidRPr="00127FDE">
        <w:t xml:space="preserve"> = 2.03, </w:t>
      </w:r>
      <m:oMath>
        <m:r>
          <w:rPr>
            <w:rFonts w:ascii="Cambria Math" w:hAnsi="Cambria Math"/>
          </w:rPr>
          <m:t>p</m:t>
        </m:r>
      </m:oMath>
      <w:r w:rsidRPr="00127FDE">
        <w:t xml:space="preserve"> = 0.2</w:t>
      </w:r>
      <w:r w:rsidR="00986756">
        <w:t>; Fig</w:t>
      </w:r>
      <w:r w:rsidR="00463BA8">
        <w:t>.</w:t>
      </w:r>
      <w:r w:rsidR="00986756">
        <w:t xml:space="preserve"> 2B</w:t>
      </w:r>
      <w:r w:rsidRPr="00127FDE">
        <w:t xml:space="preserve">). </w:t>
      </w:r>
    </w:p>
    <w:p w14:paraId="5C5EA360" w14:textId="14530BF6" w:rsidR="001A3E68" w:rsidRDefault="00A4709E">
      <w:pPr>
        <w:pStyle w:val="BodyText"/>
        <w:spacing w:line="480" w:lineRule="auto"/>
      </w:pPr>
      <w:r w:rsidRPr="00127FDE">
        <w:rPr>
          <w:b/>
          <w:bCs/>
          <w:i/>
          <w:iCs/>
        </w:rPr>
        <w:t>Sediment characteristics among reservoir zones.</w:t>
      </w:r>
      <w:r w:rsidRPr="00127FDE">
        <w:t xml:space="preserve"> Sediment </w:t>
      </w:r>
      <w:r w:rsidR="007106F7">
        <w:t xml:space="preserve">density </w:t>
      </w:r>
      <w:r w:rsidRPr="00127FDE">
        <w:t xml:space="preserve">was </w:t>
      </w:r>
      <w:r w:rsidR="007106F7">
        <w:t xml:space="preserve">greatest </w:t>
      </w:r>
      <w:r w:rsidRPr="00127FDE">
        <w:t xml:space="preserve">in the riverine zone, intermediate in the transitional zone, and </w:t>
      </w:r>
      <w:r w:rsidR="007106F7">
        <w:t>lowest</w:t>
      </w:r>
      <w:r w:rsidRPr="00127FDE">
        <w:t xml:space="preserve"> in the lacustrine zone</w:t>
      </w:r>
      <w:r w:rsidR="009D46B2">
        <w:t xml:space="preserve"> (Table 2), and while the ME model indicated significant differences among zones </w:t>
      </w:r>
      <w:r w:rsidRPr="00127FDE">
        <w:t>(</w:t>
      </w:r>
      <w:r w:rsidR="009D46B2" w:rsidRPr="00127FDE">
        <w:t>F</w:t>
      </w:r>
      <w:r w:rsidR="009D46B2" w:rsidRPr="001A3042">
        <w:rPr>
          <w:vertAlign w:val="subscript"/>
        </w:rPr>
        <w:t>2,12</w:t>
      </w:r>
      <w:r w:rsidR="009D46B2" w:rsidRPr="00127FDE">
        <w:t xml:space="preserve"> = </w:t>
      </w:r>
      <w:r w:rsidR="009D46B2">
        <w:t>12.3</w:t>
      </w:r>
      <w:r w:rsidR="009D46B2" w:rsidRPr="00127FDE">
        <w:t xml:space="preserve">, </w:t>
      </w:r>
      <w:r w:rsidR="009D46B2" w:rsidRPr="00127FDE">
        <w:rPr>
          <w:i/>
          <w:iCs/>
        </w:rPr>
        <w:t xml:space="preserve">p </w:t>
      </w:r>
      <w:r w:rsidR="009D46B2" w:rsidRPr="00127FDE">
        <w:t>= 0.0</w:t>
      </w:r>
      <w:r w:rsidR="009D46B2">
        <w:t>0</w:t>
      </w:r>
      <w:r w:rsidR="009D46B2" w:rsidRPr="00127FDE">
        <w:t>1</w:t>
      </w:r>
      <w:r w:rsidRPr="00127FDE">
        <w:t>)</w:t>
      </w:r>
      <w:r w:rsidR="009D46B2">
        <w:t>, the differences between the lacustrine and transitional zone were not statistically significant (p = 0.2</w:t>
      </w:r>
      <w:r w:rsidR="0095091E">
        <w:t>4</w:t>
      </w:r>
      <w:r w:rsidR="009D46B2">
        <w:t>)</w:t>
      </w:r>
      <w:r w:rsidRPr="00127FDE">
        <w:t xml:space="preserve">. The </w:t>
      </w:r>
      <w:r w:rsidR="00B0628A">
        <w:t>concentration</w:t>
      </w:r>
      <w:r w:rsidR="00B0628A" w:rsidRPr="00127FDE">
        <w:t xml:space="preserve"> </w:t>
      </w:r>
      <w:r w:rsidRPr="00127FDE">
        <w:t xml:space="preserve">of </w:t>
      </w:r>
      <w:r w:rsidR="007106F7">
        <w:t xml:space="preserve">dissolved </w:t>
      </w:r>
      <w:r w:rsidRPr="00127FDE">
        <w:t xml:space="preserve">organic </w:t>
      </w:r>
      <w:r w:rsidR="00E603D6">
        <w:t>carbon</w:t>
      </w:r>
      <w:r w:rsidR="00E603D6" w:rsidRPr="00127FDE">
        <w:t xml:space="preserve"> (DOC</w:t>
      </w:r>
      <w:r w:rsidR="00B0628A">
        <w:t xml:space="preserve">) </w:t>
      </w:r>
      <w:r w:rsidR="007106F7">
        <w:t xml:space="preserve">in the sediment porewaters </w:t>
      </w:r>
      <w:r w:rsidRPr="00127FDE">
        <w:t>was greatest in the riverine zone</w:t>
      </w:r>
      <w:r w:rsidR="00E603D6">
        <w:t xml:space="preserve"> </w:t>
      </w:r>
      <w:r w:rsidR="00E603D6" w:rsidRPr="00127FDE">
        <w:t>(F</w:t>
      </w:r>
      <w:r w:rsidR="00E603D6" w:rsidRPr="001A3042">
        <w:rPr>
          <w:vertAlign w:val="subscript"/>
        </w:rPr>
        <w:t>2,12</w:t>
      </w:r>
      <w:r w:rsidR="00E603D6" w:rsidRPr="00127FDE">
        <w:t xml:space="preserve"> = 5.</w:t>
      </w:r>
      <w:r w:rsidR="00A90F7E">
        <w:t>52</w:t>
      </w:r>
      <w:r w:rsidR="00E603D6" w:rsidRPr="00127FDE">
        <w:t xml:space="preserve">, </w:t>
      </w:r>
      <w:r w:rsidR="00E603D6" w:rsidRPr="00127FDE">
        <w:rPr>
          <w:i/>
          <w:iCs/>
        </w:rPr>
        <w:t xml:space="preserve">p </w:t>
      </w:r>
      <w:r w:rsidR="00E603D6" w:rsidRPr="00127FDE">
        <w:t>= 0.02</w:t>
      </w:r>
      <w:r w:rsidR="006D5AD9">
        <w:t xml:space="preserve">; </w:t>
      </w:r>
      <w:r w:rsidRPr="00127FDE">
        <w:t>Fig</w:t>
      </w:r>
      <w:r w:rsidR="00463BA8">
        <w:t>.</w:t>
      </w:r>
      <w:r w:rsidRPr="00127FDE">
        <w:t xml:space="preserve"> 3)</w:t>
      </w:r>
      <w:r w:rsidR="00E603D6">
        <w:t xml:space="preserve">. </w:t>
      </w:r>
      <w:r w:rsidR="00637581">
        <w:t xml:space="preserve">Bulk </w:t>
      </w:r>
      <w:r w:rsidR="00E603D6">
        <w:t xml:space="preserve">OM trended toward greater abundance in the riverine zone, but the pattern was </w:t>
      </w:r>
      <w:r w:rsidRPr="00127FDE">
        <w:t>not significant (F</w:t>
      </w:r>
      <w:r w:rsidRPr="001A3042">
        <w:rPr>
          <w:vertAlign w:val="subscript"/>
        </w:rPr>
        <w:t>2,12</w:t>
      </w:r>
      <w:r w:rsidRPr="00127FDE">
        <w:t xml:space="preserve"> = </w:t>
      </w:r>
      <w:r w:rsidR="0095091E">
        <w:t>2.0</w:t>
      </w:r>
      <w:r w:rsidRPr="00127FDE">
        <w:t xml:space="preserve">2, </w:t>
      </w:r>
      <w:r w:rsidRPr="00127FDE">
        <w:rPr>
          <w:i/>
          <w:iCs/>
        </w:rPr>
        <w:t>p</w:t>
      </w:r>
      <w:r w:rsidRPr="00127FDE">
        <w:t xml:space="preserve"> = 0.1</w:t>
      </w:r>
      <w:r w:rsidR="0095091E">
        <w:t>8</w:t>
      </w:r>
      <w:r w:rsidR="00997BC1">
        <w:t>; Fig</w:t>
      </w:r>
      <w:r w:rsidR="00463BA8">
        <w:t>.</w:t>
      </w:r>
      <w:r w:rsidR="00997BC1">
        <w:t xml:space="preserve"> 3</w:t>
      </w:r>
      <w:r w:rsidRPr="00127FDE">
        <w:t>).</w:t>
      </w:r>
      <w:r w:rsidR="00B0628A">
        <w:t xml:space="preserve"> </w:t>
      </w:r>
      <w:r w:rsidRPr="00127FDE">
        <w:t>Stable isotope and elemental composition data indicated that the source of OM varied significantly among reservoir zones (Fig</w:t>
      </w:r>
      <w:r w:rsidR="00463BA8">
        <w:t>.</w:t>
      </w:r>
      <w:r w:rsidRPr="00127FDE">
        <w:t xml:space="preserve"> 4). </w:t>
      </w:r>
      <w:r w:rsidR="00FE79B9">
        <w:t xml:space="preserve">The ME linear model indicated that </w:t>
      </w:r>
      <w:r w:rsidR="0013586C">
        <w:t>zone was significant in explaining variation in t</w:t>
      </w:r>
      <w:r w:rsidRPr="00127FDE">
        <w:t xml:space="preserve">he proportion of </w:t>
      </w:r>
      <w:proofErr w:type="spellStart"/>
      <w:r w:rsidRPr="00127FDE">
        <w:t>OM</w:t>
      </w:r>
      <w:r w:rsidR="002E312C" w:rsidRPr="00DE7329">
        <w:rPr>
          <w:vertAlign w:val="subscript"/>
        </w:rPr>
        <w:t>aq</w:t>
      </w:r>
      <w:proofErr w:type="spellEnd"/>
      <w:r w:rsidRPr="00127FDE">
        <w:t xml:space="preserve"> (calculated from the mixing model) </w:t>
      </w:r>
      <w:r w:rsidR="0012562B">
        <w:t xml:space="preserve">in the bulk sediment </w:t>
      </w:r>
      <w:r w:rsidR="0013586C" w:rsidRPr="00127FDE">
        <w:t>(F</w:t>
      </w:r>
      <w:r w:rsidR="0013586C" w:rsidRPr="001A3042">
        <w:rPr>
          <w:vertAlign w:val="subscript"/>
        </w:rPr>
        <w:t>2,12</w:t>
      </w:r>
      <w:r w:rsidR="0013586C" w:rsidRPr="00127FDE">
        <w:t xml:space="preserve"> = </w:t>
      </w:r>
      <w:r w:rsidR="0013586C">
        <w:t>8.06</w:t>
      </w:r>
      <w:r w:rsidR="0013586C" w:rsidRPr="00127FDE">
        <w:t xml:space="preserve">, </w:t>
      </w:r>
      <w:r w:rsidR="0013586C" w:rsidRPr="00127FDE">
        <w:rPr>
          <w:i/>
          <w:iCs/>
        </w:rPr>
        <w:t>p</w:t>
      </w:r>
      <w:r w:rsidR="0013586C" w:rsidRPr="00127FDE">
        <w:t xml:space="preserve"> = 0.00</w:t>
      </w:r>
      <w:r w:rsidR="0013586C">
        <w:t>6</w:t>
      </w:r>
      <w:r w:rsidR="0013586C" w:rsidRPr="00127FDE">
        <w:t>)</w:t>
      </w:r>
      <w:r w:rsidR="0013586C">
        <w:t xml:space="preserve">. </w:t>
      </w:r>
      <w:proofErr w:type="spellStart"/>
      <w:r w:rsidR="0013586C">
        <w:t>OM</w:t>
      </w:r>
      <w:r w:rsidR="0013586C">
        <w:rPr>
          <w:vertAlign w:val="subscript"/>
        </w:rPr>
        <w:t>aq</w:t>
      </w:r>
      <w:proofErr w:type="spellEnd"/>
      <w:r w:rsidR="0013586C" w:rsidRPr="00127FDE">
        <w:t xml:space="preserve"> </w:t>
      </w:r>
      <w:r w:rsidRPr="00127FDE">
        <w:t>was lowest in the riverine zone, intermediate in the transitional zone, and highest in the lacustrine zone</w:t>
      </w:r>
      <w:r w:rsidR="0013586C">
        <w:t xml:space="preserve">, though the riverine and transitional zone were not significantly different (p = 0.13; </w:t>
      </w:r>
      <w:r w:rsidRPr="00127FDE">
        <w:t xml:space="preserve">Figure 4). </w:t>
      </w:r>
    </w:p>
    <w:p w14:paraId="368AFDCA" w14:textId="4E532BC2" w:rsidR="00422C00" w:rsidRDefault="00422C00">
      <w:pPr>
        <w:pStyle w:val="BodyText"/>
        <w:spacing w:line="480" w:lineRule="auto"/>
      </w:pPr>
      <w:r>
        <w:tab/>
        <w:t>The ratio of elemental C</w:t>
      </w:r>
      <w:r w:rsidR="004A2FB7">
        <w:t>:</w:t>
      </w:r>
      <w:r>
        <w:t>N in the bulk sediment can indicate OM source, with</w:t>
      </w:r>
      <w:r w:rsidRPr="00127FDE">
        <w:t xml:space="preserve"> higher C</w:t>
      </w:r>
      <w:r w:rsidR="004A2FB7">
        <w:t>:</w:t>
      </w:r>
      <w:r w:rsidRPr="00127FDE">
        <w:t xml:space="preserve">N ratios resulting from terrestrial OM </w:t>
      </w:r>
      <w:r>
        <w:t xml:space="preserve">sources due to high C content of structural plant material, </w:t>
      </w:r>
      <w:r w:rsidRPr="00127FDE">
        <w:t>and lower C</w:t>
      </w:r>
      <w:r w:rsidR="004A2FB7">
        <w:t>:</w:t>
      </w:r>
      <w:r w:rsidRPr="00127FDE">
        <w:t>N ratios resulting from algal and microbial sources</w:t>
      </w:r>
      <w:r>
        <w:t>. The average C</w:t>
      </w:r>
      <w:r w:rsidR="004A2FB7">
        <w:t>:</w:t>
      </w:r>
      <w:r>
        <w:t>N ratio of sediment from the riverine zone was 9.</w:t>
      </w:r>
      <w:r w:rsidR="00455993">
        <w:t>6</w:t>
      </w:r>
      <w:r w:rsidR="00C1666B">
        <w:t xml:space="preserve"> ± 1.1</w:t>
      </w:r>
      <w:r>
        <w:t>, while the transitional and lacustrine zones had slightly lower ratios of 7.</w:t>
      </w:r>
      <w:r w:rsidR="00455993">
        <w:t>5</w:t>
      </w:r>
      <w:r w:rsidR="00C1666B">
        <w:t xml:space="preserve"> </w:t>
      </w:r>
      <w:r w:rsidR="00CD21B3">
        <w:t>± 1.0</w:t>
      </w:r>
      <w:r>
        <w:t xml:space="preserve"> and 7.</w:t>
      </w:r>
      <w:r w:rsidR="007D37A2">
        <w:t>4</w:t>
      </w:r>
      <w:r w:rsidR="00CD21B3">
        <w:t xml:space="preserve"> ± 0.7</w:t>
      </w:r>
      <w:r>
        <w:t xml:space="preserve">, respectively (Table 2). </w:t>
      </w:r>
    </w:p>
    <w:p w14:paraId="19EB4E4C" w14:textId="7AE32329" w:rsidR="00E43C3B" w:rsidRPr="006B05EA" w:rsidRDefault="00A4709E" w:rsidP="00E35B82">
      <w:pPr>
        <w:pStyle w:val="BodyText"/>
        <w:spacing w:line="480" w:lineRule="auto"/>
        <w:ind w:firstLine="720"/>
      </w:pPr>
      <w:r w:rsidRPr="00127FDE">
        <w:lastRenderedPageBreak/>
        <w:t xml:space="preserve">Optical properties of the </w:t>
      </w:r>
      <w:r w:rsidR="008A4CE6">
        <w:t xml:space="preserve">porewater </w:t>
      </w:r>
      <w:r w:rsidRPr="00127FDE">
        <w:t>dissolved OM showed some evidence of differences in DOM source across reservoir zones (Fig</w:t>
      </w:r>
      <w:r w:rsidR="00463BA8">
        <w:t>.</w:t>
      </w:r>
      <w:r w:rsidRPr="00127FDE">
        <w:t xml:space="preserve"> 5</w:t>
      </w:r>
      <w:r w:rsidR="004E5C3E">
        <w:t>; Table 3</w:t>
      </w:r>
      <w:r w:rsidRPr="00127FDE">
        <w:t>). Fluorescence index (FI) values are usually between 1.2 and 1.8 in natural waters (Hansen et al. 2016)</w:t>
      </w:r>
      <w:r w:rsidR="001A3E68">
        <w:t>, with h</w:t>
      </w:r>
      <w:r w:rsidRPr="00127FDE">
        <w:t>igher FI values indicat</w:t>
      </w:r>
      <w:r w:rsidR="001A3E68">
        <w:t>ing</w:t>
      </w:r>
      <w:r w:rsidRPr="00127FDE">
        <w:t xml:space="preserve"> DOM derived from microbial sources (e.g. bacteria and algae) and lower values indicating DOM derived from terrestrial OM (McKnight et al. 2001; Cory et al. 2010). FI values were </w:t>
      </w:r>
      <w:r w:rsidR="001A3E68" w:rsidRPr="00127FDE">
        <w:t>highe</w:t>
      </w:r>
      <w:r w:rsidR="001A3E68">
        <w:t>st</w:t>
      </w:r>
      <w:r w:rsidR="001A3E68" w:rsidRPr="00127FDE">
        <w:t xml:space="preserve"> </w:t>
      </w:r>
      <w:r w:rsidRPr="00127FDE">
        <w:t>in the riverine zone</w:t>
      </w:r>
      <w:r w:rsidR="001A3E68">
        <w:t>, indicating a higher proportion of microbial sources as compared to</w:t>
      </w:r>
      <w:r w:rsidRPr="00127FDE">
        <w:t xml:space="preserve"> the lacustrine </w:t>
      </w:r>
      <w:r w:rsidR="001A3E68">
        <w:t>and</w:t>
      </w:r>
      <w:r w:rsidR="001A3E68" w:rsidRPr="00127FDE">
        <w:t xml:space="preserve"> </w:t>
      </w:r>
      <w:r w:rsidRPr="00127FDE">
        <w:t>transitional zones (F</w:t>
      </w:r>
      <w:r w:rsidRPr="001A3042">
        <w:rPr>
          <w:vertAlign w:val="subscript"/>
        </w:rPr>
        <w:t>2,12</w:t>
      </w:r>
      <w:r w:rsidR="006B05EA">
        <w:rPr>
          <w:vertAlign w:val="subscript"/>
        </w:rPr>
        <w:t>.2</w:t>
      </w:r>
      <w:r w:rsidRPr="00127FDE">
        <w:t xml:space="preserve"> = 14.0</w:t>
      </w:r>
      <w:r w:rsidR="0013586C">
        <w:t>2</w:t>
      </w:r>
      <w:r w:rsidRPr="00127FDE">
        <w:t xml:space="preserve">, </w:t>
      </w:r>
      <w:r w:rsidRPr="00127FDE">
        <w:rPr>
          <w:i/>
          <w:iCs/>
        </w:rPr>
        <w:t>p</w:t>
      </w:r>
      <w:r w:rsidRPr="00127FDE">
        <w:t xml:space="preserve"> = 0.0007). The biological index (BIX) can indicate autotrophic productivity: a BIX of 0.6</w:t>
      </w:r>
      <w:r w:rsidR="001A3E68">
        <w:t xml:space="preserve"> </w:t>
      </w:r>
      <w:r w:rsidRPr="00127FDE">
        <w:t>-</w:t>
      </w:r>
      <w:r w:rsidR="001A3E68">
        <w:t xml:space="preserve"> </w:t>
      </w:r>
      <w:r w:rsidRPr="00127FDE">
        <w:t>0.7 indicates a low autochthonous component, 0.7</w:t>
      </w:r>
      <w:r w:rsidR="001A3E68">
        <w:t xml:space="preserve"> </w:t>
      </w:r>
      <w:r w:rsidRPr="00127FDE">
        <w:t>-</w:t>
      </w:r>
      <w:r w:rsidR="001A3E68">
        <w:t xml:space="preserve"> </w:t>
      </w:r>
      <w:r w:rsidRPr="00127FDE">
        <w:t>0.8 an intermediate autochthonous component, 0.8</w:t>
      </w:r>
      <w:r w:rsidR="001A3E68">
        <w:t xml:space="preserve"> </w:t>
      </w:r>
      <w:r w:rsidRPr="00127FDE">
        <w:t>-</w:t>
      </w:r>
      <w:r w:rsidR="001A3E68">
        <w:t xml:space="preserve"> </w:t>
      </w:r>
      <w:r w:rsidRPr="00127FDE">
        <w:t>1</w:t>
      </w:r>
      <w:r w:rsidR="001A3E68">
        <w:t>.0</w:t>
      </w:r>
      <w:r w:rsidRPr="00127FDE">
        <w:t xml:space="preserve"> a strong autochthonous component, and values &gt;1</w:t>
      </w:r>
      <w:r w:rsidR="001A3E68">
        <w:t>.0</w:t>
      </w:r>
      <w:r w:rsidRPr="00127FDE">
        <w:t xml:space="preserve"> indicate aquatic bacterial origin (</w:t>
      </w:r>
      <w:proofErr w:type="spellStart"/>
      <w:r w:rsidRPr="00127FDE">
        <w:t>Huguet</w:t>
      </w:r>
      <w:proofErr w:type="spellEnd"/>
      <w:r w:rsidRPr="00127FDE">
        <w:t xml:space="preserve"> et al. 2009). BIX did not vary among reservoir zones (F</w:t>
      </w:r>
      <w:r w:rsidRPr="00AC0218">
        <w:rPr>
          <w:vertAlign w:val="subscript"/>
        </w:rPr>
        <w:t>2,12</w:t>
      </w:r>
      <w:r w:rsidR="006B05EA">
        <w:rPr>
          <w:vertAlign w:val="subscript"/>
        </w:rPr>
        <w:t>.1</w:t>
      </w:r>
      <w:r w:rsidRPr="00127FDE">
        <w:t xml:space="preserve"> = 1.</w:t>
      </w:r>
      <w:r w:rsidR="0013586C">
        <w:t>53</w:t>
      </w:r>
      <w:r w:rsidRPr="00127FDE">
        <w:t xml:space="preserve">, </w:t>
      </w:r>
      <w:r w:rsidRPr="00127FDE">
        <w:rPr>
          <w:i/>
          <w:iCs/>
        </w:rPr>
        <w:t>p</w:t>
      </w:r>
      <w:r w:rsidRPr="00127FDE">
        <w:t xml:space="preserve"> = 0.2), </w:t>
      </w:r>
      <w:r w:rsidR="001A3E68">
        <w:t>with</w:t>
      </w:r>
      <w:r w:rsidR="001A3E68" w:rsidRPr="00127FDE">
        <w:t xml:space="preserve"> </w:t>
      </w:r>
      <w:r w:rsidRPr="00127FDE">
        <w:t>site averages rang</w:t>
      </w:r>
      <w:r w:rsidR="001A3E68">
        <w:t>ing</w:t>
      </w:r>
      <w:r w:rsidRPr="00127FDE">
        <w:t xml:space="preserve"> from 0.59 to 0.71 (Table </w:t>
      </w:r>
      <w:r w:rsidR="004E5C3E">
        <w:t>3</w:t>
      </w:r>
      <w:r w:rsidRPr="00127FDE">
        <w:t xml:space="preserve">). </w:t>
      </w:r>
      <w:r w:rsidR="009D24EA">
        <w:t xml:space="preserve">HIX </w:t>
      </w:r>
      <w:r w:rsidR="00E163C3">
        <w:t>and SUVA</w:t>
      </w:r>
      <w:r w:rsidR="00E163C3">
        <w:rPr>
          <w:vertAlign w:val="subscript"/>
        </w:rPr>
        <w:t>254</w:t>
      </w:r>
      <w:r w:rsidR="00E163C3">
        <w:t xml:space="preserve"> are both representative of the amount of processing that the DOM has undergone, with higher values representing more humification and higher aromatic content of the OM, respectively (Hansen et al. 2016). The HIX values present in Harsha Lake </w:t>
      </w:r>
      <w:r w:rsidR="008A4CE6">
        <w:t xml:space="preserve">sediment porewaters </w:t>
      </w:r>
      <w:r w:rsidR="00E163C3">
        <w:t>were explained by reservoir zone, with averages of 0.72, 0.83, and 0.82 for riverine, transitional and lacustrine sites (</w:t>
      </w:r>
      <w:r w:rsidR="00E163C3" w:rsidRPr="00127FDE">
        <w:t>F</w:t>
      </w:r>
      <w:r w:rsidR="00E163C3" w:rsidRPr="00AC0218">
        <w:rPr>
          <w:vertAlign w:val="subscript"/>
        </w:rPr>
        <w:t>2,12</w:t>
      </w:r>
      <w:r w:rsidR="00E163C3">
        <w:rPr>
          <w:vertAlign w:val="subscript"/>
        </w:rPr>
        <w:t>.2</w:t>
      </w:r>
      <w:r w:rsidR="00E163C3" w:rsidRPr="00127FDE">
        <w:t xml:space="preserve"> = </w:t>
      </w:r>
      <w:r w:rsidR="00E163C3">
        <w:t>6.51</w:t>
      </w:r>
      <w:r w:rsidR="00E163C3" w:rsidRPr="00127FDE">
        <w:t xml:space="preserve">, </w:t>
      </w:r>
      <w:r w:rsidR="00E163C3" w:rsidRPr="00127FDE">
        <w:rPr>
          <w:i/>
          <w:iCs/>
        </w:rPr>
        <w:t>p</w:t>
      </w:r>
      <w:r w:rsidR="00E163C3" w:rsidRPr="00127FDE">
        <w:t xml:space="preserve"> = 0.</w:t>
      </w:r>
      <w:r w:rsidR="00E163C3">
        <w:t xml:space="preserve">01). </w:t>
      </w:r>
      <w:r w:rsidR="00B169DC">
        <w:t>The riverine zone had lower HIX values than the transitional (p = 0.006) and lacustrine (p = 0.009) zones, while the transitional and lacustrine zones did not differ from each other (p = 0.73</w:t>
      </w:r>
      <w:r w:rsidR="00BD7C50">
        <w:t>; Fig</w:t>
      </w:r>
      <w:r w:rsidR="00463BA8">
        <w:t>.</w:t>
      </w:r>
      <w:r w:rsidR="00BD7C50">
        <w:t xml:space="preserve"> 5</w:t>
      </w:r>
      <w:r w:rsidR="00B169DC">
        <w:t xml:space="preserve">). </w:t>
      </w:r>
      <w:r w:rsidR="006B05EA">
        <w:t xml:space="preserve">Differences in </w:t>
      </w:r>
      <w:r w:rsidR="008A4CE6">
        <w:t xml:space="preserve">porewater </w:t>
      </w:r>
      <w:r w:rsidR="00E163C3">
        <w:t>SUVA</w:t>
      </w:r>
      <w:r w:rsidR="00E163C3">
        <w:rPr>
          <w:vertAlign w:val="subscript"/>
        </w:rPr>
        <w:t>254</w:t>
      </w:r>
      <w:r w:rsidR="00E163C3">
        <w:t xml:space="preserve"> values</w:t>
      </w:r>
      <w:r w:rsidR="0028042B">
        <w:t xml:space="preserve"> </w:t>
      </w:r>
      <w:r w:rsidR="006B05EA">
        <w:t>across all zones were statistically significant</w:t>
      </w:r>
      <w:r w:rsidR="00E163C3">
        <w:t xml:space="preserve"> </w:t>
      </w:r>
      <w:r w:rsidR="006B05EA">
        <w:t>(</w:t>
      </w:r>
      <w:r w:rsidR="006B05EA" w:rsidRPr="00127FDE">
        <w:t>F</w:t>
      </w:r>
      <w:r w:rsidR="006B05EA" w:rsidRPr="00AC0218">
        <w:rPr>
          <w:vertAlign w:val="subscript"/>
        </w:rPr>
        <w:t>2,12</w:t>
      </w:r>
      <w:r w:rsidR="006B05EA">
        <w:rPr>
          <w:vertAlign w:val="subscript"/>
        </w:rPr>
        <w:t>.9</w:t>
      </w:r>
      <w:r w:rsidR="006B05EA" w:rsidRPr="00127FDE">
        <w:t xml:space="preserve"> = </w:t>
      </w:r>
      <w:r w:rsidR="006B05EA">
        <w:t>10.74</w:t>
      </w:r>
      <w:r w:rsidR="006B05EA" w:rsidRPr="00127FDE">
        <w:t xml:space="preserve">, </w:t>
      </w:r>
      <w:r w:rsidR="006B05EA" w:rsidRPr="00127FDE">
        <w:rPr>
          <w:i/>
          <w:iCs/>
        </w:rPr>
        <w:t>p</w:t>
      </w:r>
      <w:r w:rsidR="006B05EA" w:rsidRPr="00127FDE">
        <w:t xml:space="preserve"> = 0.</w:t>
      </w:r>
      <w:r w:rsidR="006B05EA">
        <w:t>002</w:t>
      </w:r>
      <w:r w:rsidR="00BD7C50">
        <w:t>; Fig</w:t>
      </w:r>
      <w:r w:rsidR="00463BA8">
        <w:t>.</w:t>
      </w:r>
      <w:r w:rsidR="00BD7C50">
        <w:t xml:space="preserve"> 5</w:t>
      </w:r>
      <w:r w:rsidR="006B05EA">
        <w:t>). Mean SUVA</w:t>
      </w:r>
      <w:r w:rsidR="006B05EA">
        <w:rPr>
          <w:vertAlign w:val="subscript"/>
        </w:rPr>
        <w:t>254</w:t>
      </w:r>
      <w:r w:rsidR="006B05EA">
        <w:t xml:space="preserve"> was 2.7 L mg-C</w:t>
      </w:r>
      <w:r w:rsidR="006B05EA">
        <w:rPr>
          <w:vertAlign w:val="superscript"/>
        </w:rPr>
        <w:t>-1</w:t>
      </w:r>
      <w:r w:rsidR="006B05EA">
        <w:t xml:space="preserve"> m</w:t>
      </w:r>
      <w:r w:rsidR="006B05EA">
        <w:rPr>
          <w:vertAlign w:val="superscript"/>
        </w:rPr>
        <w:t>-1</w:t>
      </w:r>
      <w:r w:rsidR="006B05EA">
        <w:t xml:space="preserve"> in the riverine zone, 4.2 L mg-C</w:t>
      </w:r>
      <w:r w:rsidR="006B05EA">
        <w:rPr>
          <w:vertAlign w:val="superscript"/>
        </w:rPr>
        <w:t>-1</w:t>
      </w:r>
      <w:r w:rsidR="006B05EA">
        <w:t xml:space="preserve"> m</w:t>
      </w:r>
      <w:r w:rsidR="006B05EA">
        <w:rPr>
          <w:vertAlign w:val="superscript"/>
        </w:rPr>
        <w:t>-1</w:t>
      </w:r>
      <w:r w:rsidR="006B05EA">
        <w:t xml:space="preserve"> in the transitional zone, and 5.5 L mg-C</w:t>
      </w:r>
      <w:r w:rsidR="006B05EA">
        <w:rPr>
          <w:vertAlign w:val="superscript"/>
        </w:rPr>
        <w:t>-1</w:t>
      </w:r>
      <w:r w:rsidR="006B05EA">
        <w:t xml:space="preserve"> m</w:t>
      </w:r>
      <w:r w:rsidR="006B05EA">
        <w:rPr>
          <w:vertAlign w:val="superscript"/>
        </w:rPr>
        <w:t>-1</w:t>
      </w:r>
      <w:r w:rsidR="006B05EA">
        <w:t xml:space="preserve">  in the lacustrine zone. </w:t>
      </w:r>
    </w:p>
    <w:p w14:paraId="297002E8" w14:textId="41D331C5" w:rsidR="00FF0DB1" w:rsidRPr="00FF0DB1" w:rsidRDefault="00FF0DB1" w:rsidP="00FF0DB1">
      <w:pPr>
        <w:pStyle w:val="Body"/>
        <w:spacing w:before="180" w:after="180" w:line="480" w:lineRule="auto"/>
        <w:rPr>
          <w:rFonts w:ascii="Times New Roman" w:eastAsia="Times New Roman" w:hAnsi="Times New Roman" w:cs="Times New Roman"/>
          <w:lang w:val="en-US"/>
        </w:rPr>
      </w:pPr>
      <w:r w:rsidRPr="009F3F13">
        <w:rPr>
          <w:rFonts w:ascii="Times New Roman" w:hAnsi="Times New Roman"/>
          <w:b/>
          <w:bCs/>
          <w:i/>
          <w:iCs/>
          <w:lang w:val="en-US"/>
        </w:rPr>
        <w:t>Sediment deposition rates and deposited sediment composition</w:t>
      </w:r>
      <w:r w:rsidRPr="00127FDE">
        <w:rPr>
          <w:rFonts w:ascii="Times New Roman" w:hAnsi="Times New Roman"/>
          <w:b/>
          <w:bCs/>
          <w:i/>
          <w:iCs/>
          <w:lang w:val="en-US"/>
        </w:rPr>
        <w:t xml:space="preserve">. </w:t>
      </w:r>
      <w:r w:rsidRPr="00127FDE">
        <w:rPr>
          <w:rFonts w:ascii="Times New Roman" w:hAnsi="Times New Roman"/>
          <w:lang w:val="en-US"/>
        </w:rPr>
        <w:t xml:space="preserve">Over the 6-week sediment trap deployment period, average sediment deposition rates were highest in the riverine sediment trap site, and lowest in the lacustrine sediment trap site (Table 4). Similar to the benthic sediment, the </w:t>
      </w:r>
      <w:r w:rsidR="00CB703D">
        <w:rPr>
          <w:rFonts w:ascii="Times New Roman" w:hAnsi="Times New Roman"/>
          <w:lang w:val="en-US"/>
        </w:rPr>
        <w:lastRenderedPageBreak/>
        <w:t>percent</w:t>
      </w:r>
      <w:r w:rsidR="00CB703D" w:rsidRPr="00127FDE">
        <w:rPr>
          <w:rFonts w:ascii="Times New Roman" w:hAnsi="Times New Roman"/>
          <w:lang w:val="en-US"/>
        </w:rPr>
        <w:t xml:space="preserve"> </w:t>
      </w:r>
      <w:r w:rsidRPr="00127FDE">
        <w:rPr>
          <w:rFonts w:ascii="Times New Roman" w:hAnsi="Times New Roman"/>
          <w:lang w:val="en-US"/>
        </w:rPr>
        <w:t xml:space="preserve">of organic matter of the deposited sediment was lowest in the riverine site </w:t>
      </w:r>
      <w:r w:rsidR="00CB703D">
        <w:rPr>
          <w:rFonts w:ascii="Times New Roman" w:hAnsi="Times New Roman"/>
          <w:lang w:val="en-US"/>
        </w:rPr>
        <w:t xml:space="preserve">(12.3%), intermediate in the transitional site (16.7%), </w:t>
      </w:r>
      <w:r w:rsidRPr="00127FDE">
        <w:rPr>
          <w:rFonts w:ascii="Times New Roman" w:hAnsi="Times New Roman"/>
          <w:lang w:val="en-US"/>
        </w:rPr>
        <w:t>and highest in the lacustrine site</w:t>
      </w:r>
      <w:r w:rsidR="00CB703D">
        <w:rPr>
          <w:rFonts w:ascii="Times New Roman" w:hAnsi="Times New Roman"/>
          <w:lang w:val="en-US"/>
        </w:rPr>
        <w:t xml:space="preserve"> (22.5%), but due to the high sedimentation rates, the riverine sediment trap had the highest OM deposition rates</w:t>
      </w:r>
      <w:r w:rsidRPr="00127FDE">
        <w:rPr>
          <w:rFonts w:ascii="Times New Roman" w:hAnsi="Times New Roman"/>
          <w:lang w:val="en-US"/>
        </w:rPr>
        <w:t xml:space="preserve">. </w:t>
      </w:r>
      <w:r w:rsidR="00CB703D">
        <w:rPr>
          <w:rFonts w:ascii="Times New Roman" w:hAnsi="Times New Roman"/>
          <w:lang w:val="en-US"/>
        </w:rPr>
        <w:t>Further</w:t>
      </w:r>
      <w:r w:rsidRPr="00127FDE">
        <w:rPr>
          <w:rFonts w:ascii="Times New Roman" w:hAnsi="Times New Roman"/>
          <w:lang w:val="en-US"/>
        </w:rPr>
        <w:t xml:space="preserve">, the </w:t>
      </w:r>
      <w:r w:rsidR="00DE7329">
        <w:rPr>
          <w:rFonts w:ascii="Times New Roman" w:hAnsi="Times New Roman"/>
          <w:lang w:val="en-US"/>
        </w:rPr>
        <w:t xml:space="preserve">mean </w:t>
      </w:r>
      <w:r w:rsidRPr="00127FDE">
        <w:rPr>
          <w:rFonts w:ascii="Times New Roman" w:hAnsi="Times New Roman"/>
          <w:lang w:val="en-US"/>
        </w:rPr>
        <w:t xml:space="preserve">rate of chlorophyll deposition in the </w:t>
      </w:r>
      <w:r>
        <w:rPr>
          <w:rFonts w:ascii="Times New Roman" w:hAnsi="Times New Roman"/>
          <w:lang w:val="en-US"/>
        </w:rPr>
        <w:t xml:space="preserve">riverine </w:t>
      </w:r>
      <w:r w:rsidRPr="00127FDE">
        <w:rPr>
          <w:rFonts w:ascii="Times New Roman" w:hAnsi="Times New Roman"/>
          <w:lang w:val="en-US"/>
        </w:rPr>
        <w:t xml:space="preserve">sediment trap </w:t>
      </w:r>
      <w:r w:rsidR="00DE7329">
        <w:rPr>
          <w:rFonts w:ascii="Times New Roman" w:hAnsi="Times New Roman"/>
          <w:lang w:val="en-US"/>
        </w:rPr>
        <w:t>for</w:t>
      </w:r>
      <w:r w:rsidRPr="00127FDE">
        <w:rPr>
          <w:rFonts w:ascii="Times New Roman" w:hAnsi="Times New Roman"/>
          <w:lang w:val="en-US"/>
        </w:rPr>
        <w:t xml:space="preserve"> the 6-week period</w:t>
      </w:r>
      <w:r w:rsidR="00295AD1">
        <w:rPr>
          <w:rFonts w:ascii="Times New Roman" w:hAnsi="Times New Roman"/>
          <w:lang w:val="en-US"/>
        </w:rPr>
        <w:t xml:space="preserve"> </w:t>
      </w:r>
      <w:r>
        <w:rPr>
          <w:rFonts w:ascii="Times New Roman" w:hAnsi="Times New Roman"/>
          <w:lang w:val="en-US"/>
        </w:rPr>
        <w:t xml:space="preserve">exceeded that </w:t>
      </w:r>
      <w:r w:rsidRPr="00127FDE">
        <w:rPr>
          <w:rFonts w:ascii="Times New Roman" w:hAnsi="Times New Roman"/>
          <w:lang w:val="en-US"/>
        </w:rPr>
        <w:t xml:space="preserve">of the </w:t>
      </w:r>
      <w:r w:rsidR="00E72F59">
        <w:rPr>
          <w:rFonts w:ascii="Times New Roman" w:hAnsi="Times New Roman"/>
          <w:lang w:val="en-US"/>
        </w:rPr>
        <w:t>transitional</w:t>
      </w:r>
      <w:r w:rsidR="00E72F59" w:rsidRPr="00127FDE">
        <w:rPr>
          <w:rFonts w:ascii="Times New Roman" w:hAnsi="Times New Roman"/>
          <w:lang w:val="en-US"/>
        </w:rPr>
        <w:t xml:space="preserve"> </w:t>
      </w:r>
      <w:r w:rsidRPr="00127FDE">
        <w:rPr>
          <w:rFonts w:ascii="Times New Roman" w:hAnsi="Times New Roman"/>
          <w:lang w:val="en-US"/>
        </w:rPr>
        <w:t xml:space="preserve">and </w:t>
      </w:r>
      <w:r w:rsidR="00E72F59">
        <w:rPr>
          <w:rFonts w:ascii="Times New Roman" w:hAnsi="Times New Roman"/>
          <w:lang w:val="en-US"/>
        </w:rPr>
        <w:t xml:space="preserve">lacustrine </w:t>
      </w:r>
      <w:r w:rsidRPr="00127FDE">
        <w:rPr>
          <w:rFonts w:ascii="Times New Roman" w:hAnsi="Times New Roman"/>
          <w:lang w:val="en-US"/>
        </w:rPr>
        <w:t>sites</w:t>
      </w:r>
      <w:r w:rsidR="00CB703D">
        <w:rPr>
          <w:rFonts w:ascii="Times New Roman" w:hAnsi="Times New Roman"/>
          <w:lang w:val="en-US"/>
        </w:rPr>
        <w:t xml:space="preserve"> (Table 4)</w:t>
      </w:r>
      <w:r w:rsidRPr="00127FDE">
        <w:rPr>
          <w:rFonts w:ascii="Times New Roman" w:hAnsi="Times New Roman"/>
          <w:lang w:val="en-US"/>
        </w:rPr>
        <w:t xml:space="preserve">. </w:t>
      </w:r>
    </w:p>
    <w:p w14:paraId="732766F0" w14:textId="32465EE4" w:rsidR="00E43C3B" w:rsidRPr="00127FDE" w:rsidRDefault="00A4709E">
      <w:pPr>
        <w:pStyle w:val="BodyText"/>
        <w:spacing w:before="0" w:after="0" w:line="480" w:lineRule="auto"/>
      </w:pPr>
      <w:r w:rsidRPr="00127FDE">
        <w:rPr>
          <w:b/>
          <w:bCs/>
          <w:i/>
          <w:iCs/>
        </w:rPr>
        <w:t xml:space="preserve">Methanogen communities among reservoir zones. </w:t>
      </w:r>
      <w:r w:rsidRPr="00127FDE">
        <w:t xml:space="preserve">Abundance of the </w:t>
      </w:r>
      <w:proofErr w:type="spellStart"/>
      <w:r w:rsidRPr="00127FDE">
        <w:rPr>
          <w:i/>
          <w:iCs/>
        </w:rPr>
        <w:t>mcrA</w:t>
      </w:r>
      <w:proofErr w:type="spellEnd"/>
      <w:r w:rsidRPr="00127FDE">
        <w:t xml:space="preserve"> gene and a region of the 16S rRNA gene targeting archaea were determined using qPCR. Copies of </w:t>
      </w:r>
      <w:proofErr w:type="spellStart"/>
      <w:r w:rsidRPr="00127FDE">
        <w:rPr>
          <w:i/>
          <w:iCs/>
        </w:rPr>
        <w:t>mcrA</w:t>
      </w:r>
      <w:proofErr w:type="spellEnd"/>
      <w:r w:rsidRPr="00127FDE">
        <w:t xml:space="preserve"> ranged from 1.4 x 10</w:t>
      </w:r>
      <w:r w:rsidRPr="00127FDE">
        <w:rPr>
          <w:vertAlign w:val="superscript"/>
        </w:rPr>
        <w:t>1</w:t>
      </w:r>
      <w:r w:rsidRPr="00127FDE">
        <w:t xml:space="preserve"> to 3.8 x 10</w:t>
      </w:r>
      <w:r w:rsidRPr="00127FDE">
        <w:rPr>
          <w:vertAlign w:val="superscript"/>
        </w:rPr>
        <w:t xml:space="preserve">4 </w:t>
      </w:r>
      <w:r w:rsidRPr="00127FDE">
        <w:t>ng DNA</w:t>
      </w:r>
      <w:r w:rsidRPr="00127FDE">
        <w:rPr>
          <w:vertAlign w:val="superscript"/>
        </w:rPr>
        <w:t>-1</w:t>
      </w:r>
      <w:r w:rsidRPr="00127FDE">
        <w:t xml:space="preserve"> g sediment</w:t>
      </w:r>
      <w:r w:rsidRPr="00127FDE">
        <w:rPr>
          <w:vertAlign w:val="superscript"/>
        </w:rPr>
        <w:t>-1</w:t>
      </w:r>
      <w:r w:rsidRPr="00127FDE">
        <w:t xml:space="preserve"> (wet weight), with a mean of 3.7 x 10</w:t>
      </w:r>
      <w:r w:rsidRPr="00127FDE">
        <w:rPr>
          <w:vertAlign w:val="superscript"/>
        </w:rPr>
        <w:t>3</w:t>
      </w:r>
      <w:r w:rsidRPr="00127FDE">
        <w:t xml:space="preserve">.  </w:t>
      </w:r>
      <w:commentRangeStart w:id="14"/>
      <w:r w:rsidRPr="00127FDE">
        <w:t xml:space="preserve">There were no differences </w:t>
      </w:r>
      <w:r w:rsidR="001A3E68">
        <w:t xml:space="preserve">among reservoir zones </w:t>
      </w:r>
      <w:r w:rsidRPr="00127FDE">
        <w:t xml:space="preserve">in copy number for either the </w:t>
      </w:r>
      <w:proofErr w:type="spellStart"/>
      <w:r w:rsidRPr="00127FDE">
        <w:rPr>
          <w:i/>
          <w:iCs/>
        </w:rPr>
        <w:t>mcrA</w:t>
      </w:r>
      <w:proofErr w:type="spellEnd"/>
      <w:r w:rsidRPr="00127FDE">
        <w:t xml:space="preserve"> gene </w:t>
      </w:r>
      <w:commentRangeEnd w:id="14"/>
      <w:r w:rsidR="001D4CD8">
        <w:rPr>
          <w:rStyle w:val="CommentReference"/>
          <w:rFonts w:cs="Times New Roman"/>
          <w:color w:val="auto"/>
        </w:rPr>
        <w:commentReference w:id="14"/>
      </w:r>
      <w:r w:rsidRPr="00127FDE">
        <w:t>(F</w:t>
      </w:r>
      <w:r w:rsidRPr="00AC0218">
        <w:rPr>
          <w:vertAlign w:val="subscript"/>
        </w:rPr>
        <w:t>2,</w:t>
      </w:r>
      <w:r w:rsidR="004D36FB">
        <w:rPr>
          <w:vertAlign w:val="subscript"/>
        </w:rPr>
        <w:t>12.4</w:t>
      </w:r>
      <w:r w:rsidRPr="00127FDE">
        <w:t xml:space="preserve"> = 0.</w:t>
      </w:r>
      <w:r w:rsidR="004D36FB">
        <w:t>0</w:t>
      </w:r>
      <w:r w:rsidRPr="00127FDE">
        <w:t xml:space="preserve">6, </w:t>
      </w:r>
      <m:oMath>
        <m:r>
          <w:rPr>
            <w:rFonts w:ascii="Cambria Math" w:hAnsi="Cambria Math"/>
          </w:rPr>
          <m:t>p</m:t>
        </m:r>
      </m:oMath>
      <w:r w:rsidRPr="00127FDE">
        <w:t xml:space="preserve"> = 0.</w:t>
      </w:r>
      <w:r w:rsidR="004D36FB">
        <w:t>94</w:t>
      </w:r>
      <w:r w:rsidRPr="00127FDE">
        <w:t>) or the archaeal 16S rRNA gene (F</w:t>
      </w:r>
      <w:r w:rsidRPr="00AC0218">
        <w:rPr>
          <w:vertAlign w:val="subscript"/>
        </w:rPr>
        <w:t>2,</w:t>
      </w:r>
      <w:r w:rsidR="004D36FB">
        <w:rPr>
          <w:vertAlign w:val="subscript"/>
        </w:rPr>
        <w:t>12.1</w:t>
      </w:r>
      <w:r w:rsidRPr="00127FDE">
        <w:t xml:space="preserve"> = 1.</w:t>
      </w:r>
      <w:r w:rsidR="001D4CD8">
        <w:t>28</w:t>
      </w:r>
      <w:r w:rsidRPr="00127FDE">
        <w:t xml:space="preserve">, </w:t>
      </w:r>
      <m:oMath>
        <m:r>
          <w:rPr>
            <w:rFonts w:ascii="Cambria Math" w:hAnsi="Cambria Math"/>
          </w:rPr>
          <m:t>p</m:t>
        </m:r>
      </m:oMath>
      <w:r w:rsidRPr="00127FDE">
        <w:t xml:space="preserve"> = 0.</w:t>
      </w:r>
      <w:r w:rsidR="001D4CD8">
        <w:t>31</w:t>
      </w:r>
      <w:r w:rsidRPr="00127FDE">
        <w:t xml:space="preserve">). </w:t>
      </w:r>
    </w:p>
    <w:p w14:paraId="49A50145" w14:textId="0E5EA466" w:rsidR="00E43C3B" w:rsidRPr="00127FDE" w:rsidRDefault="00A4709E">
      <w:pPr>
        <w:pStyle w:val="BodyText"/>
        <w:spacing w:before="0" w:after="0" w:line="480" w:lineRule="auto"/>
        <w:ind w:firstLine="720"/>
      </w:pPr>
      <w:r w:rsidRPr="00127FDE">
        <w:t xml:space="preserve">From 16S rRNA gene sequencing, </w:t>
      </w:r>
      <w:r w:rsidRPr="007A0055">
        <w:t>5708 archaeal operational</w:t>
      </w:r>
      <w:r w:rsidRPr="00127FDE">
        <w:t xml:space="preserve"> taxonomic units (OTUs) were observed across 44 sediment cores. Of the 5708 archaeal OTUs, 939 were assigned to methanogens (16.5%). Sequences affiliated with four of the six known orders of methanogens were recovered from the Harsha </w:t>
      </w:r>
      <w:r w:rsidR="00403766">
        <w:t xml:space="preserve">Lake </w:t>
      </w:r>
      <w:r w:rsidRPr="00127FDE">
        <w:t xml:space="preserve">sediments: </w:t>
      </w:r>
      <w:proofErr w:type="spellStart"/>
      <w:r w:rsidRPr="00127FDE">
        <w:t>Methanomicrobiales</w:t>
      </w:r>
      <w:proofErr w:type="spellEnd"/>
      <w:r w:rsidRPr="00127FDE">
        <w:t xml:space="preserve"> (606 OTUs), Methanosarcinales (218 OTUs), </w:t>
      </w:r>
      <w:proofErr w:type="spellStart"/>
      <w:r w:rsidRPr="00127FDE">
        <w:t>Methanobacteriales</w:t>
      </w:r>
      <w:proofErr w:type="spellEnd"/>
      <w:r w:rsidRPr="00127FDE">
        <w:t xml:space="preserve"> (105 OTUs), and </w:t>
      </w:r>
      <w:proofErr w:type="spellStart"/>
      <w:r w:rsidRPr="00127FDE">
        <w:t>Methanocellales</w:t>
      </w:r>
      <w:proofErr w:type="spellEnd"/>
      <w:r w:rsidRPr="00127FDE">
        <w:t xml:space="preserve"> (9 OTUs). On average, methanogens represented 34.8% of total archaea when calculated from 16S rRNA sequence data, and 33.7% of total archaea when calculated from qPCR data. Representative OTUs from the order </w:t>
      </w:r>
      <w:proofErr w:type="spellStart"/>
      <w:r w:rsidRPr="00127FDE">
        <w:t>Methanomicrobiales</w:t>
      </w:r>
      <w:proofErr w:type="spellEnd"/>
      <w:r w:rsidRPr="00127FDE">
        <w:t xml:space="preserve"> accounted </w:t>
      </w:r>
      <w:r w:rsidR="00403766">
        <w:t xml:space="preserve">for </w:t>
      </w:r>
      <w:r w:rsidRPr="00127FDE">
        <w:t>53%, 77% and 76% of total methanogen sequences from the riverine, transitional, and lacustrine zones, respectively</w:t>
      </w:r>
      <w:r w:rsidR="00B62E28">
        <w:t xml:space="preserve"> (Fig. 6)</w:t>
      </w:r>
      <w:r w:rsidRPr="00127FDE">
        <w:t xml:space="preserve">. The order Methanosarcinales comprised 34%, 16% and 17% of riverine, transitional and lacustrine methanogens. The two most abundant methanogen genera in all three zones were </w:t>
      </w:r>
      <w:proofErr w:type="spellStart"/>
      <w:r w:rsidRPr="00127FDE">
        <w:rPr>
          <w:i/>
          <w:iCs/>
        </w:rPr>
        <w:t>Methanoregula</w:t>
      </w:r>
      <w:proofErr w:type="spellEnd"/>
      <w:r w:rsidRPr="00127FDE">
        <w:t xml:space="preserve"> and </w:t>
      </w:r>
      <w:proofErr w:type="spellStart"/>
      <w:r w:rsidRPr="00127FDE">
        <w:rPr>
          <w:i/>
          <w:iCs/>
        </w:rPr>
        <w:t>Methanosaeta</w:t>
      </w:r>
      <w:proofErr w:type="spellEnd"/>
      <w:r w:rsidRPr="00127FDE">
        <w:t xml:space="preserve">. </w:t>
      </w:r>
      <w:proofErr w:type="spellStart"/>
      <w:r w:rsidRPr="00127FDE">
        <w:rPr>
          <w:i/>
          <w:iCs/>
        </w:rPr>
        <w:t>Methanobacterium</w:t>
      </w:r>
      <w:proofErr w:type="spellEnd"/>
      <w:r w:rsidRPr="00127FDE">
        <w:rPr>
          <w:i/>
          <w:iCs/>
        </w:rPr>
        <w:t xml:space="preserve"> </w:t>
      </w:r>
      <w:r w:rsidRPr="00127FDE">
        <w:t xml:space="preserve">was relatively abundant in all three zones, whereas </w:t>
      </w:r>
      <w:r w:rsidRPr="00127FDE">
        <w:rPr>
          <w:i/>
          <w:iCs/>
        </w:rPr>
        <w:t>Methanosarcina</w:t>
      </w:r>
      <w:r w:rsidRPr="00127FDE">
        <w:t xml:space="preserve"> and </w:t>
      </w:r>
      <w:proofErr w:type="spellStart"/>
      <w:r w:rsidRPr="00127FDE">
        <w:rPr>
          <w:i/>
          <w:iCs/>
        </w:rPr>
        <w:t>Methanospirillum</w:t>
      </w:r>
      <w:proofErr w:type="spellEnd"/>
      <w:r w:rsidRPr="00127FDE">
        <w:t xml:space="preserve"> composed a greater proportion of methanogen genera in the riverine than in other zones. </w:t>
      </w:r>
    </w:p>
    <w:p w14:paraId="5A2E861D" w14:textId="70229C3A" w:rsidR="00E43C3B" w:rsidRPr="00127FDE" w:rsidRDefault="00A4709E">
      <w:pPr>
        <w:pStyle w:val="BodyText"/>
        <w:spacing w:line="480" w:lineRule="auto"/>
      </w:pPr>
      <w:r w:rsidRPr="00127FDE">
        <w:rPr>
          <w:b/>
          <w:bCs/>
          <w:i/>
          <w:iCs/>
        </w:rPr>
        <w:lastRenderedPageBreak/>
        <w:t>Methane production pathway.</w:t>
      </w:r>
      <w:r w:rsidRPr="00127FDE">
        <w:rPr>
          <w:b/>
          <w:bCs/>
        </w:rPr>
        <w:t xml:space="preserve"> </w:t>
      </w:r>
      <w:r w:rsidRPr="00127FDE">
        <w:rPr>
          <w:rFonts w:ascii="Cambria Math" w:eastAsia="Cambria Math" w:hAnsi="Cambria Math" w:cs="Cambria Math"/>
          <w:color w:val="222222"/>
          <w:u w:color="222222"/>
          <w:shd w:val="clear" w:color="auto" w:fill="FFFFFF"/>
        </w:rPr>
        <w:t>𝛿</w:t>
      </w:r>
      <w:r w:rsidRPr="00127FDE">
        <w:rPr>
          <w:vertAlign w:val="superscript"/>
        </w:rPr>
        <w:t>13</w:t>
      </w:r>
      <w:r w:rsidRPr="00127FDE">
        <w:t>C of CH</w:t>
      </w:r>
      <w:r w:rsidRPr="00127FDE">
        <w:rPr>
          <w:vertAlign w:val="subscript"/>
        </w:rPr>
        <w:t xml:space="preserve">4 </w:t>
      </w:r>
      <w:r w:rsidRPr="00127FDE">
        <w:t>ranged from -56.7 to -48.</w:t>
      </w:r>
      <w:r w:rsidR="00A5634B">
        <w:t>0</w:t>
      </w:r>
      <w:r w:rsidRPr="00127FDE">
        <w:t>‰</w:t>
      </w:r>
      <w:r w:rsidR="00A5634B">
        <w:t xml:space="preserve">, and values were </w:t>
      </w:r>
      <w:r w:rsidR="00007AE3">
        <w:t>not explained by reservoir zone (</w:t>
      </w:r>
      <w:r w:rsidR="00007AE3" w:rsidRPr="00127FDE">
        <w:t>F</w:t>
      </w:r>
      <w:r w:rsidR="00007AE3" w:rsidRPr="00AC0218">
        <w:rPr>
          <w:vertAlign w:val="subscript"/>
        </w:rPr>
        <w:t>2,</w:t>
      </w:r>
      <w:r w:rsidR="00007AE3">
        <w:rPr>
          <w:vertAlign w:val="subscript"/>
        </w:rPr>
        <w:t>7</w:t>
      </w:r>
      <w:r w:rsidR="00007AE3" w:rsidRPr="00127FDE">
        <w:t xml:space="preserve"> = </w:t>
      </w:r>
      <w:r w:rsidR="00007AE3">
        <w:t>4.52</w:t>
      </w:r>
      <w:r w:rsidR="00007AE3" w:rsidRPr="00127FDE">
        <w:t xml:space="preserve">, </w:t>
      </w:r>
      <m:oMath>
        <m:r>
          <w:rPr>
            <w:rFonts w:ascii="Cambria Math" w:hAnsi="Cambria Math"/>
          </w:rPr>
          <m:t>p</m:t>
        </m:r>
      </m:oMath>
      <w:r w:rsidR="00007AE3" w:rsidRPr="00127FDE">
        <w:t xml:space="preserve"> = 0.</w:t>
      </w:r>
      <w:r w:rsidR="00007AE3">
        <w:t>06;</w:t>
      </w:r>
      <w:r w:rsidRPr="00127FDE">
        <w:t xml:space="preserve"> Fig</w:t>
      </w:r>
      <w:r w:rsidR="00980A34">
        <w:t>.</w:t>
      </w:r>
      <w:r w:rsidRPr="00127FDE">
        <w:t xml:space="preserve"> 7A).</w:t>
      </w:r>
      <w:r w:rsidRPr="00127FDE">
        <w:rPr>
          <w:i/>
          <w:iCs/>
        </w:rPr>
        <w:t xml:space="preserve"> </w:t>
      </w:r>
      <w:r w:rsidRPr="00127FDE">
        <w:t>Apparent fractionation factors (</w:t>
      </w:r>
      <w:r w:rsidRPr="00127FDE">
        <w:rPr>
          <w:rFonts w:ascii="Symbol" w:hAnsi="Symbol"/>
        </w:rPr>
        <w:t></w:t>
      </w:r>
      <w:r w:rsidRPr="00127FDE">
        <w:rPr>
          <w:vertAlign w:val="subscript"/>
        </w:rPr>
        <w:t>C</w:t>
      </w:r>
      <w:r w:rsidRPr="00127FDE">
        <w:t>)</w:t>
      </w:r>
      <w:r w:rsidRPr="00127FDE">
        <w:rPr>
          <w:vertAlign w:val="subscript"/>
        </w:rPr>
        <w:t xml:space="preserve"> </w:t>
      </w:r>
      <w:r w:rsidRPr="00127FDE">
        <w:t>were consistent with acetoclastic methanogenesis across all zones (range 1.040 – 1.050).</w:t>
      </w:r>
      <w:r w:rsidR="00007AE3">
        <w:t xml:space="preserve"> T</w:t>
      </w:r>
      <w:r w:rsidR="005145EE">
        <w:t xml:space="preserve">he isotope fractionation </w:t>
      </w:r>
      <w:r w:rsidR="00453010">
        <w:t xml:space="preserve">trended slightly higher </w:t>
      </w:r>
      <w:r w:rsidR="005145EE">
        <w:t xml:space="preserve">in the lacustrine zone relative to the riverine zone (higher </w:t>
      </w:r>
      <w:r w:rsidR="005145EE" w:rsidRPr="00127FDE">
        <w:rPr>
          <w:rFonts w:ascii="Symbol" w:hAnsi="Symbol"/>
        </w:rPr>
        <w:t></w:t>
      </w:r>
      <w:r w:rsidR="005145EE" w:rsidRPr="00127FDE">
        <w:rPr>
          <w:vertAlign w:val="subscript"/>
        </w:rPr>
        <w:t>C</w:t>
      </w:r>
      <w:r w:rsidR="005145EE">
        <w:t>; Fig</w:t>
      </w:r>
      <w:r w:rsidR="00980A34">
        <w:t>.</w:t>
      </w:r>
      <w:r w:rsidR="005145EE">
        <w:t xml:space="preserve"> 7B</w:t>
      </w:r>
      <w:r w:rsidR="005145EE" w:rsidRPr="00127FDE">
        <w:t>)</w:t>
      </w:r>
      <w:r w:rsidR="005145EE">
        <w:t>, suggesting an increased contribution of hydrogenotrophic methanogenesis in the lacustrine zone compared to the other two zones.</w:t>
      </w:r>
      <w:r w:rsidR="005145EE" w:rsidRPr="00127FDE">
        <w:rPr>
          <w:vertAlign w:val="subscript"/>
        </w:rPr>
        <w:t xml:space="preserve"> </w:t>
      </w:r>
      <w:r w:rsidR="005145EE">
        <w:t xml:space="preserve"> </w:t>
      </w:r>
    </w:p>
    <w:p w14:paraId="45DBDC67" w14:textId="21DE2CFC" w:rsidR="00E43C3B" w:rsidRPr="00127FDE" w:rsidRDefault="00A4709E">
      <w:pPr>
        <w:pStyle w:val="BodyText"/>
        <w:spacing w:line="480" w:lineRule="auto"/>
      </w:pPr>
      <w:r w:rsidRPr="00ED0193">
        <w:rPr>
          <w:b/>
          <w:bCs/>
          <w:i/>
          <w:iCs/>
        </w:rPr>
        <w:t>Influence of OM source and quantity</w:t>
      </w:r>
      <w:r w:rsidRPr="00127FDE">
        <w:rPr>
          <w:b/>
          <w:bCs/>
          <w:i/>
          <w:iCs/>
        </w:rPr>
        <w:t xml:space="preserve"> on </w:t>
      </w:r>
      <w:r w:rsidR="00EF0D6B">
        <w:rPr>
          <w:b/>
          <w:bCs/>
          <w:i/>
          <w:iCs/>
        </w:rPr>
        <w:t>CH</w:t>
      </w:r>
      <w:r w:rsidR="00EF0D6B">
        <w:rPr>
          <w:b/>
          <w:bCs/>
          <w:i/>
          <w:iCs/>
          <w:vertAlign w:val="subscript"/>
        </w:rPr>
        <w:t>4</w:t>
      </w:r>
      <w:r w:rsidR="00EF0D6B" w:rsidRPr="00127FDE">
        <w:rPr>
          <w:b/>
          <w:bCs/>
          <w:i/>
          <w:iCs/>
        </w:rPr>
        <w:t xml:space="preserve"> </w:t>
      </w:r>
      <w:r w:rsidRPr="00127FDE">
        <w:rPr>
          <w:b/>
          <w:bCs/>
          <w:i/>
          <w:iCs/>
        </w:rPr>
        <w:t>production rates.</w:t>
      </w:r>
      <w:r w:rsidRPr="00127FDE">
        <w:t xml:space="preserve"> </w:t>
      </w:r>
      <w:r w:rsidR="00EF0D6B">
        <w:t>CH</w:t>
      </w:r>
      <w:r w:rsidR="00EF0D6B">
        <w:rPr>
          <w:vertAlign w:val="subscript"/>
        </w:rPr>
        <w:t xml:space="preserve">4 </w:t>
      </w:r>
      <w:r w:rsidR="00EF0D6B">
        <w:t>potential</w:t>
      </w:r>
      <w:r w:rsidR="00EF0D6B" w:rsidRPr="00127FDE">
        <w:t xml:space="preserve"> </w:t>
      </w:r>
      <w:r w:rsidRPr="00127FDE">
        <w:t xml:space="preserve">production rates </w:t>
      </w:r>
      <w:r w:rsidR="00263915">
        <w:t>we</w:t>
      </w:r>
      <w:r w:rsidR="00263915" w:rsidRPr="00127FDE">
        <w:t xml:space="preserve">re </w:t>
      </w:r>
      <w:r w:rsidRPr="00127FDE">
        <w:t>best explained by the combination of OM source and quantity, with a model probability of 0.989</w:t>
      </w:r>
      <w:r w:rsidR="007F0E1E">
        <w:t xml:space="preserve"> and by far the highest marginal R</w:t>
      </w:r>
      <w:r w:rsidR="007F0E1E" w:rsidRPr="00E35B82">
        <w:rPr>
          <w:vertAlign w:val="superscript"/>
        </w:rPr>
        <w:t>2</w:t>
      </w:r>
      <w:r w:rsidR="007F0E1E">
        <w:t xml:space="preserve"> </w:t>
      </w:r>
      <w:r w:rsidR="00E26489">
        <w:t xml:space="preserve">(0.70, i.e. 70% of variance explained) </w:t>
      </w:r>
      <w:r w:rsidR="007F0E1E">
        <w:t>of the three model categories tested</w:t>
      </w:r>
      <w:r w:rsidRPr="00127FDE">
        <w:t xml:space="preserve"> (Table </w:t>
      </w:r>
      <w:r w:rsidR="00691761">
        <w:t>5</w:t>
      </w:r>
      <w:r w:rsidRPr="00127FDE">
        <w:t>). The best predictor variables for the “OM source” hypothesis were</w:t>
      </w:r>
      <w:r w:rsidR="00263915">
        <w:t>:</w:t>
      </w:r>
      <w:r w:rsidRPr="00127FDE">
        <w:t xml:space="preserve"> </w:t>
      </w:r>
      <w:r w:rsidR="00263915">
        <w:t xml:space="preserve">(1) </w:t>
      </w:r>
      <w:r w:rsidRPr="00127FDE">
        <w:t xml:space="preserve">the proportion of </w:t>
      </w:r>
      <w:proofErr w:type="spellStart"/>
      <w:r w:rsidR="002E312C">
        <w:t>OM</w:t>
      </w:r>
      <w:r w:rsidR="002E312C" w:rsidRPr="00151557">
        <w:rPr>
          <w:vertAlign w:val="subscript"/>
        </w:rPr>
        <w:t>aq</w:t>
      </w:r>
      <w:proofErr w:type="spellEnd"/>
      <w:r w:rsidR="001F7DAD">
        <w:t xml:space="preserve"> </w:t>
      </w:r>
      <w:r w:rsidR="00F54FF0">
        <w:t xml:space="preserve">in the sediment </w:t>
      </w:r>
      <w:r w:rsidRPr="00127FDE">
        <w:t xml:space="preserve">and </w:t>
      </w:r>
      <w:r w:rsidR="00263915">
        <w:t xml:space="preserve">(2) </w:t>
      </w:r>
      <w:r w:rsidRPr="00127FDE">
        <w:t xml:space="preserve">BIX (biological index calculated from </w:t>
      </w:r>
      <w:r w:rsidR="001F7DAD">
        <w:t xml:space="preserve">porewater </w:t>
      </w:r>
      <w:r w:rsidRPr="00127FDE">
        <w:t xml:space="preserve">DOM fluorescence). </w:t>
      </w:r>
      <w:r w:rsidR="00263915">
        <w:t>T</w:t>
      </w:r>
      <w:r w:rsidR="00263915" w:rsidRPr="00127FDE">
        <w:t xml:space="preserve">he best model for the “OM quantity” hypothesis </w:t>
      </w:r>
      <w:r w:rsidR="00263915">
        <w:t xml:space="preserve">included: (1) </w:t>
      </w:r>
      <w:r w:rsidR="00151557">
        <w:t xml:space="preserve">porewater </w:t>
      </w:r>
      <w:r w:rsidRPr="00127FDE">
        <w:t xml:space="preserve">DOC concentration, </w:t>
      </w:r>
      <w:r w:rsidR="00263915">
        <w:t xml:space="preserve">(2) </w:t>
      </w:r>
      <w:r w:rsidRPr="00127FDE">
        <w:t xml:space="preserve">g OM </w:t>
      </w:r>
      <w:r w:rsidR="0089058C">
        <w:t>per unit volume of sediment,</w:t>
      </w:r>
      <w:r w:rsidRPr="00127FDE">
        <w:t xml:space="preserve"> and </w:t>
      </w:r>
      <w:r w:rsidR="00263915">
        <w:t xml:space="preserve">(3) </w:t>
      </w:r>
      <w:r w:rsidRPr="00127FDE">
        <w:t xml:space="preserve">the interaction between </w:t>
      </w:r>
      <w:r w:rsidR="00263915">
        <w:t>these two variables</w:t>
      </w:r>
      <w:r w:rsidRPr="00127FDE">
        <w:t xml:space="preserve">. </w:t>
      </w:r>
      <w:r w:rsidR="00263915">
        <w:t>T</w:t>
      </w:r>
      <w:r w:rsidR="00263915" w:rsidRPr="00127FDE">
        <w:t xml:space="preserve">he best model for the “OM source + quantity” hypothesis </w:t>
      </w:r>
      <w:r w:rsidR="00263915">
        <w:t xml:space="preserve">included all </w:t>
      </w:r>
      <w:r w:rsidR="00151557">
        <w:t xml:space="preserve">four </w:t>
      </w:r>
      <w:r w:rsidR="00263915">
        <w:t>of the above</w:t>
      </w:r>
      <w:r w:rsidRPr="00127FDE">
        <w:t xml:space="preserve"> variables. All variables, exc</w:t>
      </w:r>
      <w:r w:rsidR="001F7DAD">
        <w:t xml:space="preserve">ept for the proportion of </w:t>
      </w:r>
      <w:proofErr w:type="spellStart"/>
      <w:r w:rsidR="002E312C">
        <w:t>OM</w:t>
      </w:r>
      <w:r w:rsidR="002E312C" w:rsidRPr="00151557">
        <w:rPr>
          <w:vertAlign w:val="subscript"/>
        </w:rPr>
        <w:t>aq</w:t>
      </w:r>
      <w:proofErr w:type="spellEnd"/>
      <w:r w:rsidRPr="00127FDE">
        <w:t xml:space="preserve">, had positive correlations with </w:t>
      </w:r>
      <w:r w:rsidR="00EF0D6B">
        <w:t>CH</w:t>
      </w:r>
      <w:r w:rsidR="00EF0D6B">
        <w:rPr>
          <w:vertAlign w:val="subscript"/>
        </w:rPr>
        <w:t>4</w:t>
      </w:r>
      <w:r w:rsidR="00EF0D6B">
        <w:t xml:space="preserve"> potential</w:t>
      </w:r>
      <w:r w:rsidR="00EF0D6B" w:rsidRPr="00127FDE">
        <w:t xml:space="preserve"> </w:t>
      </w:r>
      <w:r w:rsidRPr="00127FDE">
        <w:t xml:space="preserve">production rates, regardless of the model. </w:t>
      </w:r>
      <w:r w:rsidR="00DD15AE">
        <w:t xml:space="preserve">The proportion of </w:t>
      </w:r>
      <w:proofErr w:type="spellStart"/>
      <w:r w:rsidR="00DD15AE" w:rsidRPr="00DD15AE">
        <w:t>OM</w:t>
      </w:r>
      <w:r w:rsidR="00DD15AE">
        <w:rPr>
          <w:vertAlign w:val="subscript"/>
        </w:rPr>
        <w:t>aq</w:t>
      </w:r>
      <w:proofErr w:type="spellEnd"/>
      <w:r w:rsidR="00DD15AE">
        <w:rPr>
          <w:vertAlign w:val="subscript"/>
        </w:rPr>
        <w:t xml:space="preserve"> </w:t>
      </w:r>
      <w:r w:rsidR="00DD15AE">
        <w:t>was negatively correlated with CH</w:t>
      </w:r>
      <w:r w:rsidR="00DD15AE">
        <w:rPr>
          <w:vertAlign w:val="subscript"/>
        </w:rPr>
        <w:t>4</w:t>
      </w:r>
      <w:r w:rsidR="00DD15AE">
        <w:t xml:space="preserve"> potential production rates. </w:t>
      </w:r>
      <w:r w:rsidRPr="00DD15AE">
        <w:t>Despite</w:t>
      </w:r>
      <w:r w:rsidRPr="00127FDE">
        <w:t xml:space="preserve"> the </w:t>
      </w:r>
      <w:r w:rsidR="00E750FA">
        <w:t xml:space="preserve">“OM </w:t>
      </w:r>
      <w:r w:rsidRPr="00127FDE">
        <w:t>quantity</w:t>
      </w:r>
      <w:r w:rsidR="00E750FA">
        <w:t>”</w:t>
      </w:r>
      <w:r w:rsidRPr="00127FDE">
        <w:t xml:space="preserve"> model having a </w:t>
      </w:r>
      <w:r w:rsidR="00E26489">
        <w:t xml:space="preserve">slightly </w:t>
      </w:r>
      <w:r w:rsidRPr="00127FDE">
        <w:t xml:space="preserve">lower model probability and rank than the </w:t>
      </w:r>
      <w:r w:rsidR="00E750FA">
        <w:t xml:space="preserve">“OM </w:t>
      </w:r>
      <w:r w:rsidRPr="00127FDE">
        <w:t>source</w:t>
      </w:r>
      <w:r w:rsidR="00E750FA">
        <w:t>”</w:t>
      </w:r>
      <w:r w:rsidRPr="00127FDE">
        <w:t xml:space="preserve"> model, the marginal R</w:t>
      </w:r>
      <w:r w:rsidRPr="00127FDE">
        <w:rPr>
          <w:vertAlign w:val="superscript"/>
        </w:rPr>
        <w:t>2</w:t>
      </w:r>
      <w:r w:rsidRPr="00127FDE">
        <w:t xml:space="preserve"> was higher</w:t>
      </w:r>
      <w:r w:rsidR="00E26489">
        <w:t xml:space="preserve"> for the “OM quantity” model</w:t>
      </w:r>
      <w:r w:rsidRPr="00127FDE">
        <w:t>, indicating more explained variance</w:t>
      </w:r>
      <w:r w:rsidR="00E26489">
        <w:t xml:space="preserve"> (48% for the OM quantity model vs. 33% for the OM quality model)</w:t>
      </w:r>
      <w:r w:rsidRPr="00127FDE">
        <w:t>.</w:t>
      </w:r>
    </w:p>
    <w:p w14:paraId="772AAC0A" w14:textId="11748B72" w:rsidR="00E43C3B" w:rsidRPr="00954D11" w:rsidRDefault="00A4709E">
      <w:pPr>
        <w:pStyle w:val="Body"/>
        <w:spacing w:line="480" w:lineRule="auto"/>
        <w:rPr>
          <w:rFonts w:ascii="Times New Roman" w:eastAsia="Times New Roman" w:hAnsi="Times New Roman" w:cs="Times New Roman"/>
          <w:lang w:val="en-US"/>
        </w:rPr>
      </w:pPr>
      <w:r w:rsidRPr="00ED0193">
        <w:rPr>
          <w:rFonts w:ascii="Times New Roman" w:hAnsi="Times New Roman"/>
          <w:b/>
          <w:bCs/>
          <w:i/>
          <w:iCs/>
          <w:lang w:val="en-US"/>
        </w:rPr>
        <w:t xml:space="preserve">Contextual parameters that explain </w:t>
      </w:r>
      <w:r w:rsidR="007F0E1E" w:rsidRPr="00ED0193">
        <w:rPr>
          <w:rFonts w:ascii="Times New Roman" w:hAnsi="Times New Roman"/>
          <w:b/>
          <w:bCs/>
          <w:i/>
          <w:iCs/>
          <w:lang w:val="en-US"/>
        </w:rPr>
        <w:t>spatial</w:t>
      </w:r>
      <w:r w:rsidR="007F0E1E">
        <w:rPr>
          <w:rFonts w:ascii="Times New Roman" w:hAnsi="Times New Roman"/>
          <w:b/>
          <w:bCs/>
          <w:i/>
          <w:iCs/>
          <w:lang w:val="en-US"/>
        </w:rPr>
        <w:t xml:space="preserve"> </w:t>
      </w:r>
      <w:r w:rsidRPr="00127FDE">
        <w:rPr>
          <w:rFonts w:ascii="Times New Roman" w:hAnsi="Times New Roman"/>
          <w:b/>
          <w:bCs/>
          <w:i/>
          <w:iCs/>
          <w:lang w:val="en-US"/>
        </w:rPr>
        <w:t xml:space="preserve">variation in </w:t>
      </w:r>
      <w:r w:rsidR="00EF0D6B">
        <w:rPr>
          <w:rFonts w:ascii="Times New Roman" w:hAnsi="Times New Roman"/>
          <w:b/>
          <w:bCs/>
          <w:i/>
          <w:iCs/>
          <w:lang w:val="en-US"/>
        </w:rPr>
        <w:t>CH</w:t>
      </w:r>
      <w:r w:rsidR="00EF0D6B">
        <w:rPr>
          <w:rFonts w:ascii="Times New Roman" w:hAnsi="Times New Roman"/>
          <w:b/>
          <w:bCs/>
          <w:i/>
          <w:iCs/>
          <w:vertAlign w:val="subscript"/>
          <w:lang w:val="en-US"/>
        </w:rPr>
        <w:t>4</w:t>
      </w:r>
      <w:r w:rsidR="00EF0D6B" w:rsidRPr="00127FDE">
        <w:rPr>
          <w:rFonts w:ascii="Times New Roman" w:hAnsi="Times New Roman"/>
          <w:b/>
          <w:bCs/>
          <w:i/>
          <w:iCs/>
          <w:lang w:val="en-US"/>
        </w:rPr>
        <w:t xml:space="preserve"> </w:t>
      </w:r>
      <w:r w:rsidRPr="00127FDE">
        <w:rPr>
          <w:rFonts w:ascii="Times New Roman" w:hAnsi="Times New Roman"/>
          <w:b/>
          <w:bCs/>
          <w:i/>
          <w:iCs/>
          <w:lang w:val="en-US"/>
        </w:rPr>
        <w:t>production rates</w:t>
      </w:r>
      <w:r w:rsidR="007F0E1E">
        <w:rPr>
          <w:rFonts w:ascii="Times New Roman" w:hAnsi="Times New Roman"/>
          <w:b/>
          <w:bCs/>
          <w:i/>
          <w:iCs/>
          <w:lang w:val="en-US"/>
        </w:rPr>
        <w:t>.</w:t>
      </w:r>
      <w:r w:rsidRPr="00127FDE">
        <w:rPr>
          <w:rFonts w:ascii="Times New Roman" w:hAnsi="Times New Roman"/>
          <w:lang w:val="en-US"/>
        </w:rPr>
        <w:t xml:space="preserve"> PLS analysis confirmed that the three reservoir zones have distinct sediment, water column</w:t>
      </w:r>
      <w:r w:rsidR="00D90708">
        <w:rPr>
          <w:rFonts w:ascii="Times New Roman" w:hAnsi="Times New Roman"/>
          <w:lang w:val="en-US"/>
        </w:rPr>
        <w:t>,</w:t>
      </w:r>
      <w:r w:rsidRPr="00127FDE">
        <w:rPr>
          <w:rFonts w:ascii="Times New Roman" w:hAnsi="Times New Roman"/>
          <w:lang w:val="en-US"/>
        </w:rPr>
        <w:t xml:space="preserve"> and microbial community characteristics, and that the triplicate cores </w:t>
      </w:r>
      <w:r w:rsidR="00206FDA">
        <w:rPr>
          <w:rFonts w:ascii="Times New Roman" w:hAnsi="Times New Roman"/>
          <w:lang w:val="en-US"/>
        </w:rPr>
        <w:t xml:space="preserve">at a given location </w:t>
      </w:r>
      <w:r w:rsidRPr="00127FDE">
        <w:rPr>
          <w:rFonts w:ascii="Times New Roman" w:hAnsi="Times New Roman"/>
          <w:lang w:val="en-US"/>
        </w:rPr>
        <w:t>show tight grouping</w:t>
      </w:r>
      <w:r w:rsidR="00206FDA">
        <w:rPr>
          <w:rFonts w:ascii="Times New Roman" w:hAnsi="Times New Roman"/>
          <w:lang w:val="en-US"/>
        </w:rPr>
        <w:t xml:space="preserve"> </w:t>
      </w:r>
      <w:r w:rsidR="00206FDA">
        <w:rPr>
          <w:rFonts w:ascii="Times New Roman" w:hAnsi="Times New Roman"/>
          <w:lang w:val="en-US"/>
        </w:rPr>
        <w:lastRenderedPageBreak/>
        <w:t>within their respective zones</w:t>
      </w:r>
      <w:r w:rsidRPr="00127FDE">
        <w:rPr>
          <w:rFonts w:ascii="Times New Roman" w:hAnsi="Times New Roman"/>
          <w:lang w:val="en-US"/>
        </w:rPr>
        <w:t xml:space="preserve">, with a </w:t>
      </w:r>
      <w:r w:rsidR="00F54FF0">
        <w:rPr>
          <w:rFonts w:ascii="Times New Roman" w:hAnsi="Times New Roman"/>
          <w:lang w:val="en-US"/>
        </w:rPr>
        <w:t>few</w:t>
      </w:r>
      <w:r w:rsidR="00F54FF0" w:rsidRPr="00127FDE">
        <w:rPr>
          <w:rFonts w:ascii="Times New Roman" w:hAnsi="Times New Roman"/>
          <w:lang w:val="en-US"/>
        </w:rPr>
        <w:t xml:space="preserve"> </w:t>
      </w:r>
      <w:r w:rsidRPr="00127FDE">
        <w:rPr>
          <w:rFonts w:ascii="Times New Roman" w:hAnsi="Times New Roman"/>
          <w:lang w:val="en-US"/>
        </w:rPr>
        <w:t>exceptions (Fig</w:t>
      </w:r>
      <w:r w:rsidR="00980A34">
        <w:rPr>
          <w:rFonts w:ascii="Times New Roman" w:hAnsi="Times New Roman"/>
          <w:lang w:val="en-US"/>
        </w:rPr>
        <w:t>.</w:t>
      </w:r>
      <w:r w:rsidRPr="00127FDE">
        <w:rPr>
          <w:rFonts w:ascii="Times New Roman" w:hAnsi="Times New Roman"/>
          <w:lang w:val="en-US"/>
        </w:rPr>
        <w:t xml:space="preserve"> 8). The first and second components from PLS regression explained </w:t>
      </w:r>
      <w:commentRangeStart w:id="15"/>
      <w:commentRangeStart w:id="16"/>
      <w:ins w:id="17" w:author="Berberich, Megan (berberme)" w:date="2019-02-19T04:05:00Z">
        <w:r w:rsidR="0068104D">
          <w:rPr>
            <w:rFonts w:ascii="Times New Roman" w:hAnsi="Times New Roman"/>
            <w:lang w:val="en-US"/>
          </w:rPr>
          <w:t>67.0</w:t>
        </w:r>
      </w:ins>
      <w:r w:rsidRPr="00127FDE">
        <w:rPr>
          <w:rFonts w:ascii="Times New Roman" w:hAnsi="Times New Roman"/>
          <w:lang w:val="en-US"/>
        </w:rPr>
        <w:t>% and 1</w:t>
      </w:r>
      <w:ins w:id="18" w:author="Berberich, Megan (berberme)" w:date="2019-02-19T04:06:00Z">
        <w:r w:rsidR="0068104D">
          <w:rPr>
            <w:rFonts w:ascii="Times New Roman" w:hAnsi="Times New Roman"/>
            <w:lang w:val="en-US"/>
          </w:rPr>
          <w:t>7.9</w:t>
        </w:r>
      </w:ins>
      <w:r w:rsidRPr="00127FDE">
        <w:rPr>
          <w:rFonts w:ascii="Times New Roman" w:hAnsi="Times New Roman"/>
          <w:lang w:val="en-US"/>
        </w:rPr>
        <w:t>% of the variance among cores</w:t>
      </w:r>
      <w:commentRangeEnd w:id="15"/>
      <w:r w:rsidR="0086254E">
        <w:rPr>
          <w:rStyle w:val="CommentReference"/>
          <w:rFonts w:ascii="Times New Roman" w:eastAsia="Arial Unicode MS" w:hAnsi="Times New Roman" w:cs="Times New Roman"/>
          <w:color w:val="auto"/>
          <w:lang w:val="en-US"/>
        </w:rPr>
        <w:commentReference w:id="15"/>
      </w:r>
      <w:commentRangeEnd w:id="16"/>
      <w:r w:rsidR="00ED0193">
        <w:rPr>
          <w:rStyle w:val="CommentReference"/>
          <w:rFonts w:ascii="Times New Roman" w:eastAsia="Arial Unicode MS" w:hAnsi="Times New Roman" w:cs="Times New Roman"/>
          <w:color w:val="auto"/>
          <w:lang w:val="en-US"/>
        </w:rPr>
        <w:commentReference w:id="16"/>
      </w:r>
      <w:r w:rsidRPr="00127FDE">
        <w:rPr>
          <w:rFonts w:ascii="Times New Roman" w:hAnsi="Times New Roman"/>
          <w:lang w:val="en-US"/>
        </w:rPr>
        <w:t>, respectively</w:t>
      </w:r>
      <w:r w:rsidR="00EF6106">
        <w:rPr>
          <w:rFonts w:ascii="Times New Roman" w:hAnsi="Times New Roman"/>
          <w:lang w:val="en-US"/>
        </w:rPr>
        <w:t xml:space="preserve">, and </w:t>
      </w:r>
      <w:r w:rsidR="00EF6106" w:rsidRPr="00EF6106">
        <w:rPr>
          <w:rFonts w:ascii="Times New Roman" w:hAnsi="Times New Roman"/>
          <w:lang w:val="en-US"/>
        </w:rPr>
        <w:t>CH</w:t>
      </w:r>
      <w:r w:rsidR="00EF6106" w:rsidRPr="00EF6106">
        <w:rPr>
          <w:rFonts w:ascii="Times New Roman" w:hAnsi="Times New Roman"/>
          <w:vertAlign w:val="subscript"/>
          <w:lang w:val="en-US"/>
        </w:rPr>
        <w:t>4</w:t>
      </w:r>
      <w:r w:rsidR="00EF6106">
        <w:rPr>
          <w:rFonts w:ascii="Times New Roman" w:hAnsi="Times New Roman"/>
          <w:lang w:val="en-US"/>
        </w:rPr>
        <w:t xml:space="preserve"> production was strongly positively correlated with both </w:t>
      </w:r>
      <w:r w:rsidR="00B20C42">
        <w:rPr>
          <w:rFonts w:ascii="Times New Roman" w:hAnsi="Times New Roman"/>
          <w:lang w:val="en-US"/>
        </w:rPr>
        <w:t xml:space="preserve">of </w:t>
      </w:r>
      <w:r w:rsidR="00EF6106">
        <w:rPr>
          <w:rFonts w:ascii="Times New Roman" w:hAnsi="Times New Roman"/>
          <w:lang w:val="en-US"/>
        </w:rPr>
        <w:t>these components, especially axis 1</w:t>
      </w:r>
      <w:r w:rsidRPr="00127FDE">
        <w:rPr>
          <w:rFonts w:ascii="Times New Roman" w:hAnsi="Times New Roman"/>
          <w:lang w:val="en-US"/>
        </w:rPr>
        <w:t xml:space="preserve">. Axis 1 depicts the main gradient in the data, which shows the transition from </w:t>
      </w:r>
      <w:r w:rsidR="0038701D" w:rsidRPr="00127FDE">
        <w:rPr>
          <w:rFonts w:ascii="Times New Roman" w:hAnsi="Times New Roman"/>
          <w:lang w:val="en-US"/>
        </w:rPr>
        <w:t xml:space="preserve">terrestrial (riverine) </w:t>
      </w:r>
      <w:r w:rsidR="0038701D">
        <w:rPr>
          <w:rFonts w:ascii="Times New Roman" w:hAnsi="Times New Roman"/>
          <w:lang w:val="en-US"/>
        </w:rPr>
        <w:t xml:space="preserve">to </w:t>
      </w:r>
      <w:r w:rsidRPr="00127FDE">
        <w:rPr>
          <w:rFonts w:ascii="Times New Roman" w:hAnsi="Times New Roman"/>
          <w:lang w:val="en-US"/>
        </w:rPr>
        <w:t xml:space="preserve">lacustrine sites across many co-varying variables, and is reflected in </w:t>
      </w:r>
      <w:r w:rsidR="00EF0D6B">
        <w:rPr>
          <w:rFonts w:ascii="Times New Roman" w:hAnsi="Times New Roman"/>
          <w:lang w:val="en-US"/>
        </w:rPr>
        <w:t>CH</w:t>
      </w:r>
      <w:r w:rsidR="00EF0D6B">
        <w:rPr>
          <w:rFonts w:ascii="Times New Roman" w:hAnsi="Times New Roman"/>
          <w:vertAlign w:val="subscript"/>
          <w:lang w:val="en-US"/>
        </w:rPr>
        <w:t>4</w:t>
      </w:r>
      <w:r w:rsidR="00EF0D6B">
        <w:rPr>
          <w:rFonts w:ascii="Times New Roman" w:hAnsi="Times New Roman"/>
          <w:lang w:val="en-US"/>
        </w:rPr>
        <w:t xml:space="preserve"> potential</w:t>
      </w:r>
      <w:r w:rsidR="00EF0D6B" w:rsidRPr="00127FDE">
        <w:rPr>
          <w:rFonts w:ascii="Times New Roman" w:hAnsi="Times New Roman"/>
          <w:lang w:val="en-US"/>
        </w:rPr>
        <w:t xml:space="preserve"> </w:t>
      </w:r>
      <w:r w:rsidRPr="00127FDE">
        <w:rPr>
          <w:rFonts w:ascii="Times New Roman" w:hAnsi="Times New Roman"/>
          <w:lang w:val="en-US"/>
        </w:rPr>
        <w:t>production rates which increase across the gradient from lacustrine to terrestrial/riverine</w:t>
      </w:r>
      <w:r w:rsidR="0072256C">
        <w:rPr>
          <w:rFonts w:ascii="Times New Roman" w:hAnsi="Times New Roman"/>
          <w:lang w:val="en-US"/>
        </w:rPr>
        <w:t xml:space="preserve"> (Fig</w:t>
      </w:r>
      <w:r w:rsidR="00980A34">
        <w:rPr>
          <w:rFonts w:ascii="Times New Roman" w:hAnsi="Times New Roman"/>
          <w:lang w:val="en-US"/>
        </w:rPr>
        <w:t>.</w:t>
      </w:r>
      <w:r w:rsidR="0072256C">
        <w:rPr>
          <w:rFonts w:ascii="Times New Roman" w:hAnsi="Times New Roman"/>
          <w:lang w:val="en-US"/>
        </w:rPr>
        <w:t xml:space="preserve"> S1, Table S</w:t>
      </w:r>
      <w:r w:rsidR="007562B4">
        <w:rPr>
          <w:rFonts w:ascii="Times New Roman" w:hAnsi="Times New Roman"/>
          <w:lang w:val="en-US"/>
        </w:rPr>
        <w:t>2</w:t>
      </w:r>
      <w:r w:rsidR="0072256C">
        <w:rPr>
          <w:rFonts w:ascii="Times New Roman" w:hAnsi="Times New Roman"/>
          <w:lang w:val="en-US"/>
        </w:rPr>
        <w:t>)</w:t>
      </w:r>
      <w:r w:rsidRPr="00127FDE">
        <w:rPr>
          <w:rFonts w:ascii="Times New Roman" w:hAnsi="Times New Roman"/>
          <w:lang w:val="en-US"/>
        </w:rPr>
        <w:t xml:space="preserve">. </w:t>
      </w:r>
      <w:r w:rsidR="0038701D">
        <w:rPr>
          <w:rFonts w:ascii="Times New Roman" w:hAnsi="Times New Roman"/>
          <w:lang w:val="en-US"/>
        </w:rPr>
        <w:t>Variables with high positive loadings on</w:t>
      </w:r>
      <w:r w:rsidR="00604619">
        <w:rPr>
          <w:rFonts w:ascii="Times New Roman" w:hAnsi="Times New Roman"/>
          <w:lang w:val="en-US"/>
        </w:rPr>
        <w:t xml:space="preserve"> axis 1 were indicative of strong terrestrial influence, and included </w:t>
      </w:r>
      <w:r w:rsidR="0038701D">
        <w:rPr>
          <w:rFonts w:ascii="Times New Roman" w:hAnsi="Times New Roman"/>
          <w:lang w:val="en-US"/>
        </w:rPr>
        <w:t>sediment characteristics (high bulk density, OM density, C</w:t>
      </w:r>
      <w:r w:rsidR="004A2FB7">
        <w:rPr>
          <w:rFonts w:ascii="Times New Roman" w:hAnsi="Times New Roman"/>
          <w:lang w:val="en-US"/>
        </w:rPr>
        <w:t>:</w:t>
      </w:r>
      <w:r w:rsidR="0038701D">
        <w:rPr>
          <w:rFonts w:ascii="Times New Roman" w:hAnsi="Times New Roman"/>
          <w:lang w:val="en-US"/>
        </w:rPr>
        <w:t xml:space="preserve">N), porewater DOM characteristics (high FI, DOC), and water column characteristics (high turbidity, conductivity, and hypolimnion CDOM). Variables with strong negative loadings on axis 1 </w:t>
      </w:r>
      <w:r w:rsidR="00604619">
        <w:rPr>
          <w:rFonts w:ascii="Times New Roman" w:hAnsi="Times New Roman"/>
          <w:lang w:val="en-US"/>
        </w:rPr>
        <w:t xml:space="preserve">were indicative of deeper, lacustrine sites with minimal terrestrial influence, and </w:t>
      </w:r>
      <w:r w:rsidR="0038701D">
        <w:rPr>
          <w:rFonts w:ascii="Times New Roman" w:hAnsi="Times New Roman"/>
          <w:lang w:val="en-US"/>
        </w:rPr>
        <w:t>included bulk sediment characteristics (</w:t>
      </w:r>
      <w:r w:rsidR="005842E6">
        <w:rPr>
          <w:rFonts w:ascii="Times New Roman" w:hAnsi="Times New Roman"/>
          <w:lang w:val="en-US"/>
        </w:rPr>
        <w:t xml:space="preserve">high </w:t>
      </w:r>
      <w:r w:rsidR="0038701D">
        <w:rPr>
          <w:rFonts w:ascii="Times New Roman" w:hAnsi="Times New Roman"/>
          <w:lang w:val="en-US"/>
        </w:rPr>
        <w:t xml:space="preserve">OM%, </w:t>
      </w:r>
      <w:proofErr w:type="spellStart"/>
      <w:r w:rsidR="0038701D">
        <w:rPr>
          <w:rFonts w:ascii="Times New Roman" w:hAnsi="Times New Roman"/>
          <w:lang w:val="en-US"/>
        </w:rPr>
        <w:t>OM</w:t>
      </w:r>
      <w:r w:rsidR="0038701D" w:rsidRPr="003A4F2E">
        <w:rPr>
          <w:rFonts w:ascii="Times New Roman" w:hAnsi="Times New Roman"/>
          <w:vertAlign w:val="subscript"/>
          <w:lang w:val="en-US"/>
        </w:rPr>
        <w:t>aq</w:t>
      </w:r>
      <w:proofErr w:type="spellEnd"/>
      <w:r w:rsidR="0038701D">
        <w:rPr>
          <w:rFonts w:ascii="Times New Roman" w:hAnsi="Times New Roman"/>
          <w:lang w:val="en-US"/>
        </w:rPr>
        <w:t xml:space="preserve">%, N%, </w:t>
      </w:r>
      <w:r w:rsidR="0038701D" w:rsidRPr="003A4F2E">
        <w:rPr>
          <w:rFonts w:ascii="Times New Roman" w:hAnsi="Times New Roman"/>
          <w:vertAlign w:val="superscript"/>
          <w:lang w:val="en-US"/>
        </w:rPr>
        <w:t>15</w:t>
      </w:r>
      <w:r w:rsidR="0038701D">
        <w:rPr>
          <w:rFonts w:ascii="Times New Roman" w:hAnsi="Times New Roman"/>
          <w:lang w:val="en-US"/>
        </w:rPr>
        <w:t>N) as well as site physical and water column characteristics (</w:t>
      </w:r>
      <w:r w:rsidR="005842E6">
        <w:rPr>
          <w:rFonts w:ascii="Times New Roman" w:hAnsi="Times New Roman"/>
          <w:lang w:val="en-US"/>
        </w:rPr>
        <w:t xml:space="preserve">deep </w:t>
      </w:r>
      <w:proofErr w:type="spellStart"/>
      <w:r w:rsidR="005842E6">
        <w:rPr>
          <w:rFonts w:ascii="Times New Roman" w:hAnsi="Times New Roman"/>
          <w:lang w:val="en-US"/>
        </w:rPr>
        <w:t>secchi</w:t>
      </w:r>
      <w:proofErr w:type="spellEnd"/>
      <w:r w:rsidR="005842E6">
        <w:rPr>
          <w:rFonts w:ascii="Times New Roman" w:hAnsi="Times New Roman"/>
          <w:lang w:val="en-US"/>
        </w:rPr>
        <w:t xml:space="preserve"> depth and</w:t>
      </w:r>
      <w:r w:rsidR="0038701D">
        <w:rPr>
          <w:rFonts w:ascii="Times New Roman" w:hAnsi="Times New Roman"/>
          <w:lang w:val="en-US"/>
        </w:rPr>
        <w:t xml:space="preserve"> site depth)</w:t>
      </w:r>
      <w:r w:rsidR="005842E6">
        <w:rPr>
          <w:rFonts w:ascii="Times New Roman" w:hAnsi="Times New Roman"/>
          <w:lang w:val="en-US"/>
        </w:rPr>
        <w:t>.</w:t>
      </w:r>
      <w:r w:rsidR="0038701D">
        <w:rPr>
          <w:rFonts w:ascii="Times New Roman" w:hAnsi="Times New Roman"/>
          <w:lang w:val="en-US"/>
        </w:rPr>
        <w:t xml:space="preserve"> Two methanogen taxa were also associated with this axis, with Methanosarcina associated with the “riverine” sites (positive on axis 1), and </w:t>
      </w:r>
      <w:proofErr w:type="spellStart"/>
      <w:r w:rsidR="0038701D">
        <w:rPr>
          <w:rFonts w:ascii="Times New Roman" w:hAnsi="Times New Roman"/>
          <w:lang w:val="en-US"/>
        </w:rPr>
        <w:t>Methanoregula</w:t>
      </w:r>
      <w:proofErr w:type="spellEnd"/>
      <w:r w:rsidR="0038701D">
        <w:rPr>
          <w:rFonts w:ascii="Times New Roman" w:hAnsi="Times New Roman"/>
          <w:lang w:val="en-US"/>
        </w:rPr>
        <w:t xml:space="preserve"> associated with the “lacustrine/transitional” sites (negative on axis 1). </w:t>
      </w:r>
      <w:r w:rsidR="0086254E">
        <w:rPr>
          <w:rFonts w:ascii="Times New Roman" w:hAnsi="Times New Roman"/>
          <w:lang w:val="en-US"/>
        </w:rPr>
        <w:t xml:space="preserve">Axis 2 was </w:t>
      </w:r>
      <w:r w:rsidR="00C3597D">
        <w:rPr>
          <w:rFonts w:ascii="Times New Roman" w:hAnsi="Times New Roman"/>
          <w:lang w:val="en-US"/>
        </w:rPr>
        <w:t>also</w:t>
      </w:r>
      <w:r w:rsidR="0086254E">
        <w:rPr>
          <w:rFonts w:ascii="Times New Roman" w:hAnsi="Times New Roman"/>
          <w:lang w:val="en-US"/>
        </w:rPr>
        <w:t xml:space="preserve"> </w:t>
      </w:r>
      <w:r w:rsidR="00762304">
        <w:rPr>
          <w:rFonts w:ascii="Times New Roman" w:hAnsi="Times New Roman"/>
          <w:lang w:val="en-US"/>
        </w:rPr>
        <w:t xml:space="preserve">positively </w:t>
      </w:r>
      <w:r w:rsidR="0086254E">
        <w:rPr>
          <w:rFonts w:ascii="Times New Roman" w:hAnsi="Times New Roman"/>
          <w:lang w:val="en-US"/>
        </w:rPr>
        <w:t xml:space="preserve">associated with </w:t>
      </w:r>
      <w:r w:rsidR="00C3597D">
        <w:rPr>
          <w:rFonts w:ascii="Times New Roman" w:hAnsi="Times New Roman"/>
          <w:lang w:val="en-US"/>
        </w:rPr>
        <w:t xml:space="preserve">high </w:t>
      </w:r>
      <w:r w:rsidR="0086254E" w:rsidRPr="0086254E">
        <w:rPr>
          <w:rFonts w:ascii="Times New Roman" w:hAnsi="Times New Roman"/>
          <w:lang w:val="en-US"/>
        </w:rPr>
        <w:t>CH</w:t>
      </w:r>
      <w:r w:rsidR="0086254E" w:rsidRPr="0086254E">
        <w:rPr>
          <w:rFonts w:ascii="Times New Roman" w:hAnsi="Times New Roman"/>
          <w:vertAlign w:val="subscript"/>
          <w:lang w:val="en-US"/>
        </w:rPr>
        <w:t>4</w:t>
      </w:r>
      <w:r w:rsidR="0086254E">
        <w:rPr>
          <w:rFonts w:ascii="Times New Roman" w:hAnsi="Times New Roman"/>
          <w:lang w:val="en-US"/>
        </w:rPr>
        <w:t xml:space="preserve"> potential production rates, and appeared to represent a secondary gradient of in situ productivity, not associated with the terrestrial-lacustrine gradient. The lacustrine sites were discriminated from the transitional sites on this axis, with lacustrine sites tending to be positively associated with axis 2. High values on axis 2 seemed to indicate sites (or cores) with high productivity, as indicated by high positive loadings on this axis of water column chlorophyll concentrations, epilimnion pH, porewater BIX, and bulk sediment %</w:t>
      </w:r>
      <w:proofErr w:type="spellStart"/>
      <w:r w:rsidR="0086254E">
        <w:rPr>
          <w:rFonts w:ascii="Times New Roman" w:hAnsi="Times New Roman"/>
          <w:lang w:val="en-US"/>
        </w:rPr>
        <w:t>C</w:t>
      </w:r>
      <w:r w:rsidR="0086254E" w:rsidRPr="003A4F2E">
        <w:rPr>
          <w:rFonts w:ascii="Times New Roman" w:hAnsi="Times New Roman"/>
          <w:vertAlign w:val="subscript"/>
          <w:lang w:val="en-US"/>
        </w:rPr>
        <w:t>org</w:t>
      </w:r>
      <w:proofErr w:type="spellEnd"/>
      <w:r w:rsidR="0086254E">
        <w:rPr>
          <w:rFonts w:ascii="Times New Roman" w:hAnsi="Times New Roman"/>
          <w:lang w:val="en-US"/>
        </w:rPr>
        <w:t>. Ep</w:t>
      </w:r>
      <w:r w:rsidR="00921484">
        <w:rPr>
          <w:rFonts w:ascii="Times New Roman" w:hAnsi="Times New Roman"/>
          <w:lang w:val="en-US"/>
        </w:rPr>
        <w:t>i</w:t>
      </w:r>
      <w:r w:rsidR="0086254E">
        <w:rPr>
          <w:rFonts w:ascii="Times New Roman" w:hAnsi="Times New Roman"/>
          <w:lang w:val="en-US"/>
        </w:rPr>
        <w:t xml:space="preserve">limnion nutrient concentrations (TRP, </w:t>
      </w:r>
      <w:r w:rsidR="0086254E" w:rsidRPr="0086254E">
        <w:rPr>
          <w:rFonts w:ascii="Times New Roman" w:hAnsi="Times New Roman"/>
          <w:lang w:val="en-US"/>
        </w:rPr>
        <w:t>NH</w:t>
      </w:r>
      <w:r w:rsidR="0086254E" w:rsidRPr="0086254E">
        <w:rPr>
          <w:rFonts w:ascii="Times New Roman" w:hAnsi="Times New Roman"/>
          <w:vertAlign w:val="subscript"/>
          <w:lang w:val="en-US"/>
        </w:rPr>
        <w:t>4</w:t>
      </w:r>
      <w:r w:rsidR="0086254E" w:rsidRPr="0086254E">
        <w:rPr>
          <w:rFonts w:ascii="Times New Roman" w:hAnsi="Times New Roman"/>
          <w:vertAlign w:val="superscript"/>
          <w:lang w:val="en-US"/>
        </w:rPr>
        <w:t>+</w:t>
      </w:r>
      <w:r w:rsidR="0086254E">
        <w:rPr>
          <w:rFonts w:ascii="Times New Roman" w:hAnsi="Times New Roman"/>
          <w:lang w:val="en-US"/>
        </w:rPr>
        <w:t xml:space="preserve">) were negatively associated with this axis, which could indicate a drawdown of soluble inorganic nutrients at high </w:t>
      </w:r>
      <w:r w:rsidR="0086254E">
        <w:rPr>
          <w:rFonts w:ascii="Times New Roman" w:hAnsi="Times New Roman"/>
          <w:lang w:val="en-US"/>
        </w:rPr>
        <w:lastRenderedPageBreak/>
        <w:t>productivity sites. The methanogen taxa Linea was also negatively correlated with axis 2 of the PLS</w:t>
      </w:r>
      <w:r w:rsidR="0072256C">
        <w:rPr>
          <w:rFonts w:ascii="Times New Roman" w:hAnsi="Times New Roman"/>
          <w:lang w:val="en-US"/>
        </w:rPr>
        <w:t xml:space="preserve"> </w:t>
      </w:r>
      <w:r w:rsidR="002E2075">
        <w:rPr>
          <w:rFonts w:ascii="Times New Roman" w:hAnsi="Times New Roman"/>
          <w:lang w:val="en-US"/>
        </w:rPr>
        <w:t>(</w:t>
      </w:r>
      <w:r w:rsidR="00463BA8">
        <w:rPr>
          <w:rFonts w:ascii="Times New Roman" w:hAnsi="Times New Roman"/>
          <w:lang w:val="en-US"/>
        </w:rPr>
        <w:t xml:space="preserve">see </w:t>
      </w:r>
      <w:r w:rsidR="00C67350">
        <w:rPr>
          <w:rFonts w:ascii="Times New Roman" w:hAnsi="Times New Roman"/>
          <w:lang w:val="en-US"/>
        </w:rPr>
        <w:t>F</w:t>
      </w:r>
      <w:r w:rsidR="008C406E">
        <w:rPr>
          <w:rFonts w:ascii="Times New Roman" w:hAnsi="Times New Roman"/>
          <w:lang w:val="en-US"/>
        </w:rPr>
        <w:t>ig</w:t>
      </w:r>
      <w:r w:rsidR="00980A34">
        <w:rPr>
          <w:rFonts w:ascii="Times New Roman" w:hAnsi="Times New Roman"/>
          <w:lang w:val="en-US"/>
        </w:rPr>
        <w:t>.</w:t>
      </w:r>
      <w:r w:rsidR="008C406E">
        <w:rPr>
          <w:rFonts w:ascii="Times New Roman" w:hAnsi="Times New Roman"/>
          <w:lang w:val="en-US"/>
        </w:rPr>
        <w:t xml:space="preserve"> S1, Table S</w:t>
      </w:r>
      <w:r w:rsidR="007562B4">
        <w:rPr>
          <w:rFonts w:ascii="Times New Roman" w:hAnsi="Times New Roman"/>
          <w:lang w:val="en-US"/>
        </w:rPr>
        <w:t>2</w:t>
      </w:r>
      <w:r w:rsidR="008C406E">
        <w:rPr>
          <w:rFonts w:ascii="Times New Roman" w:hAnsi="Times New Roman"/>
          <w:lang w:val="en-US"/>
        </w:rPr>
        <w:t>)</w:t>
      </w:r>
      <w:r w:rsidR="0072256C">
        <w:rPr>
          <w:rFonts w:ascii="Times New Roman" w:hAnsi="Times New Roman"/>
          <w:lang w:val="en-US"/>
        </w:rPr>
        <w:t>.</w:t>
      </w:r>
    </w:p>
    <w:p w14:paraId="3B1702BB" w14:textId="5910886F" w:rsidR="00E43C3B" w:rsidRDefault="00E43C3B">
      <w:pPr>
        <w:pStyle w:val="Body"/>
        <w:spacing w:line="480" w:lineRule="auto"/>
        <w:rPr>
          <w:rFonts w:ascii="Times New Roman" w:eastAsia="Times New Roman" w:hAnsi="Times New Roman" w:cs="Times New Roman"/>
          <w:lang w:val="en-US"/>
        </w:rPr>
      </w:pPr>
    </w:p>
    <w:p w14:paraId="6A4EE596" w14:textId="6F4B0537" w:rsidR="00C96336" w:rsidRPr="00C96336" w:rsidRDefault="00C96336">
      <w:pPr>
        <w:pStyle w:val="Body"/>
        <w:spacing w:line="480" w:lineRule="auto"/>
        <w:rPr>
          <w:rFonts w:ascii="Times New Roman" w:eastAsia="Times New Roman" w:hAnsi="Times New Roman" w:cs="Times New Roman"/>
          <w:b/>
          <w:lang w:val="en-US"/>
        </w:rPr>
      </w:pPr>
      <w:r w:rsidRPr="00C96336">
        <w:rPr>
          <w:rFonts w:ascii="Times New Roman" w:eastAsia="Times New Roman" w:hAnsi="Times New Roman" w:cs="Times New Roman"/>
          <w:b/>
          <w:lang w:val="en-US"/>
        </w:rPr>
        <w:t>DISCUSSION</w:t>
      </w:r>
    </w:p>
    <w:p w14:paraId="44BEB556" w14:textId="77777777" w:rsidR="00C96336" w:rsidRPr="00127FDE" w:rsidRDefault="00C96336" w:rsidP="00C96336">
      <w:pPr>
        <w:pStyle w:val="BodyText"/>
        <w:spacing w:line="480" w:lineRule="auto"/>
        <w:outlineLvl w:val="0"/>
        <w:rPr>
          <w:b/>
          <w:bCs/>
          <w:i/>
          <w:iCs/>
        </w:rPr>
      </w:pPr>
      <w:r w:rsidRPr="00127FDE">
        <w:rPr>
          <w:b/>
          <w:bCs/>
          <w:i/>
          <w:iCs/>
        </w:rPr>
        <w:t>Spatial variability of sediment measurements across the reservoir.</w:t>
      </w:r>
    </w:p>
    <w:p w14:paraId="21F7211E" w14:textId="524CB60F" w:rsidR="00CF054F" w:rsidRDefault="00C96336" w:rsidP="00C96336">
      <w:pPr>
        <w:pStyle w:val="BodyText"/>
        <w:spacing w:before="0" w:after="0" w:line="480" w:lineRule="auto"/>
        <w:ind w:firstLine="720"/>
      </w:pPr>
      <w:r w:rsidRPr="00463BA8">
        <w:t>Harsha Lake exhibited strong spatial heterogeneity in sediment characteristics</w:t>
      </w:r>
      <w:r w:rsidRPr="00127FDE">
        <w:t xml:space="preserve"> </w:t>
      </w:r>
      <w:r w:rsidR="00C72178">
        <w:t xml:space="preserve">related </w:t>
      </w:r>
      <w:r>
        <w:t>to longitudinal gradients in reservoir morphology, water velocity, and water residence times.  Suspended sediment in the inflowing river water rapidly settles out in the riverine zone, resulting in high sedimentation rates, primarily of dense inorganic materials (Table 4)</w:t>
      </w:r>
      <w:r w:rsidRPr="00385ACE">
        <w:t xml:space="preserve">. </w:t>
      </w:r>
      <w:r>
        <w:t>Sediments in this zone also included OM derived from both autochthonous (</w:t>
      </w:r>
      <w:proofErr w:type="spellStart"/>
      <w:r w:rsidR="00C72178">
        <w:t>OM</w:t>
      </w:r>
      <w:r w:rsidR="00C72178" w:rsidRPr="003A4F2E">
        <w:rPr>
          <w:vertAlign w:val="subscript"/>
        </w:rPr>
        <w:t>aq</w:t>
      </w:r>
      <w:proofErr w:type="spellEnd"/>
      <w:r w:rsidR="00C72178">
        <w:t xml:space="preserve">, </w:t>
      </w:r>
      <w:r>
        <w:t>aquatic) and allochthonous (</w:t>
      </w:r>
      <w:proofErr w:type="spellStart"/>
      <w:r w:rsidR="00C72178">
        <w:t>OM</w:t>
      </w:r>
      <w:r w:rsidR="00C72178" w:rsidRPr="003A4F2E">
        <w:rPr>
          <w:vertAlign w:val="subscript"/>
        </w:rPr>
        <w:t>terr</w:t>
      </w:r>
      <w:proofErr w:type="spellEnd"/>
      <w:r w:rsidR="00C72178">
        <w:t xml:space="preserve">, </w:t>
      </w:r>
      <w:r>
        <w:t xml:space="preserve">terrestrial) sources, however, and the sediment contained the same amount of OM per unit volume, and higher porewater DOC concentrations, than sediment in downstream portions of the reservoir (Fig. 3). Sedimentation rates in the transition and lacustrine zones were lower and the deposited material contained a smaller proportion of inorganic material than in the riverine zone (Table 4). This was reflected in lower sediment density and </w:t>
      </w:r>
      <w:r w:rsidR="00C72178">
        <w:t>higher sediment</w:t>
      </w:r>
      <w:r>
        <w:t xml:space="preserve"> </w:t>
      </w:r>
      <w:r w:rsidR="00C72178">
        <w:t>%</w:t>
      </w:r>
      <w:r>
        <w:t>OM in these downstream reservoir zones (</w:t>
      </w:r>
      <w:r w:rsidRPr="00385ACE">
        <w:t xml:space="preserve">Table </w:t>
      </w:r>
      <w:r>
        <w:t xml:space="preserve">2). </w:t>
      </w:r>
      <w:r w:rsidRPr="00463BA8">
        <w:t xml:space="preserve">These differences in OM quantity and quality across the longitudinal gradient </w:t>
      </w:r>
      <w:r w:rsidR="00C72178" w:rsidRPr="00463BA8">
        <w:t>coincided with</w:t>
      </w:r>
      <w:r w:rsidRPr="00463BA8">
        <w:t xml:space="preserve"> distinct patterns in CH</w:t>
      </w:r>
      <w:r w:rsidRPr="00463BA8">
        <w:rPr>
          <w:vertAlign w:val="subscript"/>
        </w:rPr>
        <w:t>4</w:t>
      </w:r>
      <w:r w:rsidRPr="00463BA8">
        <w:t xml:space="preserve"> production potential and microbial community composition (Fig. 8).</w:t>
      </w:r>
      <w:r w:rsidR="00CF054F">
        <w:t xml:space="preserve"> </w:t>
      </w:r>
      <w:r w:rsidRPr="00127FDE">
        <w:t>Sediment CH</w:t>
      </w:r>
      <w:r w:rsidRPr="00127FDE">
        <w:rPr>
          <w:vertAlign w:val="subscript"/>
        </w:rPr>
        <w:t xml:space="preserve">4 </w:t>
      </w:r>
      <w:r>
        <w:t xml:space="preserve">potential </w:t>
      </w:r>
      <w:r w:rsidRPr="00127FDE">
        <w:t xml:space="preserve">production rates, expressed on an </w:t>
      </w:r>
      <w:proofErr w:type="spellStart"/>
      <w:r w:rsidRPr="00127FDE">
        <w:t>areal</w:t>
      </w:r>
      <w:proofErr w:type="spellEnd"/>
      <w:r w:rsidRPr="00127FDE">
        <w:t xml:space="preserve"> or volumetric basis, were higher in the riverine than transitional or lacustrine zones (Fig</w:t>
      </w:r>
      <w:r>
        <w:t>.</w:t>
      </w:r>
      <w:r w:rsidRPr="00127FDE">
        <w:t xml:space="preserve"> 2), which is consistent with previous reports of higher CH</w:t>
      </w:r>
      <w:r w:rsidRPr="00127FDE">
        <w:rPr>
          <w:vertAlign w:val="subscript"/>
        </w:rPr>
        <w:t>4</w:t>
      </w:r>
      <w:r w:rsidRPr="00127FDE">
        <w:t xml:space="preserve"> emission rates in the riverine zone compared to other areas of this reservoir (Beaulieu et al. 2014</w:t>
      </w:r>
      <w:r>
        <w:t>a</w:t>
      </w:r>
      <w:r w:rsidRPr="00127FDE">
        <w:t xml:space="preserve">, 2016). </w:t>
      </w:r>
    </w:p>
    <w:p w14:paraId="633F7A09" w14:textId="0258AFA9" w:rsidR="00C96336" w:rsidRPr="00127FDE" w:rsidRDefault="00C96336" w:rsidP="00C96336">
      <w:pPr>
        <w:pStyle w:val="BodyText"/>
        <w:spacing w:before="0" w:after="0" w:line="480" w:lineRule="auto"/>
        <w:ind w:firstLine="720"/>
      </w:pPr>
      <w:r w:rsidRPr="00980A34">
        <w:t>Published areal surface CH</w:t>
      </w:r>
      <w:r w:rsidRPr="00980A34">
        <w:rPr>
          <w:vertAlign w:val="subscript"/>
        </w:rPr>
        <w:t>4</w:t>
      </w:r>
      <w:r w:rsidRPr="00980A34">
        <w:t xml:space="preserve"> emission rates from the Harsha Lake riverine zone (Beaulieu et al. 2016) and the average of our measured riverine zone sediment CH</w:t>
      </w:r>
      <w:r w:rsidRPr="00980A34">
        <w:rPr>
          <w:vertAlign w:val="subscript"/>
        </w:rPr>
        <w:t>4</w:t>
      </w:r>
      <w:r w:rsidRPr="00980A34">
        <w:t xml:space="preserve"> potential production rates from this study were in remarkable agreement</w:t>
      </w:r>
      <w:r w:rsidRPr="00127FDE">
        <w:t xml:space="preserve"> (</w:t>
      </w:r>
      <w:r w:rsidRPr="00980A34">
        <w:t>33.0 mg CH</w:t>
      </w:r>
      <w:r w:rsidRPr="00980A34">
        <w:rPr>
          <w:vertAlign w:val="subscript"/>
        </w:rPr>
        <w:t>4</w:t>
      </w:r>
      <w:r w:rsidRPr="00980A34">
        <w:t xml:space="preserve"> m</w:t>
      </w:r>
      <w:r w:rsidRPr="00980A34">
        <w:rPr>
          <w:vertAlign w:val="superscript"/>
        </w:rPr>
        <w:t>-2</w:t>
      </w:r>
      <w:r w:rsidRPr="00980A34">
        <w:t xml:space="preserve"> h</w:t>
      </w:r>
      <w:r w:rsidRPr="00980A34">
        <w:rPr>
          <w:vertAlign w:val="superscript"/>
        </w:rPr>
        <w:t>-1</w:t>
      </w:r>
      <w:r w:rsidRPr="00980A34">
        <w:t xml:space="preserve"> and 41.2 mg CH</w:t>
      </w:r>
      <w:r w:rsidRPr="00980A34">
        <w:rPr>
          <w:vertAlign w:val="subscript"/>
        </w:rPr>
        <w:t>4</w:t>
      </w:r>
      <w:r w:rsidRPr="00980A34">
        <w:t xml:space="preserve"> m</w:t>
      </w:r>
      <w:r w:rsidRPr="00980A34">
        <w:rPr>
          <w:vertAlign w:val="superscript"/>
        </w:rPr>
        <w:t>-2</w:t>
      </w:r>
      <w:r w:rsidRPr="00980A34">
        <w:t xml:space="preserve"> </w:t>
      </w:r>
      <w:r w:rsidRPr="00980A34">
        <w:lastRenderedPageBreak/>
        <w:t>h</w:t>
      </w:r>
      <w:r w:rsidRPr="00980A34">
        <w:rPr>
          <w:vertAlign w:val="superscript"/>
        </w:rPr>
        <w:t>-1</w:t>
      </w:r>
      <w:r w:rsidRPr="00980A34">
        <w:t>, respectively</w:t>
      </w:r>
      <w:r w:rsidRPr="00127FDE">
        <w:t>). However, CH</w:t>
      </w:r>
      <w:r w:rsidRPr="00127FDE">
        <w:rPr>
          <w:vertAlign w:val="subscript"/>
        </w:rPr>
        <w:t>4</w:t>
      </w:r>
      <w:r w:rsidRPr="00127FDE">
        <w:t xml:space="preserve"> surface emission rates in the riverine zone in Harsha can be six-fold (Beaulieu et al. 2016) to 1-2 orders of magnitude (Beaulieu et al. 2014</w:t>
      </w:r>
      <w:r>
        <w:t>a</w:t>
      </w:r>
      <w:r w:rsidRPr="00127FDE">
        <w:t>) higher than other areas of the reservoir, while sediment CH</w:t>
      </w:r>
      <w:r w:rsidRPr="00127FDE">
        <w:rPr>
          <w:vertAlign w:val="subscript"/>
        </w:rPr>
        <w:t>4</w:t>
      </w:r>
      <w:r w:rsidRPr="00127FDE">
        <w:t xml:space="preserve"> </w:t>
      </w:r>
      <w:r>
        <w:t xml:space="preserve">potential </w:t>
      </w:r>
      <w:r w:rsidRPr="00127FDE">
        <w:t xml:space="preserve">production rates were only two-fold higher in the riverine zone compared to other zones. This </w:t>
      </w:r>
      <w:r>
        <w:t xml:space="preserve">distinction is likely </w:t>
      </w:r>
      <w:r w:rsidRPr="00127FDE">
        <w:t xml:space="preserve">due to </w:t>
      </w:r>
      <w:r>
        <w:t>patterns in water mixing regimes and CH</w:t>
      </w:r>
      <w:r w:rsidRPr="00684256">
        <w:rPr>
          <w:vertAlign w:val="subscript"/>
        </w:rPr>
        <w:t>4</w:t>
      </w:r>
      <w:r w:rsidRPr="00127FDE">
        <w:t xml:space="preserve"> oxidation</w:t>
      </w:r>
      <w:r>
        <w:t xml:space="preserve">, which remove a much greater proportion of the produced </w:t>
      </w:r>
      <w:r w:rsidRPr="00093EBC">
        <w:t>CH</w:t>
      </w:r>
      <w:r w:rsidRPr="00093EBC">
        <w:rPr>
          <w:vertAlign w:val="subscript"/>
        </w:rPr>
        <w:t>4</w:t>
      </w:r>
      <w:r>
        <w:t xml:space="preserve"> in the deeper parts of the reservoir. The lacustrine zone, and to a lesser extent the transitional zone, were thermally stratified during the study and most of the CH</w:t>
      </w:r>
      <w:r w:rsidRPr="00684256">
        <w:rPr>
          <w:vertAlign w:val="subscript"/>
        </w:rPr>
        <w:t>4</w:t>
      </w:r>
      <w:r>
        <w:t xml:space="preserve"> that </w:t>
      </w:r>
      <w:r w:rsidR="00585572">
        <w:t xml:space="preserve">diffuses </w:t>
      </w:r>
      <w:r>
        <w:t xml:space="preserve">out of the sediment </w:t>
      </w:r>
      <w:r w:rsidR="00585572">
        <w:t xml:space="preserve">remains </w:t>
      </w:r>
      <w:r>
        <w:t>in the hypolimnion due to low rates of diffusion and advection across the thermocline (</w:t>
      </w:r>
      <w:r w:rsidRPr="00700891">
        <w:t>Beaulieu et al. 2014</w:t>
      </w:r>
      <w:r w:rsidRPr="00DD4ABB">
        <w:t>b</w:t>
      </w:r>
      <w:r>
        <w:t>), resulting in limited CH</w:t>
      </w:r>
      <w:r w:rsidRPr="00684256">
        <w:rPr>
          <w:vertAlign w:val="subscript"/>
        </w:rPr>
        <w:t>4</w:t>
      </w:r>
      <w:r>
        <w:t xml:space="preserve"> evasion across the air-water interface. Furthermore, </w:t>
      </w:r>
      <w:r w:rsidR="00CF054F">
        <w:t xml:space="preserve">in the stratified areas of the reservoir, </w:t>
      </w:r>
      <w:r>
        <w:t>approximately 25% of the small fraction of hypolimnetic CH</w:t>
      </w:r>
      <w:r w:rsidRPr="00A158B9">
        <w:rPr>
          <w:vertAlign w:val="subscript"/>
        </w:rPr>
        <w:t>4</w:t>
      </w:r>
      <w:r>
        <w:t xml:space="preserve"> that </w:t>
      </w:r>
      <w:r w:rsidR="000F75A0">
        <w:t xml:space="preserve">diffuses </w:t>
      </w:r>
      <w:r>
        <w:t xml:space="preserve">into the epilimnion </w:t>
      </w:r>
      <w:r w:rsidR="000F75A0">
        <w:t xml:space="preserve">is </w:t>
      </w:r>
      <w:r>
        <w:t>oxidized to CO</w:t>
      </w:r>
      <w:r w:rsidRPr="00A158B9">
        <w:rPr>
          <w:vertAlign w:val="subscript"/>
        </w:rPr>
        <w:t>2</w:t>
      </w:r>
      <w:r>
        <w:t xml:space="preserve"> by </w:t>
      </w:r>
      <w:r w:rsidRPr="00CF054F">
        <w:t xml:space="preserve">methanotrophic bacteria (Beaulieu et al. 2014a) rather than evading to the </w:t>
      </w:r>
      <w:commentRangeStart w:id="19"/>
      <w:r w:rsidRPr="00CF054F">
        <w:t>atmosphere</w:t>
      </w:r>
      <w:commentRangeEnd w:id="19"/>
      <w:r w:rsidR="000F75A0" w:rsidRPr="00CF054F">
        <w:rPr>
          <w:rStyle w:val="CommentReference"/>
          <w:rFonts w:cs="Times New Roman"/>
          <w:color w:val="auto"/>
        </w:rPr>
        <w:commentReference w:id="19"/>
      </w:r>
      <w:r w:rsidRPr="00CF054F">
        <w:t xml:space="preserve"> (Beaulieu et al. 2014b).</w:t>
      </w:r>
    </w:p>
    <w:p w14:paraId="1539844A" w14:textId="7F4A32EB" w:rsidR="00C96336" w:rsidRPr="006E64F0" w:rsidRDefault="00C96336" w:rsidP="00C96336">
      <w:pPr>
        <w:pStyle w:val="BodyText"/>
        <w:spacing w:before="0" w:after="0" w:line="480" w:lineRule="auto"/>
        <w:ind w:firstLine="720"/>
      </w:pPr>
      <w:commentRangeStart w:id="20"/>
      <w:r w:rsidRPr="00980A34">
        <w:t>Methane potential production rates were consistent with or higher than those reported in other lakes and reservoirs</w:t>
      </w:r>
      <w:r>
        <w:t xml:space="preserve"> at similar sediment depths</w:t>
      </w:r>
      <w:commentRangeEnd w:id="20"/>
      <w:r>
        <w:rPr>
          <w:rStyle w:val="CommentReference"/>
          <w:rFonts w:cs="Times New Roman"/>
          <w:color w:val="auto"/>
        </w:rPr>
        <w:commentReference w:id="20"/>
      </w:r>
      <w:r>
        <w:t>. Eller and colleagues (2005) found that in the top 6 cm of sediment of a dimictic lake in northern Germany, average CH</w:t>
      </w:r>
      <w:r>
        <w:rPr>
          <w:vertAlign w:val="subscript"/>
        </w:rPr>
        <w:t>4</w:t>
      </w:r>
      <w:r>
        <w:t xml:space="preserve"> potential production rates were 39.7 nmol CH</w:t>
      </w:r>
      <w:r>
        <w:rPr>
          <w:vertAlign w:val="subscript"/>
        </w:rPr>
        <w:t>4</w:t>
      </w:r>
      <w:r>
        <w:t xml:space="preserve"> g</w:t>
      </w:r>
      <w:r>
        <w:rPr>
          <w:vertAlign w:val="superscript"/>
        </w:rPr>
        <w:t>-1</w:t>
      </w:r>
      <w:r>
        <w:t xml:space="preserve"> dry weight h</w:t>
      </w:r>
      <w:r>
        <w:rPr>
          <w:vertAlign w:val="superscript"/>
        </w:rPr>
        <w:t>-1</w:t>
      </w:r>
      <w:r>
        <w:t>, and decreased with depth, while values for Harsha Lake averaged 64.8 (range 13.8 – 112.1) nmol CH</w:t>
      </w:r>
      <w:r>
        <w:rPr>
          <w:vertAlign w:val="subscript"/>
        </w:rPr>
        <w:t>4</w:t>
      </w:r>
      <w:r>
        <w:t xml:space="preserve"> g</w:t>
      </w:r>
      <w:r>
        <w:rPr>
          <w:vertAlign w:val="superscript"/>
        </w:rPr>
        <w:t>-1</w:t>
      </w:r>
      <w:r>
        <w:t xml:space="preserve"> dry weight h</w:t>
      </w:r>
      <w:r>
        <w:rPr>
          <w:vertAlign w:val="superscript"/>
        </w:rPr>
        <w:t>-1</w:t>
      </w:r>
      <w:r>
        <w:t xml:space="preserve"> in the top </w:t>
      </w:r>
      <w:r w:rsidR="00880757">
        <w:t>5</w:t>
      </w:r>
      <w:r>
        <w:t xml:space="preserve"> cm of sediment. However, Harsha Lake incubations were conducted at a higher temperature than those reported by Eller and colleagues (2005). In an oligotrophic and a mesotrophic lake, CH</w:t>
      </w:r>
      <w:r>
        <w:rPr>
          <w:vertAlign w:val="subscript"/>
        </w:rPr>
        <w:t>4</w:t>
      </w:r>
      <w:r>
        <w:t xml:space="preserve"> potential production rates were lower than those in our eutrophic lake, producing 2.5 and 1.9 nmol CH</w:t>
      </w:r>
      <w:r>
        <w:rPr>
          <w:vertAlign w:val="subscript"/>
        </w:rPr>
        <w:t>4</w:t>
      </w:r>
      <w:r>
        <w:t xml:space="preserve"> g</w:t>
      </w:r>
      <w:r>
        <w:rPr>
          <w:vertAlign w:val="superscript"/>
        </w:rPr>
        <w:t>-1</w:t>
      </w:r>
      <w:r>
        <w:t xml:space="preserve"> dry weight h</w:t>
      </w:r>
      <w:r>
        <w:rPr>
          <w:vertAlign w:val="superscript"/>
        </w:rPr>
        <w:t>-1</w:t>
      </w:r>
      <w:r>
        <w:t>, respectively, but these incubations were also conducted at lower temperatures and evaluated deeper sediment depths (Fuchs et al. 2016). The average CH</w:t>
      </w:r>
      <w:r>
        <w:rPr>
          <w:vertAlign w:val="subscript"/>
        </w:rPr>
        <w:t>4</w:t>
      </w:r>
      <w:r>
        <w:t xml:space="preserve"> potential production rates from the top 5 cm of sediment from 8 northern temperate and boreal </w:t>
      </w:r>
      <w:r>
        <w:lastRenderedPageBreak/>
        <w:t>lakes was 14.3 nmol CH</w:t>
      </w:r>
      <w:r>
        <w:rPr>
          <w:vertAlign w:val="subscript"/>
        </w:rPr>
        <w:t>4</w:t>
      </w:r>
      <w:r>
        <w:t xml:space="preserve"> g</w:t>
      </w:r>
      <w:r>
        <w:rPr>
          <w:vertAlign w:val="superscript"/>
        </w:rPr>
        <w:t>-1</w:t>
      </w:r>
      <w:r>
        <w:t xml:space="preserve"> dry weight h</w:t>
      </w:r>
      <w:r>
        <w:rPr>
          <w:vertAlign w:val="superscript"/>
        </w:rPr>
        <w:t>-1</w:t>
      </w:r>
      <w:r>
        <w:t xml:space="preserve"> (range: 0.5 – 57.0 nmol CH</w:t>
      </w:r>
      <w:r>
        <w:rPr>
          <w:vertAlign w:val="subscript"/>
        </w:rPr>
        <w:t>4</w:t>
      </w:r>
      <w:r>
        <w:t xml:space="preserve"> g</w:t>
      </w:r>
      <w:r>
        <w:rPr>
          <w:vertAlign w:val="superscript"/>
        </w:rPr>
        <w:t>-1</w:t>
      </w:r>
      <w:r>
        <w:t xml:space="preserve"> dry weight h</w:t>
      </w:r>
      <w:r>
        <w:rPr>
          <w:vertAlign w:val="superscript"/>
        </w:rPr>
        <w:t>-1</w:t>
      </w:r>
      <w:r>
        <w:t>) for slurries incubated at 20˚C. These values were still lower than the average found at Harsha Lake, despite having a similar incubation temperature. F</w:t>
      </w:r>
      <w:r w:rsidRPr="00127FDE">
        <w:t>ew studies evaluate differences in sediment produc</w:t>
      </w:r>
      <w:r>
        <w:t xml:space="preserve">tion rates across a reservoir; however, Rodriguez et al. (2018) found that in un-amended sediment slurries from the top 10 cm of sediment from </w:t>
      </w:r>
      <w:proofErr w:type="spellStart"/>
      <w:r>
        <w:t>Itaparica</w:t>
      </w:r>
      <w:proofErr w:type="spellEnd"/>
      <w:r>
        <w:t>, a large hydropower reservoir in Brazil, the profundal (lacustrine) site had the largest potential production rates (23.3 nmol CH</w:t>
      </w:r>
      <w:r>
        <w:rPr>
          <w:vertAlign w:val="subscript"/>
        </w:rPr>
        <w:t>4</w:t>
      </w:r>
      <w:r>
        <w:t xml:space="preserve"> g</w:t>
      </w:r>
      <w:r>
        <w:rPr>
          <w:vertAlign w:val="superscript"/>
        </w:rPr>
        <w:t>-1</w:t>
      </w:r>
      <w:r>
        <w:t xml:space="preserve"> dry weight h</w:t>
      </w:r>
      <w:r>
        <w:rPr>
          <w:vertAlign w:val="superscript"/>
        </w:rPr>
        <w:t>-1)</w:t>
      </w:r>
      <w:r>
        <w:t>, the intermediate (transitional) site had intermediate rates (2.5 nmol CH</w:t>
      </w:r>
      <w:r>
        <w:rPr>
          <w:vertAlign w:val="subscript"/>
        </w:rPr>
        <w:t>4</w:t>
      </w:r>
      <w:r>
        <w:t xml:space="preserve"> g</w:t>
      </w:r>
      <w:r>
        <w:rPr>
          <w:vertAlign w:val="superscript"/>
        </w:rPr>
        <w:t>-1</w:t>
      </w:r>
      <w:r>
        <w:t xml:space="preserve"> dry weight h</w:t>
      </w:r>
      <w:r>
        <w:rPr>
          <w:vertAlign w:val="superscript"/>
        </w:rPr>
        <w:t>-1</w:t>
      </w:r>
      <w:r>
        <w:t>), and the littoral site had the lowest rates (1.3 nmol CH</w:t>
      </w:r>
      <w:r>
        <w:rPr>
          <w:vertAlign w:val="subscript"/>
        </w:rPr>
        <w:t>4</w:t>
      </w:r>
      <w:r>
        <w:t xml:space="preserve"> g</w:t>
      </w:r>
      <w:r>
        <w:rPr>
          <w:vertAlign w:val="superscript"/>
        </w:rPr>
        <w:t>-1</w:t>
      </w:r>
      <w:r>
        <w:t xml:space="preserve"> dry weight h</w:t>
      </w:r>
      <w:r>
        <w:rPr>
          <w:vertAlign w:val="superscript"/>
        </w:rPr>
        <w:t>-1</w:t>
      </w:r>
      <w:r>
        <w:t xml:space="preserve">). These data contrast our results </w:t>
      </w:r>
      <w:commentRangeStart w:id="21"/>
      <w:r>
        <w:t xml:space="preserve">where the riverine site (most comparable to the littoral site) had the highest rates. </w:t>
      </w:r>
      <w:commentRangeEnd w:id="21"/>
      <w:r w:rsidR="008F7499">
        <w:rPr>
          <w:rStyle w:val="CommentReference"/>
          <w:rFonts w:cs="Times New Roman"/>
          <w:color w:val="auto"/>
        </w:rPr>
        <w:commentReference w:id="21"/>
      </w:r>
    </w:p>
    <w:p w14:paraId="5A94B644" w14:textId="46921273" w:rsidR="00C96336" w:rsidRPr="00127FDE" w:rsidRDefault="00C96336" w:rsidP="00C96336">
      <w:pPr>
        <w:pStyle w:val="BodyText"/>
        <w:spacing w:before="0" w:after="0" w:line="480" w:lineRule="auto"/>
        <w:ind w:firstLine="720"/>
      </w:pPr>
      <w:r>
        <w:t>Although areal and volumetric CH</w:t>
      </w:r>
      <w:r>
        <w:rPr>
          <w:vertAlign w:val="subscript"/>
        </w:rPr>
        <w:t>4</w:t>
      </w:r>
      <w:r>
        <w:t xml:space="preserve"> potential production rates were higher in the riverine than transitional or lacustrine zones, </w:t>
      </w:r>
      <w:r w:rsidRPr="00980A34">
        <w:t>rates did not differ among reservoir zones when expressed per gram dry mass</w:t>
      </w:r>
      <w:r>
        <w:t>.</w:t>
      </w:r>
      <w:r w:rsidRPr="00127FDE">
        <w:t xml:space="preserve"> This </w:t>
      </w:r>
      <w:r w:rsidR="000F75A0">
        <w:t xml:space="preserve">illustrates </w:t>
      </w:r>
      <w:r>
        <w:t xml:space="preserve">that differences in sediment density </w:t>
      </w:r>
      <w:r w:rsidR="000F75A0">
        <w:t xml:space="preserve">contribute to </w:t>
      </w:r>
      <w:r>
        <w:t>the spatial patterns in volumetric and areal CH</w:t>
      </w:r>
      <w:r>
        <w:rPr>
          <w:vertAlign w:val="subscript"/>
        </w:rPr>
        <w:t>4</w:t>
      </w:r>
      <w:r>
        <w:t xml:space="preserve"> potential production rates. Sediment density in the riverine zone </w:t>
      </w:r>
      <w:r w:rsidRPr="00127FDE">
        <w:t xml:space="preserve">was 18-25% greater than </w:t>
      </w:r>
      <w:r>
        <w:t xml:space="preserve">in the </w:t>
      </w:r>
      <w:r w:rsidRPr="00127FDE">
        <w:t>other reservoir zones</w:t>
      </w:r>
      <w:r>
        <w:t xml:space="preserve"> and therefore contained more material per unit volume or area that might enhance CH</w:t>
      </w:r>
      <w:r w:rsidRPr="002905B3">
        <w:rPr>
          <w:vertAlign w:val="subscript"/>
        </w:rPr>
        <w:t>4</w:t>
      </w:r>
      <w:r>
        <w:t xml:space="preserve"> production</w:t>
      </w:r>
      <w:r w:rsidRPr="00127FDE">
        <w:t xml:space="preserve">. </w:t>
      </w:r>
      <w:r>
        <w:t>W</w:t>
      </w:r>
      <w:r w:rsidRPr="00127FDE">
        <w:t xml:space="preserve">hile inorganic fractions of the sediment may provide surface area for microbiota attachment, the organic fraction is the source fueling methanogenesis. When normalized to sediment </w:t>
      </w:r>
      <w:r w:rsidR="00CD4285">
        <w:t>OM</w:t>
      </w:r>
      <w:r w:rsidRPr="00127FDE">
        <w:t>, the riverine zone had higher CH</w:t>
      </w:r>
      <w:r w:rsidRPr="00127FDE">
        <w:rPr>
          <w:vertAlign w:val="subscript"/>
        </w:rPr>
        <w:t>4</w:t>
      </w:r>
      <w:r w:rsidRPr="00127FDE">
        <w:t xml:space="preserve"> </w:t>
      </w:r>
      <w:r>
        <w:t xml:space="preserve">potential </w:t>
      </w:r>
      <w:r w:rsidRPr="00127FDE">
        <w:t>production rates than the other reservoir zones (Fig</w:t>
      </w:r>
      <w:r>
        <w:t>.</w:t>
      </w:r>
      <w:r w:rsidRPr="00127FDE">
        <w:t xml:space="preserve"> 2C)</w:t>
      </w:r>
      <w:r>
        <w:t>, indicating that OM is converted to CH</w:t>
      </w:r>
      <w:r w:rsidRPr="00993B28">
        <w:rPr>
          <w:vertAlign w:val="subscript"/>
        </w:rPr>
        <w:t>4</w:t>
      </w:r>
      <w:r>
        <w:t xml:space="preserve"> more efficiently in the riverine zone than in the downstream reservoir zones</w:t>
      </w:r>
      <w:r w:rsidRPr="00127FDE">
        <w:t xml:space="preserve">. This could be due to </w:t>
      </w:r>
      <w:r>
        <w:t xml:space="preserve">numerous factors including differences among reservoir zones in </w:t>
      </w:r>
      <w:r w:rsidRPr="00127FDE">
        <w:t>the quality of the OM, the composition of microbial communities</w:t>
      </w:r>
      <w:r>
        <w:t xml:space="preserve">, or sediment temperature and redox status.  </w:t>
      </w:r>
      <w:r w:rsidRPr="00127FDE">
        <w:t xml:space="preserve"> </w:t>
      </w:r>
    </w:p>
    <w:p w14:paraId="16212F10" w14:textId="291646E3" w:rsidR="00C96336" w:rsidRDefault="00C96336" w:rsidP="00C96336">
      <w:pPr>
        <w:pStyle w:val="BodyText"/>
        <w:spacing w:before="0" w:after="0" w:line="480" w:lineRule="auto"/>
        <w:ind w:firstLine="720"/>
      </w:pPr>
      <w:r>
        <w:t>B</w:t>
      </w:r>
      <w:r w:rsidRPr="00127FDE">
        <w:t xml:space="preserve">ased on </w:t>
      </w:r>
      <w:r>
        <w:t xml:space="preserve">satellite and field measurements indicating greater </w:t>
      </w:r>
      <w:r w:rsidRPr="00127FDE">
        <w:t>water column chlorophyll concentration in th</w:t>
      </w:r>
      <w:r>
        <w:t xml:space="preserve">e riverine than transitional or lacustrine zones as a rule </w:t>
      </w:r>
      <w:r w:rsidR="000F75A0">
        <w:t xml:space="preserve">in Harsha Lake </w:t>
      </w:r>
      <w:r>
        <w:t xml:space="preserve">(Beck </w:t>
      </w:r>
      <w:r>
        <w:lastRenderedPageBreak/>
        <w:t xml:space="preserve">et al. 2017), we had predicted that OM in the riverine zone sediment would contain a greater proportion of algal derived carbon than elsewhere in the system. However, this prediction was not borne out by the data. In fact, although the riverine zone had the greatest water column chlorophyll </w:t>
      </w:r>
      <w:r w:rsidRPr="00B93CA1">
        <w:rPr>
          <w:i/>
        </w:rPr>
        <w:t>a</w:t>
      </w:r>
      <w:r>
        <w:t xml:space="preserve"> during the survey (Table 1) and chlorophyll </w:t>
      </w:r>
      <w:r w:rsidRPr="00B93CA1">
        <w:rPr>
          <w:i/>
        </w:rPr>
        <w:t>a</w:t>
      </w:r>
      <w:r>
        <w:t xml:space="preserve"> sedimentation rates were </w:t>
      </w:r>
      <w:r w:rsidR="00CD4285">
        <w:t>6</w:t>
      </w:r>
      <w:r w:rsidRPr="00CD4285">
        <w:t xml:space="preserve"> – 13</w:t>
      </w:r>
      <w:r w:rsidR="00CD4285">
        <w:t xml:space="preserve"> times</w:t>
      </w:r>
      <w:r>
        <w:t xml:space="preserve"> greater than the other reservoir zones, </w:t>
      </w:r>
      <w:r w:rsidRPr="00980A34">
        <w:t>the proportion of autochthonous derived material in the riverine sediment OM was lower than other portions of the reservoir.</w:t>
      </w:r>
      <w:r>
        <w:t xml:space="preserve"> This pattern</w:t>
      </w:r>
      <w:r w:rsidR="000F75A0">
        <w:t xml:space="preserve"> </w:t>
      </w:r>
      <w:r>
        <w:t xml:space="preserve">reflects the large input of </w:t>
      </w:r>
      <w:proofErr w:type="spellStart"/>
      <w:r>
        <w:t>OM</w:t>
      </w:r>
      <w:r w:rsidRPr="00245F82">
        <w:rPr>
          <w:vertAlign w:val="subscript"/>
        </w:rPr>
        <w:t>terr</w:t>
      </w:r>
      <w:proofErr w:type="spellEnd"/>
      <w:r>
        <w:t xml:space="preserve"> that enters the reservoir via the river inflow and is subsequently deposited in the riverine zone, effectively diluting the </w:t>
      </w:r>
      <w:proofErr w:type="spellStart"/>
      <w:r>
        <w:t>OM</w:t>
      </w:r>
      <w:r w:rsidRPr="00245F82">
        <w:rPr>
          <w:vertAlign w:val="subscript"/>
        </w:rPr>
        <w:t>aq</w:t>
      </w:r>
      <w:proofErr w:type="spellEnd"/>
      <w:r>
        <w:t xml:space="preserve"> carbon signature in the sediment. The </w:t>
      </w:r>
      <w:proofErr w:type="spellStart"/>
      <w:r>
        <w:t>OM</w:t>
      </w:r>
      <w:r w:rsidRPr="00245F82">
        <w:rPr>
          <w:vertAlign w:val="subscript"/>
        </w:rPr>
        <w:t>aq</w:t>
      </w:r>
      <w:proofErr w:type="spellEnd"/>
      <w:r>
        <w:t xml:space="preserve"> carbon signature in the riverine sediment could be further eroded by preferential microbial degradation of this labile material. The spatial pattern in OM content provides some evidence of preferential carbon mineralization. Despite having </w:t>
      </w:r>
      <w:r w:rsidR="000F75A0">
        <w:t xml:space="preserve">summer </w:t>
      </w:r>
      <w:r>
        <w:t xml:space="preserve">chlorophyll </w:t>
      </w:r>
      <w:r w:rsidRPr="00B93CA1">
        <w:rPr>
          <w:i/>
        </w:rPr>
        <w:t>a</w:t>
      </w:r>
      <w:r>
        <w:t xml:space="preserve"> sedimentation rates that are up to an order of magnitude greater than the other reservoir zone</w:t>
      </w:r>
      <w:r w:rsidR="00CD4285">
        <w:t>s</w:t>
      </w:r>
      <w:r>
        <w:t xml:space="preserve">, the </w:t>
      </w:r>
      <w:r w:rsidR="000F75A0">
        <w:t xml:space="preserve">sediment </w:t>
      </w:r>
      <w:r>
        <w:t>OM content (g OM cm</w:t>
      </w:r>
      <w:r w:rsidRPr="002905B3">
        <w:rPr>
          <w:vertAlign w:val="superscript"/>
        </w:rPr>
        <w:t>-3</w:t>
      </w:r>
      <w:r>
        <w:t xml:space="preserve">) in the riverine zone was no different than the other sites. This suggests that microbial activity rapidly mineralizes freshly deposited algal derived carbon, thereby limiting the autochthonous signature in the sediment. </w:t>
      </w:r>
    </w:p>
    <w:p w14:paraId="121742EB" w14:textId="77777777" w:rsidR="00C96336" w:rsidRPr="00127FDE" w:rsidRDefault="00C96336" w:rsidP="00C96336">
      <w:pPr>
        <w:pStyle w:val="BodyText"/>
        <w:spacing w:line="480" w:lineRule="auto"/>
        <w:rPr>
          <w:b/>
          <w:bCs/>
          <w:i/>
          <w:iCs/>
          <w:color w:val="92D050"/>
          <w:u w:color="92D050"/>
        </w:rPr>
      </w:pPr>
    </w:p>
    <w:p w14:paraId="216EFD80" w14:textId="77777777" w:rsidR="00C96336" w:rsidRPr="00127FDE" w:rsidRDefault="00C96336" w:rsidP="00C96336">
      <w:pPr>
        <w:pStyle w:val="BodyText"/>
        <w:spacing w:line="480" w:lineRule="auto"/>
        <w:outlineLvl w:val="0"/>
        <w:rPr>
          <w:b/>
          <w:bCs/>
          <w:i/>
          <w:iCs/>
        </w:rPr>
      </w:pPr>
      <w:r w:rsidRPr="00127FDE">
        <w:rPr>
          <w:b/>
          <w:bCs/>
          <w:i/>
          <w:iCs/>
        </w:rPr>
        <w:t xml:space="preserve">Characterization of methanogen communities </w:t>
      </w:r>
      <w:r>
        <w:rPr>
          <w:b/>
          <w:bCs/>
          <w:i/>
          <w:iCs/>
        </w:rPr>
        <w:t>and CH</w:t>
      </w:r>
      <w:r w:rsidRPr="000B446D">
        <w:rPr>
          <w:b/>
          <w:bCs/>
          <w:i/>
          <w:iCs/>
          <w:vertAlign w:val="subscript"/>
        </w:rPr>
        <w:t>4</w:t>
      </w:r>
      <w:r>
        <w:rPr>
          <w:b/>
          <w:bCs/>
          <w:i/>
          <w:iCs/>
        </w:rPr>
        <w:t xml:space="preserve"> production pathways</w:t>
      </w:r>
      <w:r w:rsidRPr="00127FDE">
        <w:rPr>
          <w:b/>
          <w:bCs/>
          <w:i/>
          <w:iCs/>
        </w:rPr>
        <w:t>.</w:t>
      </w:r>
    </w:p>
    <w:p w14:paraId="39FFDFF5" w14:textId="5A13BB0B" w:rsidR="00C96336" w:rsidRPr="00127FDE" w:rsidRDefault="00C96336" w:rsidP="00C96336">
      <w:pPr>
        <w:pStyle w:val="BodyText"/>
        <w:spacing w:before="0" w:after="0" w:line="480" w:lineRule="auto"/>
      </w:pPr>
      <w:r w:rsidRPr="00127FDE">
        <w:t xml:space="preserve">Similar to results of other studies in freshwater systems, </w:t>
      </w:r>
      <w:r w:rsidRPr="0050777D">
        <w:t>we found no correlation between methanogen abundance and CH</w:t>
      </w:r>
      <w:r w:rsidRPr="0050777D">
        <w:rPr>
          <w:vertAlign w:val="subscript"/>
        </w:rPr>
        <w:t>4</w:t>
      </w:r>
      <w:r w:rsidRPr="0050777D">
        <w:t xml:space="preserve"> potential production rates</w:t>
      </w:r>
      <w:r>
        <w:t xml:space="preserve"> </w:t>
      </w:r>
      <w:r w:rsidRPr="00127FDE">
        <w:t>(West et al. 2012; Chaudhary &amp; Blaser 2017)</w:t>
      </w:r>
      <w:r>
        <w:t>. This indicates that CH</w:t>
      </w:r>
      <w:r>
        <w:rPr>
          <w:vertAlign w:val="subscript"/>
        </w:rPr>
        <w:t>4</w:t>
      </w:r>
      <w:r>
        <w:t xml:space="preserve"> production rates in Harsha Lake were not limited by methanogen abundance, but </w:t>
      </w:r>
      <w:r w:rsidR="008F7499">
        <w:t>instead</w:t>
      </w:r>
      <w:r>
        <w:t xml:space="preserve"> are linked to substrate quantity and/or quality.  The variation in substrate availability </w:t>
      </w:r>
      <w:r w:rsidRPr="00127FDE">
        <w:t xml:space="preserve">likely </w:t>
      </w:r>
      <w:r>
        <w:t>affects</w:t>
      </w:r>
      <w:r w:rsidRPr="00127FDE">
        <w:t xml:space="preserve"> methanogen activity, rather than abundance, </w:t>
      </w:r>
      <w:r>
        <w:t xml:space="preserve">and thus </w:t>
      </w:r>
      <w:r w:rsidRPr="00127FDE">
        <w:t>determines rates of methanogenesis</w:t>
      </w:r>
      <w:r w:rsidR="008F7499">
        <w:t>.</w:t>
      </w:r>
      <w:r w:rsidRPr="00127FDE">
        <w:t xml:space="preserve"> </w:t>
      </w:r>
    </w:p>
    <w:p w14:paraId="283F8648" w14:textId="07730A98" w:rsidR="00C96336" w:rsidRPr="00F23863" w:rsidRDefault="00C96336" w:rsidP="00C96336">
      <w:pPr>
        <w:pStyle w:val="BodyText"/>
        <w:spacing w:before="0" w:after="0" w:line="480" w:lineRule="auto"/>
        <w:ind w:firstLine="720"/>
      </w:pPr>
      <w:r>
        <w:lastRenderedPageBreak/>
        <w:t xml:space="preserve">The two methanogen genera with the highest relative abundances across all zones in Harsha Lake, </w:t>
      </w:r>
      <w:proofErr w:type="spellStart"/>
      <w:r>
        <w:rPr>
          <w:i/>
        </w:rPr>
        <w:t>Methanoregula</w:t>
      </w:r>
      <w:proofErr w:type="spellEnd"/>
      <w:r>
        <w:rPr>
          <w:i/>
        </w:rPr>
        <w:t xml:space="preserve"> </w:t>
      </w:r>
      <w:r>
        <w:t xml:space="preserve">and </w:t>
      </w:r>
      <w:proofErr w:type="spellStart"/>
      <w:r>
        <w:rPr>
          <w:i/>
        </w:rPr>
        <w:t>Methanosaeta</w:t>
      </w:r>
      <w:proofErr w:type="spellEnd"/>
      <w:r>
        <w:t>, are the two genera of methanogens that are most frequently encountered in freshwater lakes (</w:t>
      </w:r>
      <w:proofErr w:type="spellStart"/>
      <w:r>
        <w:t>Borrel</w:t>
      </w:r>
      <w:proofErr w:type="spellEnd"/>
      <w:r>
        <w:t xml:space="preserve"> et al. 2011). Combined, sequences from these two genera accounted for 67.3% of total methanogen sequences in the riverine zone, 84.7% in the transitional zone, and 83.5% in the lacustrine zone. The riverine zone had 4 genera that</w:t>
      </w:r>
      <w:r w:rsidR="007D451B">
        <w:t xml:space="preserve"> </w:t>
      </w:r>
      <w:r>
        <w:t>were</w:t>
      </w:r>
      <w:r w:rsidR="00EA57F5">
        <w:t xml:space="preserve"> each</w:t>
      </w:r>
      <w:r>
        <w:t xml:space="preserve"> responsible for 10% or more of total methanogen sequences (</w:t>
      </w:r>
      <w:proofErr w:type="spellStart"/>
      <w:r>
        <w:rPr>
          <w:i/>
        </w:rPr>
        <w:t>Methanoregula</w:t>
      </w:r>
      <w:proofErr w:type="spellEnd"/>
      <w:r>
        <w:rPr>
          <w:i/>
        </w:rPr>
        <w:t xml:space="preserve">, </w:t>
      </w:r>
      <w:proofErr w:type="spellStart"/>
      <w:r>
        <w:rPr>
          <w:i/>
        </w:rPr>
        <w:t>Methanosaeta</w:t>
      </w:r>
      <w:proofErr w:type="spellEnd"/>
      <w:r>
        <w:rPr>
          <w:i/>
        </w:rPr>
        <w:t xml:space="preserve">, Methanosarcina, and </w:t>
      </w:r>
      <w:proofErr w:type="spellStart"/>
      <w:r>
        <w:rPr>
          <w:i/>
        </w:rPr>
        <w:t>Methanobacterium</w:t>
      </w:r>
      <w:proofErr w:type="spellEnd"/>
      <w:r>
        <w:t>), while the transitional and lacustrine zone only had 2 genera (</w:t>
      </w:r>
      <w:proofErr w:type="spellStart"/>
      <w:r>
        <w:rPr>
          <w:i/>
        </w:rPr>
        <w:t>Methanoregula</w:t>
      </w:r>
      <w:proofErr w:type="spellEnd"/>
      <w:r>
        <w:rPr>
          <w:i/>
        </w:rPr>
        <w:t xml:space="preserve"> </w:t>
      </w:r>
      <w:r>
        <w:t xml:space="preserve">and </w:t>
      </w:r>
      <w:proofErr w:type="spellStart"/>
      <w:r>
        <w:rPr>
          <w:i/>
        </w:rPr>
        <w:t>Methanosaeta</w:t>
      </w:r>
      <w:proofErr w:type="spellEnd"/>
      <w:r>
        <w:t xml:space="preserve">) that were responsible for 10% or more of total methanogen sequences. </w:t>
      </w:r>
      <w:proofErr w:type="spellStart"/>
      <w:r>
        <w:rPr>
          <w:i/>
        </w:rPr>
        <w:t>Methanoregula</w:t>
      </w:r>
      <w:proofErr w:type="spellEnd"/>
      <w:r>
        <w:t xml:space="preserve"> are hydrogenotrophic methanogens, while </w:t>
      </w:r>
      <w:proofErr w:type="spellStart"/>
      <w:r>
        <w:rPr>
          <w:i/>
        </w:rPr>
        <w:t>Methanosaeta</w:t>
      </w:r>
      <w:proofErr w:type="spellEnd"/>
      <w:r>
        <w:t xml:space="preserve"> are acetoclastic methanogens. </w:t>
      </w:r>
    </w:p>
    <w:p w14:paraId="280F4E8D" w14:textId="0A3A97D7" w:rsidR="00C96336" w:rsidRPr="00280400" w:rsidRDefault="00C96336" w:rsidP="00C96336">
      <w:pPr>
        <w:pStyle w:val="BodyText"/>
        <w:spacing w:before="0" w:after="0" w:line="480" w:lineRule="auto"/>
        <w:ind w:firstLine="720"/>
      </w:pPr>
      <w:r w:rsidRPr="00127FDE">
        <w:t>The</w:t>
      </w:r>
      <w:r w:rsidRPr="00127FDE">
        <w:rPr>
          <w:color w:val="92D050"/>
          <w:u w:color="92D050"/>
        </w:rPr>
        <w:t xml:space="preserve"> </w:t>
      </w:r>
      <w:r>
        <w:t>most notable difference</w:t>
      </w:r>
      <w:r w:rsidR="00EA57F5">
        <w:t>s</w:t>
      </w:r>
      <w:r w:rsidRPr="00127FDE">
        <w:t xml:space="preserve"> in methanogen communities among reservoir zones w</w:t>
      </w:r>
      <w:r w:rsidR="00EA57F5">
        <w:t>ere</w:t>
      </w:r>
      <w:r w:rsidRPr="00127FDE">
        <w:t xml:space="preserve"> the </w:t>
      </w:r>
      <w:r w:rsidR="00EA57F5">
        <w:t xml:space="preserve">relatively high </w:t>
      </w:r>
      <w:r w:rsidRPr="00127FDE">
        <w:t xml:space="preserve">abundance of </w:t>
      </w:r>
      <w:r w:rsidRPr="00127FDE">
        <w:rPr>
          <w:i/>
          <w:iCs/>
        </w:rPr>
        <w:t>Methanosarcina</w:t>
      </w:r>
      <w:r w:rsidRPr="00127FDE">
        <w:t>, a genus of the Methanosarcinales order</w:t>
      </w:r>
      <w:r w:rsidR="00EA57F5">
        <w:t xml:space="preserve"> capable of both acetoclastic and methylotrophic methanogenesis, and the presence of methylotrophic methanogens </w:t>
      </w:r>
      <w:proofErr w:type="spellStart"/>
      <w:r w:rsidR="00EA57F5">
        <w:rPr>
          <w:i/>
        </w:rPr>
        <w:t>Methanolobus</w:t>
      </w:r>
      <w:proofErr w:type="spellEnd"/>
      <w:r w:rsidR="00EA57F5">
        <w:rPr>
          <w:i/>
        </w:rPr>
        <w:t xml:space="preserve"> </w:t>
      </w:r>
      <w:r w:rsidR="00EA57F5">
        <w:t xml:space="preserve">and </w:t>
      </w:r>
      <w:proofErr w:type="spellStart"/>
      <w:r w:rsidR="00EA57F5">
        <w:rPr>
          <w:i/>
        </w:rPr>
        <w:t>Methanomethylovorans</w:t>
      </w:r>
      <w:proofErr w:type="spellEnd"/>
      <w:r w:rsidR="00E10304">
        <w:rPr>
          <w:i/>
        </w:rPr>
        <w:t>,</w:t>
      </w:r>
      <w:r w:rsidR="00EA57F5">
        <w:rPr>
          <w:i/>
        </w:rPr>
        <w:t xml:space="preserve"> </w:t>
      </w:r>
      <w:r w:rsidR="00EA57F5">
        <w:t>in the riverine zone</w:t>
      </w:r>
      <w:r w:rsidR="006E0AFC">
        <w:t xml:space="preserve"> (Fig. 6)</w:t>
      </w:r>
      <w:r w:rsidR="00EA57F5">
        <w:t xml:space="preserve">. </w:t>
      </w:r>
      <w:r w:rsidR="00EA57F5">
        <w:rPr>
          <w:i/>
        </w:rPr>
        <w:t>Methanosarcina</w:t>
      </w:r>
      <w:r w:rsidRPr="00127FDE">
        <w:t xml:space="preserve"> com</w:t>
      </w:r>
      <w:r w:rsidR="00EA57F5">
        <w:t>pri</w:t>
      </w:r>
      <w:r w:rsidRPr="00127FDE">
        <w:t xml:space="preserve">sed </w:t>
      </w:r>
      <w:r w:rsidR="003D7D64">
        <w:t xml:space="preserve">an average of </w:t>
      </w:r>
      <w:r w:rsidRPr="00127FDE">
        <w:t>15% of methanogens at the riverine sites</w:t>
      </w:r>
      <w:r w:rsidR="00F54A3E">
        <w:t xml:space="preserve">, </w:t>
      </w:r>
      <w:r w:rsidRPr="00127FDE">
        <w:t xml:space="preserve">but less than 1% of </w:t>
      </w:r>
      <w:r>
        <w:t xml:space="preserve">methanogens in the </w:t>
      </w:r>
      <w:r w:rsidRPr="00127FDE">
        <w:t xml:space="preserve">transition and lacustrine </w:t>
      </w:r>
      <w:r>
        <w:t>zones</w:t>
      </w:r>
      <w:r w:rsidRPr="00127FDE">
        <w:t xml:space="preserve">. </w:t>
      </w:r>
      <w:r w:rsidRPr="00127FDE">
        <w:rPr>
          <w:i/>
          <w:iCs/>
        </w:rPr>
        <w:t xml:space="preserve">Methanosarcina </w:t>
      </w:r>
      <w:r>
        <w:rPr>
          <w:iCs/>
        </w:rPr>
        <w:t xml:space="preserve">can utilize a </w:t>
      </w:r>
      <w:r w:rsidRPr="00127FDE">
        <w:t xml:space="preserve">diverse </w:t>
      </w:r>
      <w:r>
        <w:t>range of substrates to produce CH</w:t>
      </w:r>
      <w:r w:rsidRPr="00684256">
        <w:rPr>
          <w:vertAlign w:val="subscript"/>
        </w:rPr>
        <w:t>4</w:t>
      </w:r>
      <w:r w:rsidR="00E10304" w:rsidRPr="00EC1310">
        <w:t>,</w:t>
      </w:r>
      <w:r w:rsidRPr="00127FDE">
        <w:t xml:space="preserve"> </w:t>
      </w:r>
      <w:r>
        <w:t>including</w:t>
      </w:r>
      <w:r w:rsidR="00BB3150">
        <w:t xml:space="preserve"> acetate as well as</w:t>
      </w:r>
      <w:r>
        <w:t xml:space="preserve"> methanol and methylamine (Liu &amp; Whitman 2008)</w:t>
      </w:r>
      <w:r w:rsidR="008C7812">
        <w:t xml:space="preserve">, while </w:t>
      </w:r>
      <w:proofErr w:type="spellStart"/>
      <w:r w:rsidR="008C7812">
        <w:rPr>
          <w:i/>
        </w:rPr>
        <w:t>Methanolobus</w:t>
      </w:r>
      <w:proofErr w:type="spellEnd"/>
      <w:r w:rsidR="008C7812">
        <w:rPr>
          <w:i/>
        </w:rPr>
        <w:t xml:space="preserve"> </w:t>
      </w:r>
      <w:r w:rsidR="008C7812">
        <w:t xml:space="preserve">and </w:t>
      </w:r>
      <w:proofErr w:type="spellStart"/>
      <w:r w:rsidR="008C7812">
        <w:rPr>
          <w:i/>
        </w:rPr>
        <w:t>Methanomethylovorans</w:t>
      </w:r>
      <w:proofErr w:type="spellEnd"/>
      <w:r w:rsidR="008C7812">
        <w:rPr>
          <w:i/>
        </w:rPr>
        <w:t xml:space="preserve"> </w:t>
      </w:r>
      <w:r w:rsidR="006E0AFC">
        <w:t>can only utilize methylated compounds. These compounds</w:t>
      </w:r>
      <w:r>
        <w:t xml:space="preserve"> are derived from the degradation of lignin</w:t>
      </w:r>
      <w:r w:rsidR="00CA6868">
        <w:t>-</w:t>
      </w:r>
      <w:r>
        <w:t xml:space="preserve">containing organic matter (Grey et al. 2010; </w:t>
      </w:r>
      <w:proofErr w:type="spellStart"/>
      <w:r>
        <w:t>Penger</w:t>
      </w:r>
      <w:proofErr w:type="spellEnd"/>
      <w:r>
        <w:t xml:space="preserve"> et al. 2012)</w:t>
      </w:r>
      <w:r w:rsidR="006E0AFC">
        <w:t xml:space="preserve">, as well as degradation of compounds such as pectin and </w:t>
      </w:r>
      <w:proofErr w:type="spellStart"/>
      <w:r w:rsidR="006E0AFC">
        <w:t>cholin</w:t>
      </w:r>
      <w:proofErr w:type="spellEnd"/>
      <w:r w:rsidR="006E0AFC">
        <w:t xml:space="preserve"> (</w:t>
      </w:r>
      <w:proofErr w:type="spellStart"/>
      <w:r w:rsidR="006E0AFC">
        <w:t>Borrel</w:t>
      </w:r>
      <w:proofErr w:type="spellEnd"/>
      <w:r w:rsidR="006E0AFC">
        <w:t xml:space="preserve"> et al. 2011)</w:t>
      </w:r>
      <w:r>
        <w:t xml:space="preserve">. Although </w:t>
      </w:r>
      <w:r w:rsidR="00E10304">
        <w:t>lignin</w:t>
      </w:r>
      <w:r w:rsidR="006E0AFC">
        <w:t xml:space="preserve"> compounds were</w:t>
      </w:r>
      <w:r>
        <w:t xml:space="preserve"> not </w:t>
      </w:r>
      <w:r w:rsidR="00E10304">
        <w:t xml:space="preserve">directly </w:t>
      </w:r>
      <w:r>
        <w:t xml:space="preserve">quantified in the sediment samples, coarse pieces of leaves and sticks were routinely observed in riverine zone sediment cores, whereas this material was absent from the more downstream reservoir zones. </w:t>
      </w:r>
      <w:r w:rsidRPr="00690539">
        <w:t>Thus,</w:t>
      </w:r>
      <w:r w:rsidRPr="00127FDE">
        <w:t xml:space="preserve"> </w:t>
      </w:r>
      <w:r>
        <w:t xml:space="preserve">the high relative abundance of </w:t>
      </w:r>
      <w:r w:rsidRPr="00E40BC7">
        <w:rPr>
          <w:i/>
        </w:rPr>
        <w:t>Methanosarcina</w:t>
      </w:r>
      <w:r>
        <w:t xml:space="preserve"> in the riverine </w:t>
      </w:r>
      <w:r>
        <w:lastRenderedPageBreak/>
        <w:t>zone</w:t>
      </w:r>
      <w:r w:rsidR="006E0AFC">
        <w:t xml:space="preserve"> and the presence of </w:t>
      </w:r>
      <w:proofErr w:type="spellStart"/>
      <w:r w:rsidR="006E0AFC">
        <w:rPr>
          <w:i/>
        </w:rPr>
        <w:t>Methanolobus</w:t>
      </w:r>
      <w:proofErr w:type="spellEnd"/>
      <w:r w:rsidR="006E0AFC">
        <w:rPr>
          <w:i/>
        </w:rPr>
        <w:t xml:space="preserve"> </w:t>
      </w:r>
      <w:r w:rsidR="006E0AFC">
        <w:t xml:space="preserve">and </w:t>
      </w:r>
      <w:proofErr w:type="spellStart"/>
      <w:r w:rsidR="006E0AFC">
        <w:rPr>
          <w:i/>
        </w:rPr>
        <w:t>Methanomethylovorans</w:t>
      </w:r>
      <w:proofErr w:type="spellEnd"/>
      <w:r>
        <w:t xml:space="preserve"> could be a result of the terrestrial-derived plant OM that is present there</w:t>
      </w:r>
      <w:r w:rsidRPr="00127FDE">
        <w:t>.</w:t>
      </w:r>
      <w:r w:rsidR="00BB3150">
        <w:t xml:space="preserve"> </w:t>
      </w:r>
      <w:r w:rsidR="00280400">
        <w:t xml:space="preserve">The implications of the high relative abundance of </w:t>
      </w:r>
      <w:r w:rsidR="00280400">
        <w:rPr>
          <w:i/>
        </w:rPr>
        <w:t>Methanosarcina</w:t>
      </w:r>
      <w:r w:rsidR="00280400">
        <w:t xml:space="preserve"> are twofold, depending on their activity: they could be performing acetoclastic methanogenesis, which often indicates high-quality substrate is available (i.e. </w:t>
      </w:r>
      <w:proofErr w:type="spellStart"/>
      <w:r w:rsidR="00280400">
        <w:t>OM</w:t>
      </w:r>
      <w:r w:rsidR="00280400">
        <w:rPr>
          <w:vertAlign w:val="subscript"/>
        </w:rPr>
        <w:t>aq</w:t>
      </w:r>
      <w:proofErr w:type="spellEnd"/>
      <w:r w:rsidR="00280400">
        <w:t xml:space="preserve">), or they could be performing methylotrophic methanogenesis with methyl compounds derived from </w:t>
      </w:r>
      <w:proofErr w:type="spellStart"/>
      <w:r w:rsidR="00280400">
        <w:t>OM</w:t>
      </w:r>
      <w:r w:rsidR="00280400">
        <w:rPr>
          <w:vertAlign w:val="subscript"/>
        </w:rPr>
        <w:t>terr</w:t>
      </w:r>
      <w:proofErr w:type="spellEnd"/>
      <w:r w:rsidR="00280400">
        <w:t xml:space="preserve">. </w:t>
      </w:r>
    </w:p>
    <w:p w14:paraId="12A8DD62" w14:textId="00C1C4AE" w:rsidR="00EE0711" w:rsidRDefault="00C96336" w:rsidP="005A4953">
      <w:pPr>
        <w:pStyle w:val="BodyText"/>
        <w:spacing w:before="0" w:after="0" w:line="480" w:lineRule="auto"/>
        <w:ind w:firstLine="720"/>
      </w:pPr>
      <w:r w:rsidRPr="00127FDE">
        <w:t xml:space="preserve">Though our method for estimating the methanogenesis pathway only provides a coarse estimate of the production pathway, </w:t>
      </w:r>
      <w:r w:rsidRPr="00C963CF">
        <w:t>our results indicated that acetoclastic</w:t>
      </w:r>
      <w:r w:rsidR="00C963CF">
        <w:t xml:space="preserve"> methanogenesis was dominant in Harsha Lake</w:t>
      </w:r>
      <w:r w:rsidRPr="00127FDE">
        <w:t xml:space="preserve">, despite </w:t>
      </w:r>
      <w:r w:rsidR="0051418F">
        <w:t xml:space="preserve">the </w:t>
      </w:r>
      <w:r w:rsidRPr="00127FDE">
        <w:t>hydrogenotrophic methanogen</w:t>
      </w:r>
      <w:r w:rsidR="0051418F">
        <w:t xml:space="preserve"> </w:t>
      </w:r>
      <w:proofErr w:type="spellStart"/>
      <w:r w:rsidR="0051418F">
        <w:rPr>
          <w:i/>
        </w:rPr>
        <w:t>Methanoregula</w:t>
      </w:r>
      <w:proofErr w:type="spellEnd"/>
      <w:r w:rsidRPr="00127FDE">
        <w:t xml:space="preserve"> being the most abundant methanogen in all zones</w:t>
      </w:r>
      <w:r w:rsidR="0051418F">
        <w:t xml:space="preserve">. This is consistent with expectations for freshwater systems (Conrad 1999), but contradicts </w:t>
      </w:r>
      <w:r w:rsidR="0037100A">
        <w:t>some</w:t>
      </w:r>
      <w:r w:rsidR="0051418F">
        <w:t xml:space="preserve"> reports indicating that hydrogenotrophic methanogenesis may play an important role in freshwater systems (e.g. Blair et al. 2018,</w:t>
      </w:r>
      <w:r w:rsidR="0037100A">
        <w:t xml:space="preserve"> </w:t>
      </w:r>
      <w:proofErr w:type="spellStart"/>
      <w:r w:rsidR="0037100A">
        <w:t>Murase</w:t>
      </w:r>
      <w:proofErr w:type="spellEnd"/>
      <w:r w:rsidR="0037100A">
        <w:t xml:space="preserve"> &amp; Sugimoto 2001</w:t>
      </w:r>
      <w:r w:rsidR="0051418F">
        <w:t>)</w:t>
      </w:r>
      <w:r w:rsidR="0037100A">
        <w:t xml:space="preserve">. </w:t>
      </w:r>
    </w:p>
    <w:p w14:paraId="35A85793" w14:textId="6B2F8C64" w:rsidR="00866BC2" w:rsidRDefault="00B9423F" w:rsidP="005A4953">
      <w:pPr>
        <w:pStyle w:val="BodyText"/>
        <w:spacing w:before="0" w:after="0" w:line="480" w:lineRule="auto"/>
        <w:ind w:firstLine="720"/>
      </w:pPr>
      <w:r w:rsidRPr="003A0664">
        <w:t>Combined</w:t>
      </w:r>
      <w:r>
        <w:t xml:space="preserve">, the isotope fractionation and methanogen community data indicate that </w:t>
      </w:r>
      <w:r w:rsidRPr="00C963CF">
        <w:t xml:space="preserve">acetoclastic methanogenesis </w:t>
      </w:r>
      <w:r w:rsidR="00BB3150" w:rsidRPr="00C963CF">
        <w:t xml:space="preserve">may </w:t>
      </w:r>
      <w:r w:rsidRPr="00C963CF">
        <w:t>play a larger role in the riverine zone relative to the rest of the reservoir</w:t>
      </w:r>
      <w:r w:rsidR="00866BC2">
        <w:t xml:space="preserve">. </w:t>
      </w:r>
      <w:r>
        <w:t>This is supported by a higher relative abundance of acetoclastic methanogens (</w:t>
      </w:r>
      <w:proofErr w:type="spellStart"/>
      <w:r w:rsidR="00BB3150">
        <w:rPr>
          <w:i/>
        </w:rPr>
        <w:t>Methanosaeta</w:t>
      </w:r>
      <w:proofErr w:type="spellEnd"/>
      <w:r w:rsidR="00BB3150">
        <w:rPr>
          <w:i/>
        </w:rPr>
        <w:t xml:space="preserve"> </w:t>
      </w:r>
      <w:r w:rsidR="00BB3150">
        <w:t>and</w:t>
      </w:r>
      <w:r w:rsidR="00BB3150">
        <w:rPr>
          <w:i/>
        </w:rPr>
        <w:t xml:space="preserve"> Methanosarcina</w:t>
      </w:r>
      <w:r w:rsidR="00BB3150">
        <w:t xml:space="preserve">) and the lower apparent fractionation factor </w:t>
      </w:r>
      <w:r w:rsidR="00866BC2">
        <w:t xml:space="preserve">(Fig. 7B) </w:t>
      </w:r>
      <w:r w:rsidR="00BB3150">
        <w:t xml:space="preserve">in the riverine zone than in other zones. Paired decreases in </w:t>
      </w:r>
      <w:r w:rsidR="00866BC2">
        <w:t xml:space="preserve">the </w:t>
      </w:r>
      <w:r w:rsidR="00765657">
        <w:t xml:space="preserve">contribution </w:t>
      </w:r>
      <w:r w:rsidR="00866BC2">
        <w:t xml:space="preserve">of acetoclastic methanogenesis to total methane production and relative abundance of acetoclastic methanogens have been observed with sediment depth, likely as a result of decreased availability of easily-degradable OM (Liu et al. 2016). This pattern is observed laterally in Harsha Lake, and </w:t>
      </w:r>
      <w:r w:rsidR="006B14ED">
        <w:t>could also be</w:t>
      </w:r>
      <w:r w:rsidR="00866BC2">
        <w:t xml:space="preserve"> a result of </w:t>
      </w:r>
      <w:r w:rsidR="003A0664">
        <w:t xml:space="preserve">spatial variation in </w:t>
      </w:r>
      <w:r w:rsidR="00866BC2">
        <w:t>OM quality</w:t>
      </w:r>
      <w:r w:rsidR="003A0664">
        <w:t>, at that larger scale</w:t>
      </w:r>
      <w:r w:rsidR="00866BC2">
        <w:t xml:space="preserve">. </w:t>
      </w:r>
    </w:p>
    <w:p w14:paraId="70FF2A1E" w14:textId="7B8D363D" w:rsidR="00C96336" w:rsidRPr="00127FDE" w:rsidRDefault="00C96336" w:rsidP="005A4953">
      <w:pPr>
        <w:pStyle w:val="BodyText"/>
        <w:spacing w:before="0" w:after="0" w:line="480" w:lineRule="auto"/>
        <w:ind w:firstLine="720"/>
      </w:pPr>
      <w:r w:rsidRPr="00127FDE">
        <w:br/>
      </w:r>
    </w:p>
    <w:p w14:paraId="07FFA455" w14:textId="77777777" w:rsidR="00C96336" w:rsidRPr="00127FDE" w:rsidRDefault="00C96336" w:rsidP="00C96336">
      <w:pPr>
        <w:pStyle w:val="BodyText"/>
        <w:spacing w:line="480" w:lineRule="auto"/>
        <w:outlineLvl w:val="0"/>
        <w:rPr>
          <w:b/>
          <w:bCs/>
          <w:i/>
          <w:iCs/>
        </w:rPr>
      </w:pPr>
      <w:r w:rsidRPr="00127FDE">
        <w:rPr>
          <w:b/>
          <w:bCs/>
          <w:i/>
          <w:iCs/>
        </w:rPr>
        <w:lastRenderedPageBreak/>
        <w:t xml:space="preserve">Relationships between sediment characteristics and </w:t>
      </w:r>
      <w:r>
        <w:rPr>
          <w:b/>
          <w:bCs/>
          <w:i/>
          <w:iCs/>
        </w:rPr>
        <w:t>CH</w:t>
      </w:r>
      <w:r>
        <w:rPr>
          <w:b/>
          <w:bCs/>
          <w:i/>
          <w:iCs/>
          <w:vertAlign w:val="subscript"/>
        </w:rPr>
        <w:t>4</w:t>
      </w:r>
      <w:r>
        <w:rPr>
          <w:b/>
          <w:bCs/>
          <w:i/>
          <w:iCs/>
        </w:rPr>
        <w:t xml:space="preserve"> potential</w:t>
      </w:r>
      <w:r w:rsidRPr="00127FDE">
        <w:rPr>
          <w:b/>
          <w:bCs/>
          <w:i/>
          <w:iCs/>
        </w:rPr>
        <w:t xml:space="preserve"> production rates.</w:t>
      </w:r>
    </w:p>
    <w:p w14:paraId="755005DA" w14:textId="19C3630A" w:rsidR="00C96336" w:rsidRPr="00127FDE" w:rsidRDefault="00C96336" w:rsidP="00C96336">
      <w:pPr>
        <w:pStyle w:val="BodyText"/>
        <w:spacing w:before="0" w:after="0" w:line="480" w:lineRule="auto"/>
      </w:pPr>
      <w:r w:rsidRPr="00D72ACA">
        <w:t>Methane potential production rates were positively correlated with the quantity of bulk and dissolved OM, both of which were greatest in the riverine zone</w:t>
      </w:r>
      <w:r w:rsidRPr="002B6664">
        <w:t xml:space="preserve">. This relationship </w:t>
      </w:r>
      <w:r w:rsidR="00231C72" w:rsidRPr="00860BA9">
        <w:t>likely reflects greater substrate availability for methanogens in organic rich environments</w:t>
      </w:r>
      <w:r w:rsidR="00231C72">
        <w:t>; it</w:t>
      </w:r>
      <w:r w:rsidR="00231C72" w:rsidRPr="002B6664">
        <w:t xml:space="preserve"> </w:t>
      </w:r>
      <w:r w:rsidRPr="002B6664">
        <w:t xml:space="preserve">is consistent with reports </w:t>
      </w:r>
      <w:r w:rsidR="006A0022" w:rsidRPr="00C37A36">
        <w:t xml:space="preserve">of </w:t>
      </w:r>
      <w:r w:rsidR="0015137E" w:rsidRPr="00C37A36">
        <w:t xml:space="preserve">correlation between DOC </w:t>
      </w:r>
      <w:r w:rsidR="001C6B6A">
        <w:t xml:space="preserve">concentration </w:t>
      </w:r>
      <w:r w:rsidR="0015137E" w:rsidRPr="00860BA9">
        <w:t>and diffusive CH</w:t>
      </w:r>
      <w:r w:rsidR="0015137E" w:rsidRPr="00860BA9">
        <w:rPr>
          <w:vertAlign w:val="subscript"/>
        </w:rPr>
        <w:t xml:space="preserve">4 </w:t>
      </w:r>
      <w:r w:rsidR="0015137E" w:rsidRPr="00860BA9">
        <w:t>fluxes from northern lake and ponds (</w:t>
      </w:r>
      <w:proofErr w:type="spellStart"/>
      <w:r w:rsidR="0015137E" w:rsidRPr="00860BA9">
        <w:t>Wik</w:t>
      </w:r>
      <w:proofErr w:type="spellEnd"/>
      <w:r w:rsidR="0015137E" w:rsidRPr="00860BA9">
        <w:t xml:space="preserve"> et al. 2016)</w:t>
      </w:r>
      <w:r w:rsidR="00EF6624">
        <w:t>,</w:t>
      </w:r>
      <w:r w:rsidR="0015137E" w:rsidRPr="00860BA9">
        <w:t xml:space="preserve"> and correlation between dissolved CH</w:t>
      </w:r>
      <w:r w:rsidR="0015137E" w:rsidRPr="00860BA9">
        <w:rPr>
          <w:vertAlign w:val="subscript"/>
        </w:rPr>
        <w:t>4</w:t>
      </w:r>
      <w:r w:rsidR="0015137E" w:rsidRPr="00860BA9">
        <w:t xml:space="preserve"> and DOC </w:t>
      </w:r>
      <w:r w:rsidR="001C6B6A">
        <w:t xml:space="preserve">concentrations </w:t>
      </w:r>
      <w:r w:rsidR="0015137E" w:rsidRPr="00860BA9">
        <w:t>in a eutrophic lake in China (Zhou et al. 2018)</w:t>
      </w:r>
      <w:r w:rsidRPr="00860BA9">
        <w:t xml:space="preserve">. </w:t>
      </w:r>
      <w:r w:rsidR="00231C72">
        <w:t>Both</w:t>
      </w:r>
      <w:r w:rsidRPr="002B6664">
        <w:t xml:space="preserve"> Duc et al. (2010) </w:t>
      </w:r>
      <w:r w:rsidR="00231C72">
        <w:t xml:space="preserve"> and our study </w:t>
      </w:r>
      <w:r w:rsidRPr="002B6664">
        <w:t xml:space="preserve">found a negative correlation between </w:t>
      </w:r>
      <w:r w:rsidR="001C6B6A">
        <w:t xml:space="preserve">sediment </w:t>
      </w:r>
      <w:r w:rsidRPr="002B6664">
        <w:t>organic carbon</w:t>
      </w:r>
      <w:r w:rsidR="00231C72">
        <w:t xml:space="preserve"> (%)</w:t>
      </w:r>
      <w:r w:rsidRPr="002B6664">
        <w:t xml:space="preserve"> and CH</w:t>
      </w:r>
      <w:r w:rsidRPr="002B6664">
        <w:rPr>
          <w:vertAlign w:val="subscript"/>
        </w:rPr>
        <w:t>4</w:t>
      </w:r>
      <w:r w:rsidRPr="002B6664">
        <w:t xml:space="preserve"> production</w:t>
      </w:r>
      <w:r w:rsidR="006C0719">
        <w:t>, and water content and CH</w:t>
      </w:r>
      <w:r w:rsidR="006C0719">
        <w:rPr>
          <w:vertAlign w:val="subscript"/>
        </w:rPr>
        <w:t>4</w:t>
      </w:r>
      <w:r w:rsidR="006C0719">
        <w:t xml:space="preserve"> production</w:t>
      </w:r>
      <w:r w:rsidR="00B95ED7">
        <w:t>;</w:t>
      </w:r>
      <w:r w:rsidR="006C0719">
        <w:t xml:space="preserve"> however</w:t>
      </w:r>
      <w:r w:rsidRPr="002B6664">
        <w:t xml:space="preserve"> </w:t>
      </w:r>
      <w:r w:rsidR="006C0719">
        <w:t>Duc and colleagues (2010) report that lower %OC (and high CH</w:t>
      </w:r>
      <w:r w:rsidR="006C0719">
        <w:rPr>
          <w:vertAlign w:val="subscript"/>
        </w:rPr>
        <w:t>4</w:t>
      </w:r>
      <w:r w:rsidR="006C0719">
        <w:t xml:space="preserve"> production) corresponded with algal C:N sediment signatures, while sediment from Harsha Lake showed the opposite pattern.</w:t>
      </w:r>
      <w:r w:rsidRPr="002B6664">
        <w:t xml:space="preserve"> </w:t>
      </w:r>
    </w:p>
    <w:p w14:paraId="19FD6626" w14:textId="36937D73" w:rsidR="00C96336" w:rsidRDefault="00C96336" w:rsidP="00C96336">
      <w:pPr>
        <w:pStyle w:val="BodyText"/>
        <w:spacing w:before="0" w:after="0" w:line="480" w:lineRule="auto"/>
        <w:ind w:firstLine="720"/>
      </w:pPr>
      <w:r w:rsidRPr="00A53AB4">
        <w:t>The relationship between carbon source and CH</w:t>
      </w:r>
      <w:r w:rsidRPr="00A53AB4">
        <w:rPr>
          <w:vertAlign w:val="subscript"/>
        </w:rPr>
        <w:t xml:space="preserve">4 </w:t>
      </w:r>
      <w:r w:rsidRPr="00A53AB4">
        <w:t>potential production rates was different between the solid and dissolved fraction of OM</w:t>
      </w:r>
      <w:r w:rsidRPr="00127FDE">
        <w:t xml:space="preserve">. In the dissolved portion of carbon, </w:t>
      </w:r>
      <w:r>
        <w:t xml:space="preserve">potential </w:t>
      </w:r>
      <w:r w:rsidRPr="00127FDE">
        <w:t xml:space="preserve">production rates were positively correlated with </w:t>
      </w:r>
      <w:r>
        <w:t xml:space="preserve">BIX, an indicator of </w:t>
      </w:r>
      <w:proofErr w:type="spellStart"/>
      <w:r>
        <w:t>OM</w:t>
      </w:r>
      <w:r w:rsidRPr="00860BA9">
        <w:rPr>
          <w:vertAlign w:val="subscript"/>
        </w:rPr>
        <w:t>aq</w:t>
      </w:r>
      <w:proofErr w:type="spellEnd"/>
      <w:r>
        <w:t xml:space="preserve">, which is consistent with several reports that algal biomass is a labile carbon source readily utilized by methanogens </w:t>
      </w:r>
      <w:r w:rsidRPr="00127FDE">
        <w:t>(</w:t>
      </w:r>
      <w:r w:rsidR="00CD7119">
        <w:t xml:space="preserve">Schwarz et al. 2008, </w:t>
      </w:r>
      <w:r>
        <w:t>West</w:t>
      </w:r>
      <w:r w:rsidR="00E1152F">
        <w:t xml:space="preserve"> et al. 2012</w:t>
      </w:r>
      <w:r>
        <w:t>, Duc</w:t>
      </w:r>
      <w:r w:rsidR="00E1152F">
        <w:t xml:space="preserve"> et al. 2010</w:t>
      </w:r>
      <w:r>
        <w:t xml:space="preserve">, </w:t>
      </w:r>
      <w:r w:rsidR="00CD7119">
        <w:t>Grasset et al. 2018</w:t>
      </w:r>
      <w:r w:rsidRPr="00127FDE">
        <w:t>)</w:t>
      </w:r>
      <w:r w:rsidR="0015137E">
        <w:t>.</w:t>
      </w:r>
      <w:r>
        <w:t xml:space="preserve"> </w:t>
      </w:r>
      <w:r w:rsidR="0015137E">
        <w:t>The CH</w:t>
      </w:r>
      <w:r w:rsidR="0015137E">
        <w:rPr>
          <w:vertAlign w:val="subscript"/>
        </w:rPr>
        <w:t>4</w:t>
      </w:r>
      <w:r w:rsidR="0015137E">
        <w:t xml:space="preserve"> rates were also negatively correlated with HIX and SUVA</w:t>
      </w:r>
      <w:r w:rsidR="0015137E">
        <w:rPr>
          <w:vertAlign w:val="subscript"/>
        </w:rPr>
        <w:t>254</w:t>
      </w:r>
      <w:r w:rsidR="0015137E">
        <w:t>, indices that represent humified and aromatic DOM</w:t>
      </w:r>
      <w:r w:rsidR="00836D20">
        <w:t xml:space="preserve">. </w:t>
      </w:r>
      <w:del w:id="22" w:author="Berberich, Megan (berberme)" w:date="2019-02-19T09:16:00Z">
        <w:r w:rsidR="00BD564A" w:rsidRPr="00D579FE" w:rsidDel="00D579FE">
          <w:rPr>
            <w:strike/>
          </w:rPr>
          <w:delText>This contrasts a recent study that found a positive relationship between dissolved CH</w:delText>
        </w:r>
        <w:r w:rsidR="00BD564A" w:rsidRPr="00D579FE" w:rsidDel="00D579FE">
          <w:rPr>
            <w:strike/>
            <w:vertAlign w:val="subscript"/>
          </w:rPr>
          <w:delText>4</w:delText>
        </w:r>
        <w:r w:rsidR="00BD564A" w:rsidRPr="00D579FE" w:rsidDel="00D579FE">
          <w:rPr>
            <w:strike/>
          </w:rPr>
          <w:delText xml:space="preserve"> and aromatic DOM and </w:delText>
        </w:r>
        <w:r w:rsidR="002B6664" w:rsidRPr="00D579FE" w:rsidDel="00D579FE">
          <w:rPr>
            <w:strike/>
          </w:rPr>
          <w:delText>fluorescence indicative of humic-rich DOM (Zhou et al. 2018).</w:delText>
        </w:r>
        <w:r w:rsidR="002B6664" w:rsidDel="00D579FE">
          <w:delText xml:space="preserve"> </w:delText>
        </w:r>
      </w:del>
      <w:r w:rsidR="00D2457B">
        <w:t>In the bulk sediment in our study, t</w:t>
      </w:r>
      <w:r w:rsidRPr="00127FDE">
        <w:t xml:space="preserve">he </w:t>
      </w:r>
      <w:r w:rsidR="00E60A5D">
        <w:t xml:space="preserve">estimated </w:t>
      </w:r>
      <w:r w:rsidRPr="00127FDE">
        <w:t xml:space="preserve">proportion of </w:t>
      </w:r>
      <w:proofErr w:type="spellStart"/>
      <w:r w:rsidR="00D2457B">
        <w:t>OM</w:t>
      </w:r>
      <w:r w:rsidR="00D2457B" w:rsidRPr="00D579FE">
        <w:rPr>
          <w:vertAlign w:val="subscript"/>
        </w:rPr>
        <w:t>aq</w:t>
      </w:r>
      <w:proofErr w:type="spellEnd"/>
      <w:r>
        <w:t xml:space="preserve"> </w:t>
      </w:r>
      <w:r w:rsidRPr="00127FDE">
        <w:t xml:space="preserve">was negatively correlated to </w:t>
      </w:r>
      <w:r>
        <w:t xml:space="preserve">potential </w:t>
      </w:r>
      <w:r w:rsidRPr="00127FDE">
        <w:t>production rates</w:t>
      </w:r>
      <w:r>
        <w:t>. This relationship was driven by the high CH</w:t>
      </w:r>
      <w:r>
        <w:rPr>
          <w:vertAlign w:val="subscript"/>
        </w:rPr>
        <w:t>4</w:t>
      </w:r>
      <w:r>
        <w:t xml:space="preserve"> production rates and relatively low proportion of autochthonous material in the </w:t>
      </w:r>
      <w:r w:rsidRPr="00127FDE">
        <w:t xml:space="preserve">riverine </w:t>
      </w:r>
      <w:r>
        <w:t xml:space="preserve">zone sediment. </w:t>
      </w:r>
    </w:p>
    <w:p w14:paraId="29446D4A" w14:textId="77777777" w:rsidR="00C96336" w:rsidRPr="00127FDE" w:rsidRDefault="00C96336" w:rsidP="001E27D0">
      <w:pPr>
        <w:pStyle w:val="BodyText"/>
        <w:spacing w:before="0" w:after="0" w:line="480" w:lineRule="auto"/>
      </w:pPr>
      <w:r w:rsidRPr="00127FDE">
        <w:t>There are several potential explanations for these s</w:t>
      </w:r>
      <w:r>
        <w:t>eemingly contradictory results:</w:t>
      </w:r>
    </w:p>
    <w:p w14:paraId="41216D2D" w14:textId="351B5258" w:rsidR="00C96336" w:rsidRPr="00127FDE" w:rsidRDefault="00C96336" w:rsidP="00C96336">
      <w:pPr>
        <w:pStyle w:val="BodyText"/>
        <w:numPr>
          <w:ilvl w:val="0"/>
          <w:numId w:val="2"/>
        </w:numPr>
        <w:spacing w:line="480" w:lineRule="auto"/>
      </w:pPr>
      <w:r>
        <w:t>There are high rates of mineralization in the riverine zone, so a</w:t>
      </w:r>
      <w:r w:rsidRPr="00127FDE">
        <w:t xml:space="preserve">lgal material is more readily and rapidly degraded and less is incorporated into the bulk sediment, shifting the proportion to indicate terrestrial origin. In the riverine zone, the labile algal material fuels </w:t>
      </w:r>
      <w:r w:rsidRPr="00127FDE">
        <w:lastRenderedPageBreak/>
        <w:t xml:space="preserve">high </w:t>
      </w:r>
      <w:r>
        <w:t>CH</w:t>
      </w:r>
      <w:r>
        <w:rPr>
          <w:vertAlign w:val="subscript"/>
        </w:rPr>
        <w:t>4</w:t>
      </w:r>
      <w:r w:rsidRPr="00127FDE">
        <w:t xml:space="preserve"> production rates</w:t>
      </w:r>
      <w:r>
        <w:t>, while at the same time</w:t>
      </w:r>
      <w:r w:rsidRPr="00127FDE">
        <w:t xml:space="preserve"> the high sedimentation rates result in sediments with a higher proportion of terrestrial OM</w:t>
      </w:r>
      <w:r w:rsidR="00CD7119">
        <w:t xml:space="preserve"> (</w:t>
      </w:r>
      <w:r w:rsidR="00E02563">
        <w:t xml:space="preserve">e.g., </w:t>
      </w:r>
      <w:r w:rsidR="00CD7119">
        <w:t>Guillemette et al. 2017</w:t>
      </w:r>
      <w:r w:rsidR="006A3E1B">
        <w:t>b</w:t>
      </w:r>
      <w:r w:rsidR="00CD7119">
        <w:t xml:space="preserve">). </w:t>
      </w:r>
    </w:p>
    <w:p w14:paraId="3A662127" w14:textId="6F26C347" w:rsidR="00C96336" w:rsidRPr="00127FDE" w:rsidRDefault="00C96336" w:rsidP="00C96336">
      <w:pPr>
        <w:pStyle w:val="BodyText"/>
        <w:numPr>
          <w:ilvl w:val="0"/>
          <w:numId w:val="2"/>
        </w:numPr>
        <w:spacing w:line="480" w:lineRule="auto"/>
      </w:pPr>
      <w:r w:rsidRPr="00127FDE">
        <w:t xml:space="preserve">The dissolved fraction of OM is what primarily drives </w:t>
      </w:r>
      <w:r>
        <w:t>CH</w:t>
      </w:r>
      <w:r w:rsidRPr="00684256">
        <w:rPr>
          <w:vertAlign w:val="subscript"/>
        </w:rPr>
        <w:t>4</w:t>
      </w:r>
      <w:r w:rsidRPr="00127FDE">
        <w:t xml:space="preserve"> production, therefore the relationship that is seen between </w:t>
      </w:r>
      <w:r>
        <w:t>CH</w:t>
      </w:r>
      <w:r>
        <w:rPr>
          <w:vertAlign w:val="subscript"/>
        </w:rPr>
        <w:t>4</w:t>
      </w:r>
      <w:r>
        <w:t xml:space="preserve"> potential</w:t>
      </w:r>
      <w:r w:rsidRPr="00127FDE">
        <w:t xml:space="preserve"> production rates and the solid fraction of OM is less </w:t>
      </w:r>
      <w:r>
        <w:t>relevant</w:t>
      </w:r>
      <w:r w:rsidRPr="00127FDE">
        <w:t xml:space="preserve">. </w:t>
      </w:r>
      <w:r>
        <w:t xml:space="preserve">This would suggest that </w:t>
      </w:r>
      <w:r w:rsidR="00606704">
        <w:t xml:space="preserve">of </w:t>
      </w:r>
      <w:r>
        <w:t xml:space="preserve">the total bulk pool of OM in the sediments, the algal-derived portion is more readily solubilized and made available for methanogens.  </w:t>
      </w:r>
    </w:p>
    <w:p w14:paraId="165516F6" w14:textId="079B7F76" w:rsidR="00C96336" w:rsidRPr="00127FDE" w:rsidRDefault="00C96336" w:rsidP="00C96336">
      <w:pPr>
        <w:pStyle w:val="BodyText"/>
        <w:numPr>
          <w:ilvl w:val="0"/>
          <w:numId w:val="2"/>
        </w:numPr>
        <w:spacing w:line="480" w:lineRule="auto"/>
      </w:pPr>
      <w:r w:rsidRPr="00127FDE">
        <w:t xml:space="preserve">Both </w:t>
      </w:r>
      <w:r>
        <w:t xml:space="preserve">algal and terrestrial derived OM </w:t>
      </w:r>
      <w:r w:rsidRPr="00127FDE">
        <w:t>may be important</w:t>
      </w:r>
      <w:r>
        <w:t xml:space="preserve"> for </w:t>
      </w:r>
      <w:r w:rsidRPr="00093EBC">
        <w:t>CH</w:t>
      </w:r>
      <w:r w:rsidRPr="00093EBC">
        <w:rPr>
          <w:vertAlign w:val="subscript"/>
        </w:rPr>
        <w:t>4</w:t>
      </w:r>
      <w:r>
        <w:t xml:space="preserve"> production. The</w:t>
      </w:r>
      <w:r w:rsidRPr="00127FDE">
        <w:t xml:space="preserve"> algal </w:t>
      </w:r>
      <w:r>
        <w:t xml:space="preserve">OM </w:t>
      </w:r>
      <w:r w:rsidRPr="00127FDE">
        <w:t xml:space="preserve">sources </w:t>
      </w:r>
      <w:r>
        <w:t>may be</w:t>
      </w:r>
      <w:r w:rsidRPr="00127FDE">
        <w:t xml:space="preserve"> rapidly degraded </w:t>
      </w:r>
      <w:r>
        <w:t>while</w:t>
      </w:r>
      <w:r w:rsidRPr="00127FDE">
        <w:t xml:space="preserve"> the terrestrial OM is degraded over both short and longer time scales (see Guillemette et al. 201</w:t>
      </w:r>
      <w:r w:rsidR="00DA41BD">
        <w:t>7a</w:t>
      </w:r>
      <w:r>
        <w:t>; Grasset et al. 2018</w:t>
      </w:r>
      <w:r w:rsidRPr="00127FDE">
        <w:t xml:space="preserve">). Overall, </w:t>
      </w:r>
      <w:r>
        <w:t>the riverine</w:t>
      </w:r>
      <w:r w:rsidRPr="00127FDE">
        <w:t xml:space="preserve"> zone </w:t>
      </w:r>
      <w:r>
        <w:t>receives</w:t>
      </w:r>
      <w:r w:rsidRPr="00127FDE">
        <w:t xml:space="preserve"> more OM</w:t>
      </w:r>
      <w:r>
        <w:t xml:space="preserve"> than the other zones</w:t>
      </w:r>
      <w:r w:rsidRPr="00127FDE">
        <w:t xml:space="preserve">, </w:t>
      </w:r>
      <w:r>
        <w:t xml:space="preserve">including substantially greater amounts of </w:t>
      </w:r>
      <w:r w:rsidRPr="00127FDE">
        <w:t>terrestrial OM</w:t>
      </w:r>
      <w:r>
        <w:t>. T</w:t>
      </w:r>
      <w:r w:rsidRPr="00127FDE">
        <w:t>herefore the</w:t>
      </w:r>
      <w:r>
        <w:t xml:space="preserve"> high rates of </w:t>
      </w:r>
      <w:r w:rsidRPr="00093EBC">
        <w:t>CH</w:t>
      </w:r>
      <w:r w:rsidRPr="00093EBC">
        <w:rPr>
          <w:vertAlign w:val="subscript"/>
        </w:rPr>
        <w:t>4</w:t>
      </w:r>
      <w:r>
        <w:t xml:space="preserve"> potential production can be explained by a slow sustained breakdown of </w:t>
      </w:r>
      <w:r w:rsidRPr="00127FDE">
        <w:t xml:space="preserve">terrestrial </w:t>
      </w:r>
      <w:r>
        <w:t>OM</w:t>
      </w:r>
      <w:r w:rsidRPr="00127FDE">
        <w:t xml:space="preserve"> over time</w:t>
      </w:r>
      <w:r>
        <w:t>, on top of the higher rates sponsored by algal-derived OM</w:t>
      </w:r>
      <w:r w:rsidRPr="00127FDE">
        <w:t xml:space="preserve">. </w:t>
      </w:r>
    </w:p>
    <w:p w14:paraId="1F1B9DCB" w14:textId="6B4FF5E1" w:rsidR="00C96336" w:rsidRPr="00697F80" w:rsidRDefault="00C96336" w:rsidP="00646E0B">
      <w:pPr>
        <w:pStyle w:val="BodyText"/>
        <w:spacing w:before="0" w:after="0" w:line="480" w:lineRule="auto"/>
      </w:pPr>
      <w:r w:rsidRPr="00127FDE">
        <w:t xml:space="preserve">Without more direct evidence, such as </w:t>
      </w:r>
      <w:r w:rsidRPr="00127FDE">
        <w:rPr>
          <w:vertAlign w:val="superscript"/>
        </w:rPr>
        <w:t>14</w:t>
      </w:r>
      <w:r w:rsidRPr="00127FDE">
        <w:t>C-CH</w:t>
      </w:r>
      <w:r w:rsidRPr="00127FDE">
        <w:rPr>
          <w:vertAlign w:val="subscript"/>
        </w:rPr>
        <w:t>4</w:t>
      </w:r>
      <w:r w:rsidRPr="00127FDE">
        <w:t xml:space="preserve"> which would discriminate between modern autochthonous C and older terrestrial C sources, we cannot definitively say which source of OM is fueling methanogenesis with our data set. </w:t>
      </w:r>
      <w:r w:rsidR="00E02563">
        <w:t>However, b</w:t>
      </w:r>
      <w:r>
        <w:t xml:space="preserve">ased on our </w:t>
      </w:r>
      <w:r w:rsidR="00E02563">
        <w:t xml:space="preserve">regression </w:t>
      </w:r>
      <w:r>
        <w:t>analysis,</w:t>
      </w:r>
      <w:r w:rsidRPr="00127FDE">
        <w:t xml:space="preserve"> </w:t>
      </w:r>
      <w:r w:rsidRPr="002D0773">
        <w:t>both organic matter source and quantity are substantially relevant for CH</w:t>
      </w:r>
      <w:r w:rsidRPr="002D0773">
        <w:rPr>
          <w:vertAlign w:val="subscript"/>
        </w:rPr>
        <w:t>4</w:t>
      </w:r>
      <w:r w:rsidRPr="002D0773">
        <w:t xml:space="preserve"> production rates</w:t>
      </w:r>
      <w:r>
        <w:t>, much more so</w:t>
      </w:r>
      <w:r w:rsidRPr="00127FDE">
        <w:t xml:space="preserve"> than either the source or quantity of OM alone. The predictor variables that were included in the model with source and quantity included the proportion of </w:t>
      </w:r>
      <w:proofErr w:type="spellStart"/>
      <w:r w:rsidR="00697F80">
        <w:t>OM</w:t>
      </w:r>
      <w:r w:rsidR="00697F80">
        <w:rPr>
          <w:vertAlign w:val="subscript"/>
        </w:rPr>
        <w:t>aq</w:t>
      </w:r>
      <w:proofErr w:type="spellEnd"/>
      <w:r w:rsidR="00E02563">
        <w:t xml:space="preserve"> in the sediment</w:t>
      </w:r>
      <w:r w:rsidRPr="00127FDE">
        <w:t xml:space="preserve">, BIX (biological index) of </w:t>
      </w:r>
      <w:r w:rsidR="00E02563">
        <w:t xml:space="preserve">porewater </w:t>
      </w:r>
      <w:r w:rsidRPr="00127FDE">
        <w:t xml:space="preserve">DOM, </w:t>
      </w:r>
      <w:r w:rsidR="00E02563">
        <w:t xml:space="preserve">porewater </w:t>
      </w:r>
      <w:r w:rsidRPr="00127FDE">
        <w:t>DOC concentration</w:t>
      </w:r>
      <w:r w:rsidR="00D2457B">
        <w:t>,</w:t>
      </w:r>
      <w:r w:rsidRPr="00127FDE">
        <w:t xml:space="preserve"> and the </w:t>
      </w:r>
      <w:r w:rsidR="00E02563">
        <w:t>mass</w:t>
      </w:r>
      <w:r w:rsidR="00E02563" w:rsidRPr="00127FDE">
        <w:t xml:space="preserve"> </w:t>
      </w:r>
      <w:r w:rsidRPr="00127FDE">
        <w:t xml:space="preserve">of OM per </w:t>
      </w:r>
      <w:r w:rsidR="00697F80">
        <w:t>volume of sediment.</w:t>
      </w:r>
      <w:r w:rsidRPr="00127FDE">
        <w:t xml:space="preserve"> The inclusion of DOC concentration and the BIX optical property in the model indicates that the dissolved fraction of organic matter was important for </w:t>
      </w:r>
      <w:r>
        <w:t>CH</w:t>
      </w:r>
      <w:r>
        <w:rPr>
          <w:vertAlign w:val="subscript"/>
        </w:rPr>
        <w:t>4</w:t>
      </w:r>
      <w:r w:rsidRPr="00127FDE">
        <w:t xml:space="preserve"> production in </w:t>
      </w:r>
      <w:r w:rsidRPr="00127FDE">
        <w:lastRenderedPageBreak/>
        <w:t>terms of both quantity and source.</w:t>
      </w:r>
      <w:r w:rsidR="00697F80">
        <w:t xml:space="preserve"> </w:t>
      </w:r>
      <w:r w:rsidR="002D4306">
        <w:t xml:space="preserve">Importantly, </w:t>
      </w:r>
      <w:r w:rsidR="00D2457B">
        <w:t>all of the</w:t>
      </w:r>
      <w:r w:rsidR="002D4306">
        <w:t xml:space="preserve"> models included variables that represented </w:t>
      </w:r>
      <w:r w:rsidR="00D2457B">
        <w:t xml:space="preserve">both </w:t>
      </w:r>
      <w:r w:rsidR="002D4306">
        <w:t>the bulk and dissolved fractions of OM</w:t>
      </w:r>
      <w:r w:rsidR="00D2457B">
        <w:t>, suggesting that both pools play a role in CH4 production</w:t>
      </w:r>
      <w:r w:rsidR="002D4306">
        <w:t xml:space="preserve">. </w:t>
      </w:r>
      <w:r w:rsidR="00697F80">
        <w:t xml:space="preserve"> </w:t>
      </w:r>
    </w:p>
    <w:p w14:paraId="01813A5C" w14:textId="56DEE1BE" w:rsidR="00C96336" w:rsidRPr="00127FDE" w:rsidRDefault="00C96336" w:rsidP="00C96336">
      <w:pPr>
        <w:pStyle w:val="BodyText"/>
        <w:spacing w:before="0" w:after="0" w:line="480" w:lineRule="auto"/>
        <w:ind w:firstLine="720"/>
        <w:rPr>
          <w:color w:val="92D050"/>
          <w:u w:color="92D050"/>
        </w:rPr>
      </w:pPr>
      <w:r w:rsidRPr="00646E0B">
        <w:t>Our data indicate there may be a link between bulk terrestrial OM and CH</w:t>
      </w:r>
      <w:r w:rsidRPr="00646E0B">
        <w:rPr>
          <w:vertAlign w:val="subscript"/>
        </w:rPr>
        <w:t>4</w:t>
      </w:r>
      <w:r w:rsidRPr="00646E0B">
        <w:t xml:space="preserve"> production in Harsha Lake.</w:t>
      </w:r>
      <w:r w:rsidRPr="00127FDE">
        <w:t xml:space="preserve"> C</w:t>
      </w:r>
      <w:r w:rsidR="004A2FB7">
        <w:t>:</w:t>
      </w:r>
      <w:r w:rsidRPr="00127FDE">
        <w:t>N ratios from bulk sediment were positively correlated to CH</w:t>
      </w:r>
      <w:r w:rsidRPr="00127FDE">
        <w:rPr>
          <w:vertAlign w:val="subscript"/>
        </w:rPr>
        <w:t xml:space="preserve">4 </w:t>
      </w:r>
      <w:r>
        <w:t xml:space="preserve">potential </w:t>
      </w:r>
      <w:r w:rsidRPr="00127FDE">
        <w:t>production rates; higher C</w:t>
      </w:r>
      <w:r w:rsidR="004A2FB7">
        <w:t>:</w:t>
      </w:r>
      <w:r w:rsidRPr="00127FDE">
        <w:t xml:space="preserve">N ratios were associated with higher potential production rates. </w:t>
      </w:r>
      <w:r>
        <w:t xml:space="preserve">These results contrast with another study of </w:t>
      </w:r>
      <w:r w:rsidR="006D5FCE">
        <w:t xml:space="preserve">boreal and northern temperate </w:t>
      </w:r>
      <w:r>
        <w:t xml:space="preserve">lake sediments in </w:t>
      </w:r>
      <w:r w:rsidR="006D5FCE">
        <w:t>central Sweden,</w:t>
      </w:r>
      <w:r>
        <w:t xml:space="preserve"> which</w:t>
      </w:r>
      <w:r w:rsidRPr="00127FDE">
        <w:t xml:space="preserve"> indicated a negative correlation between CH</w:t>
      </w:r>
      <w:r w:rsidRPr="00127FDE">
        <w:rPr>
          <w:vertAlign w:val="subscript"/>
        </w:rPr>
        <w:t>4</w:t>
      </w:r>
      <w:r w:rsidRPr="00127FDE">
        <w:t xml:space="preserve"> production rates and C</w:t>
      </w:r>
      <w:r w:rsidR="004A2FB7">
        <w:t>:</w:t>
      </w:r>
      <w:r w:rsidRPr="00127FDE">
        <w:t>N ratios (Duc et al. 2010)</w:t>
      </w:r>
      <w:r>
        <w:t>. The positive correlation between C</w:t>
      </w:r>
      <w:r w:rsidR="004A2FB7">
        <w:t>:</w:t>
      </w:r>
      <w:r>
        <w:t xml:space="preserve">N and </w:t>
      </w:r>
      <w:r w:rsidRPr="00093EBC">
        <w:t>CH</w:t>
      </w:r>
      <w:r w:rsidRPr="00093EBC">
        <w:rPr>
          <w:vertAlign w:val="subscript"/>
        </w:rPr>
        <w:t>4</w:t>
      </w:r>
      <w:r>
        <w:t xml:space="preserve"> potential production in Harsha Lake aligns with the observation that the highest production rates occurred in the riverine zone, which also receives the highest terrestrial inputs and has the highest proportion of </w:t>
      </w:r>
      <w:proofErr w:type="spellStart"/>
      <w:r w:rsidR="006D5FCE">
        <w:t>OM</w:t>
      </w:r>
      <w:r w:rsidR="006D5FCE">
        <w:rPr>
          <w:vertAlign w:val="subscript"/>
        </w:rPr>
        <w:t>terr</w:t>
      </w:r>
      <w:proofErr w:type="spellEnd"/>
      <w:r>
        <w:t xml:space="preserve"> in the sediments. Thus, the riverine zone is an exceptionally active deposition zone for both algal and terrestrial OM, and this material together sponsors very high </w:t>
      </w:r>
      <w:r w:rsidRPr="00093EBC">
        <w:t>CH</w:t>
      </w:r>
      <w:r w:rsidRPr="00093EBC">
        <w:rPr>
          <w:vertAlign w:val="subscript"/>
        </w:rPr>
        <w:t>4</w:t>
      </w:r>
      <w:r>
        <w:t xml:space="preserve"> production rates relative to other parts of the reservoir. </w:t>
      </w:r>
    </w:p>
    <w:p w14:paraId="55A88515" w14:textId="77777777" w:rsidR="00C96336" w:rsidRPr="00127FDE" w:rsidRDefault="00C96336" w:rsidP="00C96336">
      <w:pPr>
        <w:pStyle w:val="BodyText"/>
        <w:spacing w:line="480" w:lineRule="auto"/>
      </w:pPr>
    </w:p>
    <w:p w14:paraId="3D06502B" w14:textId="446C48A9" w:rsidR="00C96336" w:rsidRPr="00127FDE" w:rsidRDefault="00C96336" w:rsidP="00C96336">
      <w:pPr>
        <w:pStyle w:val="BodyText"/>
        <w:spacing w:line="480" w:lineRule="auto"/>
        <w:outlineLvl w:val="0"/>
      </w:pPr>
      <w:r w:rsidRPr="00127FDE">
        <w:rPr>
          <w:b/>
          <w:bCs/>
          <w:i/>
          <w:iCs/>
        </w:rPr>
        <w:t>Summary and conclusion</w:t>
      </w:r>
    </w:p>
    <w:p w14:paraId="7BE7D7DA" w14:textId="43BE7B6C" w:rsidR="00594A35" w:rsidRDefault="0020405A" w:rsidP="00BE2070">
      <w:pPr>
        <w:pStyle w:val="BodyText"/>
        <w:spacing w:before="0" w:after="0" w:line="480" w:lineRule="auto"/>
      </w:pPr>
      <w:r>
        <w:t>Sediment m</w:t>
      </w:r>
      <w:r w:rsidRPr="00127FDE">
        <w:t xml:space="preserve">ethane </w:t>
      </w:r>
      <w:r w:rsidR="00C96336">
        <w:t xml:space="preserve">potential </w:t>
      </w:r>
      <w:r w:rsidR="00C96336" w:rsidRPr="00127FDE">
        <w:t>production varied spatially</w:t>
      </w:r>
      <w:r w:rsidR="00BE2070">
        <w:t xml:space="preserve"> across reservoir zones</w:t>
      </w:r>
      <w:r w:rsidR="00C96336" w:rsidRPr="00127FDE">
        <w:t xml:space="preserve">. </w:t>
      </w:r>
      <w:r w:rsidR="00BE2070" w:rsidRPr="00127FDE">
        <w:t xml:space="preserve">Categorizing sites into zones aided in conceptualizing the differences in </w:t>
      </w:r>
      <w:r>
        <w:t>methane-generating processes</w:t>
      </w:r>
      <w:r w:rsidR="00BE2070" w:rsidRPr="00127FDE">
        <w:t xml:space="preserve"> across the reservoir. Further, this approach provides a generalizable framework for comparison with other reservoirs. </w:t>
      </w:r>
      <w:r w:rsidR="00C96336" w:rsidRPr="00127FDE">
        <w:t xml:space="preserve">The riverine differed from the other areas of the reservoir, and was characterized by high </w:t>
      </w:r>
      <w:r w:rsidR="00C96336">
        <w:t>CH</w:t>
      </w:r>
      <w:r w:rsidR="00C96336">
        <w:rPr>
          <w:vertAlign w:val="subscript"/>
        </w:rPr>
        <w:t>4</w:t>
      </w:r>
      <w:r w:rsidR="00C96336">
        <w:t xml:space="preserve"> potential</w:t>
      </w:r>
      <w:r w:rsidR="00C96336" w:rsidRPr="00127FDE">
        <w:t xml:space="preserve"> production rates, </w:t>
      </w:r>
      <w:r w:rsidR="00C96336">
        <w:t xml:space="preserve">high </w:t>
      </w:r>
      <w:r w:rsidR="00C96336" w:rsidRPr="00127FDE">
        <w:t>terrestrial carbon inputs, dense sediments</w:t>
      </w:r>
      <w:r w:rsidR="00BE2070">
        <w:t xml:space="preserve">, and fresh </w:t>
      </w:r>
      <w:r w:rsidR="00AC26DB">
        <w:t xml:space="preserve">porewater </w:t>
      </w:r>
      <w:r w:rsidR="00BE2070">
        <w:t>DOM</w:t>
      </w:r>
      <w:r w:rsidR="00C96336" w:rsidRPr="00127FDE">
        <w:t xml:space="preserve">. </w:t>
      </w:r>
      <w:r w:rsidR="005037EA">
        <w:t>Research</w:t>
      </w:r>
      <w:r w:rsidR="00DF578A">
        <w:t xml:space="preserve"> on</w:t>
      </w:r>
      <w:r w:rsidR="00C96336" w:rsidRPr="00127FDE">
        <w:t xml:space="preserve"> reservoir</w:t>
      </w:r>
      <w:r w:rsidR="00DF578A">
        <w:t xml:space="preserve"> biogeochemistry</w:t>
      </w:r>
      <w:r w:rsidR="00C96336" w:rsidRPr="00127FDE">
        <w:t xml:space="preserve"> </w:t>
      </w:r>
      <w:commentRangeStart w:id="23"/>
      <w:r w:rsidR="00C96336" w:rsidRPr="00127FDE">
        <w:t xml:space="preserve">should </w:t>
      </w:r>
      <w:r w:rsidR="00AC26DB">
        <w:t xml:space="preserve">include a </w:t>
      </w:r>
      <w:r w:rsidR="00C96336" w:rsidRPr="00127FDE">
        <w:t>focus on this zone</w:t>
      </w:r>
      <w:commentRangeEnd w:id="23"/>
      <w:r w:rsidR="00AC26DB">
        <w:rPr>
          <w:rStyle w:val="CommentReference"/>
          <w:rFonts w:cs="Times New Roman"/>
          <w:color w:val="auto"/>
        </w:rPr>
        <w:commentReference w:id="23"/>
      </w:r>
      <w:r w:rsidR="00DF578A">
        <w:t xml:space="preserve">, as it </w:t>
      </w:r>
      <w:r w:rsidR="004A4C6B">
        <w:t xml:space="preserve">has the potential to </w:t>
      </w:r>
      <w:r w:rsidR="00381757">
        <w:t xml:space="preserve">play </w:t>
      </w:r>
      <w:r w:rsidR="00381757">
        <w:t>a large role in car</w:t>
      </w:r>
      <w:r w:rsidR="00381757">
        <w:t xml:space="preserve">bon cycling </w:t>
      </w:r>
      <w:r w:rsidR="00BE2070">
        <w:t xml:space="preserve">relative to </w:t>
      </w:r>
      <w:r w:rsidR="00381757">
        <w:t>the entire reservoir</w:t>
      </w:r>
      <w:r w:rsidR="00C96336" w:rsidRPr="00127FDE">
        <w:t>.</w:t>
      </w:r>
      <w:r w:rsidR="00C96336">
        <w:t xml:space="preserve"> </w:t>
      </w:r>
      <w:r w:rsidR="00C96336" w:rsidRPr="00127FDE">
        <w:t xml:space="preserve">Both </w:t>
      </w:r>
      <w:r w:rsidR="00C96336" w:rsidRPr="00127FDE">
        <w:lastRenderedPageBreak/>
        <w:t xml:space="preserve">source and quantity of organic matter </w:t>
      </w:r>
      <w:r w:rsidR="00C96336">
        <w:t>were</w:t>
      </w:r>
      <w:r w:rsidR="00C96336" w:rsidRPr="00127FDE">
        <w:t xml:space="preserve"> important for </w:t>
      </w:r>
      <w:r w:rsidR="00C96336">
        <w:t>CH</w:t>
      </w:r>
      <w:r w:rsidR="00C96336">
        <w:rPr>
          <w:vertAlign w:val="subscript"/>
        </w:rPr>
        <w:t>4</w:t>
      </w:r>
      <w:r w:rsidR="00C96336">
        <w:t xml:space="preserve"> potential</w:t>
      </w:r>
      <w:r w:rsidR="00C96336" w:rsidRPr="00127FDE">
        <w:t xml:space="preserve"> production rates. This has important implications for global carbon cycling, as the amount of sediment OM transported to reservoirs </w:t>
      </w:r>
      <w:r w:rsidR="00C96336" w:rsidRPr="004A4C6B">
        <w:t xml:space="preserve">is expected to increase </w:t>
      </w:r>
      <w:r w:rsidR="00C96336" w:rsidRPr="00127FDE">
        <w:t>and the number of reservoirs globally are increasing (Downing</w:t>
      </w:r>
      <w:r w:rsidR="00677EC4">
        <w:t xml:space="preserve"> et al. 2006,</w:t>
      </w:r>
      <w:r w:rsidR="00C96336">
        <w:t xml:space="preserve"> </w:t>
      </w:r>
      <w:proofErr w:type="spellStart"/>
      <w:r w:rsidR="00C96336">
        <w:t>Zarfl</w:t>
      </w:r>
      <w:proofErr w:type="spellEnd"/>
      <w:r w:rsidR="00677EC4">
        <w:t xml:space="preserve"> et al. 2015</w:t>
      </w:r>
      <w:r w:rsidR="00C96336" w:rsidRPr="00127FDE">
        <w:t>).</w:t>
      </w:r>
      <w:r w:rsidR="00C96336">
        <w:t xml:space="preserve"> </w:t>
      </w:r>
      <w:r w:rsidR="00C96336" w:rsidRPr="00127FDE">
        <w:t xml:space="preserve">Terrestrial OM </w:t>
      </w:r>
      <w:r w:rsidR="00C96336">
        <w:t>appears to</w:t>
      </w:r>
      <w:r w:rsidR="00C96336" w:rsidRPr="00127FDE">
        <w:t xml:space="preserve"> play a</w:t>
      </w:r>
      <w:r w:rsidR="000705A2">
        <w:t xml:space="preserve"> </w:t>
      </w:r>
      <w:r w:rsidR="00C96336" w:rsidRPr="00127FDE">
        <w:t xml:space="preserve">role in fueling </w:t>
      </w:r>
      <w:r w:rsidR="00C96336">
        <w:t>CH</w:t>
      </w:r>
      <w:r w:rsidR="00C96336">
        <w:rPr>
          <w:vertAlign w:val="subscript"/>
        </w:rPr>
        <w:t>4</w:t>
      </w:r>
      <w:r w:rsidR="00C96336" w:rsidRPr="00127FDE">
        <w:t xml:space="preserve"> production in the zone with the highest potential</w:t>
      </w:r>
      <w:r w:rsidR="00C96336">
        <w:t xml:space="preserve"> production</w:t>
      </w:r>
      <w:r w:rsidR="00C96336" w:rsidRPr="00127FDE">
        <w:t xml:space="preserve"> rates. </w:t>
      </w:r>
      <w:r w:rsidR="00C96336">
        <w:t>This is an important area to explore in future studies</w:t>
      </w:r>
      <w:r w:rsidR="00E478E1">
        <w:t xml:space="preserve">; in addition to the growing body of evidence that </w:t>
      </w:r>
      <w:proofErr w:type="spellStart"/>
      <w:r w:rsidR="00E478E1">
        <w:t>OM</w:t>
      </w:r>
      <w:r w:rsidR="00E478E1">
        <w:rPr>
          <w:vertAlign w:val="subscript"/>
        </w:rPr>
        <w:t>aq</w:t>
      </w:r>
      <w:proofErr w:type="spellEnd"/>
      <w:r w:rsidR="00E478E1">
        <w:t xml:space="preserve"> </w:t>
      </w:r>
      <w:r w:rsidR="00AC26DB">
        <w:t>is a driver of</w:t>
      </w:r>
      <w:r w:rsidR="00E478E1">
        <w:t xml:space="preserve"> methane production, </w:t>
      </w:r>
      <w:proofErr w:type="spellStart"/>
      <w:r w:rsidR="00E478E1">
        <w:t>OM</w:t>
      </w:r>
      <w:r w:rsidR="00E478E1">
        <w:rPr>
          <w:vertAlign w:val="subscript"/>
        </w:rPr>
        <w:t>terr</w:t>
      </w:r>
      <w:proofErr w:type="spellEnd"/>
      <w:r w:rsidR="00E478E1">
        <w:t xml:space="preserve"> may contribute to the CH</w:t>
      </w:r>
      <w:r w:rsidR="00E478E1">
        <w:rPr>
          <w:vertAlign w:val="subscript"/>
        </w:rPr>
        <w:t>4</w:t>
      </w:r>
      <w:r w:rsidR="00E478E1">
        <w:t xml:space="preserve"> pro</w:t>
      </w:r>
      <w:r w:rsidR="00E478E1">
        <w:t>duction and emission “hotspots” that are found within systems</w:t>
      </w:r>
      <w:r w:rsidR="00C96336">
        <w:t xml:space="preserve">. </w:t>
      </w:r>
    </w:p>
    <w:p w14:paraId="59E587D0" w14:textId="3C0DF867" w:rsidR="00594A35" w:rsidRDefault="00C96336" w:rsidP="00594A35">
      <w:pPr>
        <w:pStyle w:val="BodyText"/>
        <w:spacing w:before="0" w:after="0" w:line="480" w:lineRule="auto"/>
        <w:ind w:firstLine="720"/>
      </w:pPr>
      <w:r>
        <w:t xml:space="preserve">Although methanogen abundances did not vary specifically among reservoir zones or with </w:t>
      </w:r>
      <w:r w:rsidRPr="00093EBC">
        <w:t>CH</w:t>
      </w:r>
      <w:r w:rsidRPr="00093EBC">
        <w:rPr>
          <w:vertAlign w:val="subscript"/>
        </w:rPr>
        <w:t>4</w:t>
      </w:r>
      <w:r>
        <w:t xml:space="preserve"> production rates, methanogen communities did vary among zones - </w:t>
      </w:r>
      <w:r w:rsidRPr="00127FDE">
        <w:t xml:space="preserve">largely </w:t>
      </w:r>
      <w:r w:rsidR="00AC26DB">
        <w:t>due to</w:t>
      </w:r>
      <w:r w:rsidR="00AC26DB" w:rsidRPr="00127FDE">
        <w:t xml:space="preserve"> </w:t>
      </w:r>
      <w:r w:rsidRPr="00127FDE">
        <w:t>one taxonomic group</w:t>
      </w:r>
      <w:r>
        <w:t xml:space="preserve">, </w:t>
      </w:r>
      <w:r w:rsidRPr="00987E36">
        <w:rPr>
          <w:i/>
        </w:rPr>
        <w:t>Methanosarcina</w:t>
      </w:r>
      <w:r w:rsidRPr="00127FDE">
        <w:t>; this group added function</w:t>
      </w:r>
      <w:r>
        <w:t>al</w:t>
      </w:r>
      <w:r w:rsidRPr="00127FDE">
        <w:t xml:space="preserve"> diversity to the </w:t>
      </w:r>
      <w:r>
        <w:t>riverine zone</w:t>
      </w:r>
      <w:r w:rsidRPr="00127FDE">
        <w:t xml:space="preserve">. </w:t>
      </w:r>
      <w:r w:rsidR="00AC26DB">
        <w:t>T</w:t>
      </w:r>
      <w:r w:rsidR="00E478E1">
        <w:t xml:space="preserve">he methanogen community composition </w:t>
      </w:r>
      <w:r w:rsidR="00E478E1">
        <w:t xml:space="preserve">may help explain differences </w:t>
      </w:r>
      <w:r w:rsidR="00E478E1">
        <w:t>in CH</w:t>
      </w:r>
      <w:r w:rsidR="00E478E1">
        <w:rPr>
          <w:vertAlign w:val="subscript"/>
        </w:rPr>
        <w:t>4</w:t>
      </w:r>
      <w:r w:rsidR="00E478E1">
        <w:t xml:space="preserve"> production rates and pathways between the riverine zone and the rest of the reservoir.</w:t>
      </w:r>
      <w:r w:rsidRPr="00127FDE">
        <w:t xml:space="preserve"> </w:t>
      </w:r>
      <w:r w:rsidR="00BB0E64" w:rsidDel="00BB0E64">
        <w:t xml:space="preserve"> </w:t>
      </w:r>
    </w:p>
    <w:p w14:paraId="363E693F" w14:textId="0C4D71DF" w:rsidR="00C96336" w:rsidRPr="00C43AFE" w:rsidRDefault="00594A35" w:rsidP="00881467">
      <w:pPr>
        <w:pStyle w:val="BodyText"/>
        <w:spacing w:before="0" w:after="0" w:line="480" w:lineRule="auto"/>
        <w:ind w:firstLine="720"/>
        <w:rPr>
          <w:color w:val="92D050"/>
          <w:u w:color="92D050"/>
        </w:rPr>
      </w:pPr>
      <w:r>
        <w:t xml:space="preserve">Cumulatively, our results indicate that both algal and terrestrial sources of OM are important </w:t>
      </w:r>
      <w:r>
        <w:t xml:space="preserve">in driving high methane production </w:t>
      </w:r>
      <w:r>
        <w:t xml:space="preserve">in the riverine zone of the main reservoir </w:t>
      </w:r>
      <w:r w:rsidR="007438C8">
        <w:t>inlet</w:t>
      </w:r>
      <w:r>
        <w:t xml:space="preserve">, which may have implications for reservoir management. </w:t>
      </w:r>
      <w:r>
        <w:t xml:space="preserve">Both </w:t>
      </w:r>
      <w:r w:rsidR="00BB0E64">
        <w:t xml:space="preserve">watershed-scale </w:t>
      </w:r>
      <w:r>
        <w:t xml:space="preserve">soil erosion control and nutrient reductions </w:t>
      </w:r>
      <w:r>
        <w:t xml:space="preserve">may promote decreased methane production. </w:t>
      </w:r>
      <w:commentRangeStart w:id="24"/>
      <w:r w:rsidR="00AC26DB">
        <w:t>F</w:t>
      </w:r>
      <w:r>
        <w:t xml:space="preserve">rom this study we recognize </w:t>
      </w:r>
      <w:r w:rsidR="00BB0E64">
        <w:t xml:space="preserve">the potential </w:t>
      </w:r>
      <w:r w:rsidR="00BB0E64">
        <w:t>of</w:t>
      </w:r>
      <w:r>
        <w:t xml:space="preserve"> terrestrial OM </w:t>
      </w:r>
      <w:r w:rsidR="00BB0E64">
        <w:t>to contribute to</w:t>
      </w:r>
      <w:r>
        <w:t xml:space="preserve"> </w:t>
      </w:r>
      <w:r>
        <w:t xml:space="preserve">“hotspots” of </w:t>
      </w:r>
      <w:r>
        <w:t>reservoir CH</w:t>
      </w:r>
      <w:r>
        <w:rPr>
          <w:vertAlign w:val="subscript"/>
        </w:rPr>
        <w:t>4</w:t>
      </w:r>
      <w:r>
        <w:t xml:space="preserve"> production,</w:t>
      </w:r>
      <w:commentRangeEnd w:id="24"/>
      <w:r w:rsidR="00AC26DB">
        <w:rPr>
          <w:rStyle w:val="CommentReference"/>
          <w:rFonts w:cs="Times New Roman"/>
          <w:color w:val="auto"/>
        </w:rPr>
        <w:commentReference w:id="24"/>
      </w:r>
      <w:r>
        <w:t xml:space="preserve"> particularly in depositional/riverine zones </w:t>
      </w:r>
      <w:r w:rsidR="00C96336">
        <w:t>– with many central questions remaining to be addressed on the topic.</w:t>
      </w:r>
      <w:r>
        <w:t xml:space="preserve"> </w:t>
      </w:r>
    </w:p>
    <w:p w14:paraId="60FDB064" w14:textId="77777777" w:rsidR="00E43C3B" w:rsidRPr="00954D11" w:rsidRDefault="00E43C3B">
      <w:pPr>
        <w:pStyle w:val="Body"/>
        <w:spacing w:line="480" w:lineRule="auto"/>
        <w:rPr>
          <w:rFonts w:ascii="Times New Roman" w:eastAsia="Times New Roman" w:hAnsi="Times New Roman" w:cs="Times New Roman"/>
          <w:lang w:val="en-US"/>
        </w:rPr>
      </w:pPr>
    </w:p>
    <w:p w14:paraId="7F64CCC2" w14:textId="77777777" w:rsidR="00E43C3B" w:rsidRPr="00954D11" w:rsidRDefault="00A4709E" w:rsidP="00005DE7">
      <w:pPr>
        <w:pStyle w:val="Body"/>
        <w:spacing w:line="480" w:lineRule="auto"/>
        <w:outlineLvl w:val="0"/>
        <w:rPr>
          <w:rFonts w:ascii="Times New Roman" w:eastAsia="Times New Roman" w:hAnsi="Times New Roman" w:cs="Times New Roman"/>
          <w:b/>
          <w:bCs/>
          <w:lang w:val="en-US"/>
        </w:rPr>
      </w:pPr>
      <w:r w:rsidRPr="00954D11">
        <w:rPr>
          <w:rFonts w:ascii="Times New Roman" w:hAnsi="Times New Roman"/>
          <w:b/>
          <w:bCs/>
          <w:lang w:val="en-US"/>
        </w:rPr>
        <w:t>ACKNOWLEDGEMENTS</w:t>
      </w:r>
    </w:p>
    <w:p w14:paraId="12680EC7" w14:textId="7510A4EF" w:rsidR="00E43C3B" w:rsidRPr="00C43AFE" w:rsidRDefault="00A4709E" w:rsidP="00C43AFE">
      <w:pPr>
        <w:pStyle w:val="Body"/>
        <w:spacing w:line="480" w:lineRule="auto"/>
        <w:rPr>
          <w:rFonts w:ascii="Times New Roman" w:hAnsi="Times New Roman" w:cs="Times New Roman"/>
        </w:rPr>
      </w:pPr>
      <w:r w:rsidRPr="00127FDE">
        <w:rPr>
          <w:rFonts w:ascii="Times New Roman" w:hAnsi="Times New Roman"/>
          <w:lang w:val="en-US"/>
        </w:rPr>
        <w:t xml:space="preserve">This research was supported in part by </w:t>
      </w:r>
      <w:r w:rsidR="00157422">
        <w:rPr>
          <w:rFonts w:ascii="Times New Roman" w:hAnsi="Times New Roman"/>
          <w:lang w:val="en-US"/>
        </w:rPr>
        <w:t xml:space="preserve">a grant from the United States Geological Survey 104(b) program, </w:t>
      </w:r>
      <w:r w:rsidR="004D621B">
        <w:rPr>
          <w:rFonts w:ascii="Times New Roman" w:hAnsi="Times New Roman"/>
          <w:lang w:val="en-US"/>
        </w:rPr>
        <w:t>s</w:t>
      </w:r>
      <w:r w:rsidR="00157422">
        <w:rPr>
          <w:rFonts w:ascii="Times New Roman" w:hAnsi="Times New Roman"/>
          <w:lang w:val="en-US"/>
        </w:rPr>
        <w:t>ub-award #60059469 through the</w:t>
      </w:r>
      <w:r w:rsidR="00157422" w:rsidRPr="00127FDE">
        <w:rPr>
          <w:rFonts w:ascii="Times New Roman" w:hAnsi="Times New Roman"/>
          <w:lang w:val="en-US"/>
        </w:rPr>
        <w:t xml:space="preserve"> </w:t>
      </w:r>
      <w:r w:rsidRPr="00127FDE">
        <w:rPr>
          <w:rFonts w:ascii="Times New Roman" w:hAnsi="Times New Roman"/>
          <w:lang w:val="en-US"/>
        </w:rPr>
        <w:t xml:space="preserve">Ohio Water Resources Center. </w:t>
      </w:r>
      <w:r w:rsidR="00BC24E8">
        <w:rPr>
          <w:rFonts w:ascii="Times New Roman" w:hAnsi="Times New Roman"/>
          <w:lang w:val="en-US"/>
        </w:rPr>
        <w:t>M</w:t>
      </w:r>
      <w:r w:rsidR="00B91CD9">
        <w:rPr>
          <w:rFonts w:ascii="Times New Roman" w:hAnsi="Times New Roman"/>
          <w:lang w:val="en-US"/>
        </w:rPr>
        <w:t xml:space="preserve">egan </w:t>
      </w:r>
      <w:r w:rsidR="00BC24E8">
        <w:rPr>
          <w:rFonts w:ascii="Times New Roman" w:hAnsi="Times New Roman"/>
          <w:lang w:val="en-US"/>
        </w:rPr>
        <w:t>B</w:t>
      </w:r>
      <w:r w:rsidR="00B91CD9">
        <w:rPr>
          <w:rFonts w:ascii="Times New Roman" w:hAnsi="Times New Roman"/>
          <w:lang w:val="en-US"/>
        </w:rPr>
        <w:t>erberich</w:t>
      </w:r>
      <w:r w:rsidR="00BC24E8">
        <w:rPr>
          <w:rFonts w:ascii="Times New Roman" w:hAnsi="Times New Roman"/>
          <w:lang w:val="en-US"/>
        </w:rPr>
        <w:t xml:space="preserve"> </w:t>
      </w:r>
      <w:r w:rsidR="00BC24E8">
        <w:rPr>
          <w:rFonts w:ascii="Times New Roman" w:hAnsi="Times New Roman"/>
          <w:lang w:val="en-US"/>
        </w:rPr>
        <w:lastRenderedPageBreak/>
        <w:t xml:space="preserve">was supported through the Graduate Research Traineeship program sponsored by the U.S. EPA and </w:t>
      </w:r>
      <w:r w:rsidR="002B089B">
        <w:rPr>
          <w:rFonts w:ascii="Times New Roman" w:hAnsi="Times New Roman"/>
          <w:lang w:val="en-US"/>
        </w:rPr>
        <w:t>administered through</w:t>
      </w:r>
      <w:r w:rsidR="00BC24E8">
        <w:rPr>
          <w:rFonts w:ascii="Times New Roman" w:hAnsi="Times New Roman"/>
          <w:lang w:val="en-US"/>
        </w:rPr>
        <w:t xml:space="preserve"> </w:t>
      </w:r>
      <w:r w:rsidR="007902AB">
        <w:rPr>
          <w:rFonts w:ascii="Times New Roman" w:hAnsi="Times New Roman"/>
          <w:lang w:val="en-US"/>
        </w:rPr>
        <w:t xml:space="preserve">the </w:t>
      </w:r>
      <w:r w:rsidR="00BC24E8" w:rsidRPr="00C43AFE">
        <w:rPr>
          <w:rFonts w:ascii="Times New Roman" w:hAnsi="Times New Roman"/>
          <w:lang w:val="en-US"/>
        </w:rPr>
        <w:t>U</w:t>
      </w:r>
      <w:r w:rsidR="007902AB" w:rsidRPr="00C43AFE">
        <w:rPr>
          <w:rFonts w:ascii="Times New Roman" w:hAnsi="Times New Roman"/>
          <w:lang w:val="en-US"/>
        </w:rPr>
        <w:t xml:space="preserve">niversity of </w:t>
      </w:r>
      <w:r w:rsidR="00BC24E8" w:rsidRPr="00C43AFE">
        <w:rPr>
          <w:rFonts w:ascii="Times New Roman" w:hAnsi="Times New Roman"/>
          <w:lang w:val="en-US"/>
        </w:rPr>
        <w:t>C</w:t>
      </w:r>
      <w:r w:rsidR="007902AB" w:rsidRPr="00C43AFE">
        <w:rPr>
          <w:rFonts w:ascii="Times New Roman" w:hAnsi="Times New Roman"/>
          <w:lang w:val="en-US"/>
        </w:rPr>
        <w:t>incinnati</w:t>
      </w:r>
      <w:r w:rsidR="00594A35" w:rsidRPr="00C43AFE">
        <w:rPr>
          <w:rFonts w:ascii="Times New Roman" w:hAnsi="Times New Roman"/>
          <w:lang w:val="en-US"/>
        </w:rPr>
        <w:t xml:space="preserve">, in addition to support from the UC Department of Biological Sciences and the </w:t>
      </w:r>
      <w:proofErr w:type="spellStart"/>
      <w:r w:rsidR="00594A35" w:rsidRPr="00C43AFE">
        <w:rPr>
          <w:rFonts w:ascii="Times New Roman" w:hAnsi="Times New Roman"/>
          <w:lang w:val="en-US"/>
        </w:rPr>
        <w:t>Wi</w:t>
      </w:r>
      <w:r w:rsidR="000F36C3">
        <w:rPr>
          <w:rFonts w:ascii="Times New Roman" w:hAnsi="Times New Roman"/>
          <w:lang w:val="en-US"/>
        </w:rPr>
        <w:t>e</w:t>
      </w:r>
      <w:r w:rsidR="00594A35" w:rsidRPr="00C43AFE">
        <w:rPr>
          <w:rFonts w:ascii="Times New Roman" w:hAnsi="Times New Roman"/>
          <w:lang w:val="en-US"/>
        </w:rPr>
        <w:t>man</w:t>
      </w:r>
      <w:proofErr w:type="spellEnd"/>
      <w:r w:rsidR="00594A35" w:rsidRPr="00C43AFE">
        <w:rPr>
          <w:rFonts w:ascii="Times New Roman" w:hAnsi="Times New Roman"/>
          <w:lang w:val="en-US"/>
        </w:rPr>
        <w:t xml:space="preserve"> Wendel Benedict Fund. </w:t>
      </w:r>
      <w:r w:rsidR="00826B75" w:rsidRPr="00C43AFE">
        <w:rPr>
          <w:rFonts w:ascii="Times New Roman" w:hAnsi="Times New Roman" w:cs="Times New Roman"/>
          <w:lang w:val="en-US"/>
        </w:rPr>
        <w:t>We thank Joel Allen</w:t>
      </w:r>
      <w:r w:rsidR="00594A35" w:rsidRPr="00C43AFE">
        <w:rPr>
          <w:rFonts w:ascii="Times New Roman" w:hAnsi="Times New Roman" w:cs="Times New Roman"/>
          <w:lang w:val="en-US"/>
        </w:rPr>
        <w:t xml:space="preserve"> for </w:t>
      </w:r>
      <w:r w:rsidR="0028184E" w:rsidRPr="00C43AFE">
        <w:rPr>
          <w:rFonts w:ascii="Times New Roman" w:hAnsi="Times New Roman" w:cs="Times New Roman"/>
          <w:lang w:val="en-US"/>
        </w:rPr>
        <w:t>support in sediment trap deployment and sampling</w:t>
      </w:r>
      <w:r w:rsidR="00594A35" w:rsidRPr="00C43AFE">
        <w:rPr>
          <w:rFonts w:ascii="Times New Roman" w:hAnsi="Times New Roman" w:cs="Times New Roman"/>
          <w:lang w:val="en-US"/>
        </w:rPr>
        <w:t xml:space="preserve"> </w:t>
      </w:r>
      <w:r w:rsidR="00826B75" w:rsidRPr="00C43AFE">
        <w:rPr>
          <w:rFonts w:ascii="Times New Roman" w:hAnsi="Times New Roman" w:cs="Times New Roman"/>
          <w:lang w:val="en-US"/>
        </w:rPr>
        <w:t>, Kit Daniels</w:t>
      </w:r>
      <w:r w:rsidR="0028184E" w:rsidRPr="00C43AFE">
        <w:rPr>
          <w:rFonts w:ascii="Times New Roman" w:hAnsi="Times New Roman" w:cs="Times New Roman"/>
          <w:lang w:val="en-US"/>
        </w:rPr>
        <w:t xml:space="preserve"> for </w:t>
      </w:r>
      <w:r w:rsidR="00B91CD9">
        <w:rPr>
          <w:rFonts w:ascii="Times New Roman" w:hAnsi="Times New Roman" w:cs="Times New Roman"/>
          <w:lang w:val="en-US"/>
        </w:rPr>
        <w:t>key</w:t>
      </w:r>
      <w:r w:rsidR="0028184E" w:rsidRPr="00C43AFE">
        <w:rPr>
          <w:rFonts w:ascii="Times New Roman" w:hAnsi="Times New Roman" w:cs="Times New Roman"/>
          <w:lang w:val="en-US"/>
        </w:rPr>
        <w:t xml:space="preserve"> assistance </w:t>
      </w:r>
      <w:r w:rsidR="0028184E">
        <w:rPr>
          <w:rFonts w:ascii="Times New Roman" w:hAnsi="Times New Roman" w:cs="Times New Roman"/>
          <w:lang w:val="en-US"/>
        </w:rPr>
        <w:t xml:space="preserve">with field </w:t>
      </w:r>
      <w:r w:rsidR="00B91CD9">
        <w:rPr>
          <w:rFonts w:ascii="Times New Roman" w:hAnsi="Times New Roman" w:cs="Times New Roman"/>
          <w:lang w:val="en-US"/>
        </w:rPr>
        <w:t xml:space="preserve">sample </w:t>
      </w:r>
      <w:r w:rsidR="0028184E">
        <w:rPr>
          <w:rFonts w:ascii="Times New Roman" w:hAnsi="Times New Roman" w:cs="Times New Roman"/>
          <w:lang w:val="en-US"/>
        </w:rPr>
        <w:t>collection</w:t>
      </w:r>
      <w:r w:rsidR="00826B75" w:rsidRPr="00C43AFE">
        <w:rPr>
          <w:rFonts w:ascii="Times New Roman" w:hAnsi="Times New Roman" w:cs="Times New Roman"/>
          <w:lang w:val="en-US"/>
        </w:rPr>
        <w:t>, Madison Duke</w:t>
      </w:r>
      <w:r w:rsidR="0028184E">
        <w:rPr>
          <w:rFonts w:ascii="Times New Roman" w:hAnsi="Times New Roman" w:cs="Times New Roman"/>
          <w:lang w:val="en-US"/>
        </w:rPr>
        <w:t xml:space="preserve"> for sediment trap work </w:t>
      </w:r>
      <w:r w:rsidR="00EA3F1D">
        <w:rPr>
          <w:rFonts w:ascii="Times New Roman" w:hAnsi="Times New Roman" w:cs="Times New Roman"/>
          <w:lang w:val="en-US"/>
        </w:rPr>
        <w:t>and</w:t>
      </w:r>
      <w:r w:rsidR="0028184E">
        <w:rPr>
          <w:rFonts w:ascii="Times New Roman" w:hAnsi="Times New Roman" w:cs="Times New Roman"/>
          <w:lang w:val="en-US"/>
        </w:rPr>
        <w:t xml:space="preserve"> field and lab support</w:t>
      </w:r>
      <w:r w:rsidR="00826B75" w:rsidRPr="00C43AFE">
        <w:rPr>
          <w:rFonts w:ascii="Times New Roman" w:hAnsi="Times New Roman" w:cs="Times New Roman"/>
          <w:lang w:val="en-US"/>
        </w:rPr>
        <w:t xml:space="preserve">, Mike </w:t>
      </w:r>
      <w:proofErr w:type="spellStart"/>
      <w:r w:rsidR="00826B75" w:rsidRPr="00C43AFE">
        <w:rPr>
          <w:rFonts w:ascii="Times New Roman" w:hAnsi="Times New Roman" w:cs="Times New Roman"/>
          <w:lang w:val="en-US"/>
        </w:rPr>
        <w:t>Elovitz</w:t>
      </w:r>
      <w:proofErr w:type="spellEnd"/>
      <w:r w:rsidR="0028184E">
        <w:rPr>
          <w:rFonts w:ascii="Times New Roman" w:hAnsi="Times New Roman" w:cs="Times New Roman"/>
          <w:lang w:val="en-US"/>
        </w:rPr>
        <w:t xml:space="preserve"> for advice and insights into DOC EEMs</w:t>
      </w:r>
      <w:r w:rsidR="00826B75" w:rsidRPr="00C43AFE">
        <w:rPr>
          <w:rFonts w:ascii="Times New Roman" w:hAnsi="Times New Roman" w:cs="Times New Roman"/>
          <w:lang w:val="en-US"/>
        </w:rPr>
        <w:t xml:space="preserve">, Jeff </w:t>
      </w:r>
      <w:proofErr w:type="spellStart"/>
      <w:r w:rsidR="00826B75" w:rsidRPr="00C43AFE">
        <w:rPr>
          <w:rFonts w:ascii="Times New Roman" w:hAnsi="Times New Roman" w:cs="Times New Roman"/>
          <w:lang w:val="en-US"/>
        </w:rPr>
        <w:t>Havig</w:t>
      </w:r>
      <w:proofErr w:type="spellEnd"/>
      <w:r w:rsidR="0028184E">
        <w:rPr>
          <w:rFonts w:ascii="Times New Roman" w:hAnsi="Times New Roman" w:cs="Times New Roman"/>
          <w:lang w:val="en-US"/>
        </w:rPr>
        <w:t xml:space="preserve"> for stable isotope and elemental analysis of sediment</w:t>
      </w:r>
      <w:r w:rsidR="00826B75" w:rsidRPr="00C43AFE">
        <w:rPr>
          <w:rFonts w:ascii="Times New Roman" w:hAnsi="Times New Roman" w:cs="Times New Roman"/>
          <w:lang w:val="en-US"/>
        </w:rPr>
        <w:t>, Xuan Li</w:t>
      </w:r>
      <w:r w:rsidR="0028184E">
        <w:rPr>
          <w:rFonts w:ascii="Times New Roman" w:hAnsi="Times New Roman" w:cs="Times New Roman"/>
          <w:lang w:val="en-US"/>
        </w:rPr>
        <w:t xml:space="preserve"> for field and laboratory support including EEMs</w:t>
      </w:r>
      <w:r w:rsidR="00826B75" w:rsidRPr="00C43AFE">
        <w:rPr>
          <w:rFonts w:ascii="Times New Roman" w:hAnsi="Times New Roman" w:cs="Times New Roman"/>
          <w:lang w:val="en-US"/>
        </w:rPr>
        <w:t xml:space="preserve">, and Karen White </w:t>
      </w:r>
      <w:r w:rsidR="0028184E">
        <w:rPr>
          <w:rFonts w:ascii="Times New Roman" w:hAnsi="Times New Roman" w:cs="Times New Roman"/>
          <w:lang w:val="en-US"/>
        </w:rPr>
        <w:t>for laboratory assistance</w:t>
      </w:r>
      <w:r w:rsidR="00826B75" w:rsidRPr="00C43AFE">
        <w:rPr>
          <w:rFonts w:ascii="Times New Roman" w:hAnsi="Times New Roman" w:cs="Times New Roman"/>
          <w:lang w:val="en-US"/>
        </w:rPr>
        <w:t xml:space="preserve">; this </w:t>
      </w:r>
      <w:r w:rsidR="00A53706" w:rsidRPr="00C43AFE">
        <w:rPr>
          <w:rFonts w:ascii="Times New Roman" w:hAnsi="Times New Roman" w:cs="Times New Roman"/>
          <w:lang w:val="en-US"/>
        </w:rPr>
        <w:t>research</w:t>
      </w:r>
      <w:r w:rsidR="00826B75" w:rsidRPr="00C43AFE">
        <w:rPr>
          <w:rFonts w:ascii="Times New Roman" w:hAnsi="Times New Roman" w:cs="Times New Roman"/>
          <w:lang w:val="en-US"/>
        </w:rPr>
        <w:t xml:space="preserve"> was </w:t>
      </w:r>
      <w:r w:rsidR="004A4C6B">
        <w:rPr>
          <w:rFonts w:ascii="Times New Roman" w:hAnsi="Times New Roman" w:cs="Times New Roman"/>
          <w:lang w:val="en-US"/>
        </w:rPr>
        <w:t xml:space="preserve">made </w:t>
      </w:r>
      <w:r w:rsidR="00826B75" w:rsidRPr="00C43AFE">
        <w:rPr>
          <w:rFonts w:ascii="Times New Roman" w:hAnsi="Times New Roman" w:cs="Times New Roman"/>
          <w:lang w:val="en-US"/>
        </w:rPr>
        <w:t xml:space="preserve">possible with their help. </w:t>
      </w:r>
      <w:r w:rsidRPr="00C43AFE">
        <w:rPr>
          <w:rFonts w:ascii="Times New Roman" w:hAnsi="Times New Roman" w:cs="Times New Roman"/>
          <w:lang w:val="en-US"/>
        </w:rPr>
        <w:t xml:space="preserve">We are also grateful to Aaron </w:t>
      </w:r>
      <w:proofErr w:type="spellStart"/>
      <w:r w:rsidRPr="00C43AFE">
        <w:rPr>
          <w:rFonts w:ascii="Times New Roman" w:hAnsi="Times New Roman" w:cs="Times New Roman"/>
          <w:lang w:val="en-US"/>
        </w:rPr>
        <w:t>Diefendorf</w:t>
      </w:r>
      <w:proofErr w:type="spellEnd"/>
      <w:r w:rsidRPr="00C43AFE">
        <w:rPr>
          <w:rFonts w:ascii="Times New Roman" w:hAnsi="Times New Roman" w:cs="Times New Roman"/>
          <w:lang w:val="en-US"/>
        </w:rPr>
        <w:t xml:space="preserve"> for access to and use of the Stable Isotope Geochemistry Lab in the Department of Geology at the University of Cincinnati</w:t>
      </w:r>
      <w:r w:rsidRPr="00C43AFE">
        <w:rPr>
          <w:rFonts w:ascii="Times New Roman" w:hAnsi="Times New Roman" w:cs="Times New Roman"/>
        </w:rPr>
        <w:t>.</w:t>
      </w:r>
    </w:p>
    <w:p w14:paraId="03AB2BFD" w14:textId="77777777" w:rsidR="00E43C3B" w:rsidRPr="00954D11" w:rsidRDefault="00E43C3B">
      <w:pPr>
        <w:pStyle w:val="Body"/>
        <w:spacing w:line="480" w:lineRule="auto"/>
        <w:rPr>
          <w:rFonts w:ascii="Times New Roman" w:eastAsia="Times New Roman" w:hAnsi="Times New Roman" w:cs="Times New Roman"/>
          <w:b/>
          <w:bCs/>
          <w:lang w:val="en-US"/>
        </w:rPr>
      </w:pPr>
    </w:p>
    <w:p w14:paraId="62BEC7E7" w14:textId="1099CDF9" w:rsidR="00E43C3B" w:rsidRPr="00C5703B" w:rsidRDefault="00E43C3B">
      <w:pPr>
        <w:pStyle w:val="Body"/>
        <w:spacing w:line="480" w:lineRule="auto"/>
        <w:rPr>
          <w:rFonts w:ascii="Times New Roman" w:eastAsia="Times New Roman" w:hAnsi="Times New Roman" w:cs="Times New Roman"/>
          <w:bCs/>
          <w:lang w:val="en-US"/>
        </w:rPr>
      </w:pPr>
    </w:p>
    <w:p w14:paraId="1DC7FF76" w14:textId="77777777" w:rsidR="009D5617" w:rsidRDefault="009D5617">
      <w:pPr>
        <w:rPr>
          <w:b/>
          <w:bCs/>
        </w:rPr>
      </w:pPr>
      <w:r>
        <w:rPr>
          <w:b/>
          <w:bCs/>
        </w:rPr>
        <w:br w:type="page"/>
      </w:r>
    </w:p>
    <w:p w14:paraId="4C07D15E" w14:textId="7E2F2463" w:rsidR="00E43C3B" w:rsidRPr="00954D11" w:rsidRDefault="00A4709E" w:rsidP="00860BA9">
      <w:pPr>
        <w:rPr>
          <w:rFonts w:eastAsia="Times New Roman"/>
        </w:rPr>
      </w:pPr>
      <w:r w:rsidRPr="00954D11">
        <w:lastRenderedPageBreak/>
        <w:t>REFERENCES</w:t>
      </w:r>
    </w:p>
    <w:p w14:paraId="62F7E4EE" w14:textId="23872DCB" w:rsidR="00E43C3B" w:rsidRPr="004E58DE" w:rsidRDefault="00A4709E">
      <w:pPr>
        <w:pStyle w:val="BodyText"/>
        <w:rPr>
          <w:rFonts w:cs="Times New Roman"/>
        </w:rPr>
      </w:pPr>
      <w:proofErr w:type="spellStart"/>
      <w:r w:rsidRPr="004E58DE">
        <w:rPr>
          <w:rFonts w:cs="Times New Roman"/>
        </w:rPr>
        <w:t>Albertsen</w:t>
      </w:r>
      <w:proofErr w:type="spellEnd"/>
      <w:r w:rsidRPr="004E58DE">
        <w:rPr>
          <w:rFonts w:cs="Times New Roman"/>
        </w:rPr>
        <w:t xml:space="preserve"> M., Karst S.M., Ziegler A.S., </w:t>
      </w:r>
      <w:proofErr w:type="spellStart"/>
      <w:r w:rsidRPr="004E58DE">
        <w:rPr>
          <w:rFonts w:cs="Times New Roman"/>
        </w:rPr>
        <w:t>Kirkegaard</w:t>
      </w:r>
      <w:proofErr w:type="spellEnd"/>
      <w:r w:rsidRPr="004E58DE">
        <w:rPr>
          <w:rFonts w:cs="Times New Roman"/>
        </w:rPr>
        <w:t xml:space="preserve"> R.H., Nielsen P.H. (2015) Back to Basics - The Influence of DNA Extraction and Primer Choice on Phylogenetic Analysis of Activated Sludge Communities. </w:t>
      </w:r>
      <w:proofErr w:type="spellStart"/>
      <w:r w:rsidRPr="004E58DE">
        <w:rPr>
          <w:rFonts w:cs="Times New Roman"/>
          <w:i/>
          <w:iCs/>
        </w:rPr>
        <w:t>PLoS</w:t>
      </w:r>
      <w:proofErr w:type="spellEnd"/>
      <w:r w:rsidRPr="004E58DE">
        <w:rPr>
          <w:rFonts w:cs="Times New Roman"/>
          <w:i/>
          <w:iCs/>
        </w:rPr>
        <w:t xml:space="preserve"> ONE</w:t>
      </w:r>
      <w:r w:rsidRPr="004E58DE">
        <w:rPr>
          <w:rFonts w:cs="Times New Roman"/>
        </w:rPr>
        <w:t xml:space="preserve">. 10(7): e0132783. </w:t>
      </w:r>
    </w:p>
    <w:p w14:paraId="13F48CD5" w14:textId="7B6ABAFC" w:rsidR="00740CF9" w:rsidRPr="004E58DE" w:rsidRDefault="00740CF9" w:rsidP="00881467">
      <w:pPr>
        <w:pStyle w:val="NormalWeb"/>
      </w:pPr>
      <w:r w:rsidRPr="004E58DE">
        <w:t xml:space="preserve">American Public Health Association. 1995. 4500-Norg D. Per- sulfate Method (Proposed). Standard Methods for the Exam- </w:t>
      </w:r>
      <w:proofErr w:type="spellStart"/>
      <w:r w:rsidRPr="004E58DE">
        <w:t>ination</w:t>
      </w:r>
      <w:proofErr w:type="spellEnd"/>
      <w:r w:rsidRPr="004E58DE">
        <w:t xml:space="preserve"> of Water and Wastewater. Baltimore, MD: United Book Press Inc. </w:t>
      </w:r>
    </w:p>
    <w:p w14:paraId="7D2DD2E8" w14:textId="28C7E3AB" w:rsidR="00740CF9" w:rsidRPr="004E58DE" w:rsidRDefault="00740CF9" w:rsidP="00881467">
      <w:pPr>
        <w:pStyle w:val="NormalWeb"/>
      </w:pPr>
      <w:r w:rsidRPr="004E58DE">
        <w:t xml:space="preserve">American Public Health Association. 2012. Standard methods for the examination of water and wastewater, Vol. 22Washington DC: American Public Health Association. </w:t>
      </w:r>
    </w:p>
    <w:p w14:paraId="5B1659DF" w14:textId="77777777" w:rsidR="00E43C3B" w:rsidRPr="004E58DE" w:rsidRDefault="00A4709E">
      <w:pPr>
        <w:pStyle w:val="BodyText"/>
        <w:rPr>
          <w:rFonts w:cs="Times New Roman"/>
        </w:rPr>
      </w:pPr>
      <w:r w:rsidRPr="004E58DE">
        <w:rPr>
          <w:rFonts w:cs="Times New Roman"/>
        </w:rPr>
        <w:t xml:space="preserve">Anderson D.R. (2008). Model Based Inference in the Life Sciences: A Primer on Evidence. Springer, New York, </w:t>
      </w:r>
      <w:proofErr w:type="spellStart"/>
      <w:r w:rsidRPr="004E58DE">
        <w:rPr>
          <w:rFonts w:cs="Times New Roman"/>
        </w:rPr>
        <w:t>NY.</w:t>
      </w:r>
      <w:r w:rsidRPr="004E58DE">
        <w:rPr>
          <w:rFonts w:cs="Times New Roman"/>
          <w:color w:val="222222"/>
          <w:u w:color="222222"/>
        </w:rPr>
        <w:t>Anderson</w:t>
      </w:r>
      <w:proofErr w:type="spellEnd"/>
      <w:r w:rsidRPr="004E58DE">
        <w:rPr>
          <w:rFonts w:cs="Times New Roman"/>
          <w:color w:val="222222"/>
          <w:u w:color="222222"/>
        </w:rPr>
        <w:t> N.J., Dietz R.D., Engstrom D.R. (2013) Land-use change, not climate, controls organic carbon burial in lakes. </w:t>
      </w:r>
      <w:r w:rsidRPr="004E58DE">
        <w:rPr>
          <w:rFonts w:cs="Times New Roman"/>
          <w:i/>
          <w:iCs/>
          <w:color w:val="222222"/>
          <w:u w:color="222222"/>
        </w:rPr>
        <w:t>Proc. R. Soc. London, B</w:t>
      </w:r>
      <w:r w:rsidRPr="004E58DE">
        <w:rPr>
          <w:rFonts w:cs="Times New Roman"/>
          <w:color w:val="222222"/>
          <w:u w:color="222222"/>
        </w:rPr>
        <w:t>, </w:t>
      </w:r>
      <w:r w:rsidRPr="004E58DE">
        <w:rPr>
          <w:rFonts w:cs="Times New Roman"/>
          <w:color w:val="333132"/>
          <w:u w:color="333132"/>
        </w:rPr>
        <w:t>DOI:</w:t>
      </w:r>
      <w:r w:rsidRPr="004E58DE">
        <w:rPr>
          <w:rFonts w:cs="Times New Roman"/>
        </w:rPr>
        <w:t> 10.1098/rspb.2013.1278.</w:t>
      </w:r>
    </w:p>
    <w:p w14:paraId="0382B0EF" w14:textId="77777777" w:rsidR="00E43C3B" w:rsidRPr="004E58DE" w:rsidRDefault="00A4709E">
      <w:pPr>
        <w:pStyle w:val="BodyText"/>
        <w:rPr>
          <w:rFonts w:cs="Times New Roman"/>
        </w:rPr>
      </w:pPr>
      <w:r w:rsidRPr="004E58DE">
        <w:rPr>
          <w:rFonts w:cs="Times New Roman"/>
          <w:color w:val="222222"/>
          <w:u w:color="222222"/>
        </w:rPr>
        <w:t>Anderson N. J., </w:t>
      </w:r>
      <w:proofErr w:type="spellStart"/>
      <w:r w:rsidRPr="004E58DE">
        <w:rPr>
          <w:rFonts w:cs="Times New Roman"/>
          <w:color w:val="222222"/>
          <w:u w:color="222222"/>
        </w:rPr>
        <w:t>Bennion</w:t>
      </w:r>
      <w:proofErr w:type="spellEnd"/>
      <w:r w:rsidRPr="004E58DE">
        <w:rPr>
          <w:rFonts w:cs="Times New Roman"/>
          <w:color w:val="222222"/>
          <w:u w:color="222222"/>
        </w:rPr>
        <w:t xml:space="preserve"> H., Lotter A.F. (2014) Lake eutrophication and its implications for organic carbon sequestration in Europe. </w:t>
      </w:r>
      <w:r w:rsidRPr="004E58DE">
        <w:rPr>
          <w:rFonts w:cs="Times New Roman"/>
          <w:i/>
          <w:iCs/>
          <w:color w:val="222222"/>
          <w:u w:color="222222"/>
        </w:rPr>
        <w:t>Global Change Biol. </w:t>
      </w:r>
      <w:r w:rsidRPr="004E58DE">
        <w:rPr>
          <w:rFonts w:cs="Times New Roman"/>
          <w:color w:val="222222"/>
          <w:u w:color="222222"/>
        </w:rPr>
        <w:t>20(9): 2741–2751.</w:t>
      </w:r>
      <w:r w:rsidRPr="004E58DE">
        <w:rPr>
          <w:rFonts w:cs="Times New Roman"/>
          <w:shd w:val="clear" w:color="auto" w:fill="FFFFFF"/>
        </w:rPr>
        <w:t xml:space="preserve">Angelidaki I., </w:t>
      </w:r>
      <w:proofErr w:type="spellStart"/>
      <w:r w:rsidRPr="004E58DE">
        <w:rPr>
          <w:rFonts w:cs="Times New Roman"/>
          <w:shd w:val="clear" w:color="auto" w:fill="FFFFFF"/>
        </w:rPr>
        <w:t>Karakashev</w:t>
      </w:r>
      <w:proofErr w:type="spellEnd"/>
      <w:r w:rsidRPr="004E58DE">
        <w:rPr>
          <w:rFonts w:cs="Times New Roman"/>
          <w:shd w:val="clear" w:color="auto" w:fill="FFFFFF"/>
        </w:rPr>
        <w:t xml:space="preserve"> D., Batstone D.J., </w:t>
      </w:r>
      <w:proofErr w:type="spellStart"/>
      <w:r w:rsidRPr="004E58DE">
        <w:rPr>
          <w:rFonts w:cs="Times New Roman"/>
          <w:shd w:val="clear" w:color="auto" w:fill="FFFFFF"/>
        </w:rPr>
        <w:t>Plugge</w:t>
      </w:r>
      <w:proofErr w:type="spellEnd"/>
      <w:r w:rsidRPr="004E58DE">
        <w:rPr>
          <w:rFonts w:cs="Times New Roman"/>
          <w:shd w:val="clear" w:color="auto" w:fill="FFFFFF"/>
        </w:rPr>
        <w:t xml:space="preserve"> C.M., </w:t>
      </w:r>
      <w:proofErr w:type="spellStart"/>
      <w:r w:rsidRPr="004E58DE">
        <w:rPr>
          <w:rFonts w:cs="Times New Roman"/>
          <w:shd w:val="clear" w:color="auto" w:fill="FFFFFF"/>
        </w:rPr>
        <w:t>Stams</w:t>
      </w:r>
      <w:proofErr w:type="spellEnd"/>
      <w:r w:rsidRPr="004E58DE">
        <w:rPr>
          <w:rFonts w:cs="Times New Roman"/>
          <w:shd w:val="clear" w:color="auto" w:fill="FFFFFF"/>
        </w:rPr>
        <w:t xml:space="preserve"> A.J. (2011) </w:t>
      </w:r>
      <w:proofErr w:type="spellStart"/>
      <w:r w:rsidRPr="004E58DE">
        <w:rPr>
          <w:rFonts w:cs="Times New Roman"/>
          <w:shd w:val="clear" w:color="auto" w:fill="FFFFFF"/>
        </w:rPr>
        <w:t>Biomethanation</w:t>
      </w:r>
      <w:proofErr w:type="spellEnd"/>
      <w:r w:rsidRPr="004E58DE">
        <w:rPr>
          <w:rFonts w:cs="Times New Roman"/>
          <w:shd w:val="clear" w:color="auto" w:fill="FFFFFF"/>
        </w:rPr>
        <w:t xml:space="preserve"> and its potential. </w:t>
      </w:r>
      <w:r w:rsidRPr="004E58DE">
        <w:rPr>
          <w:rFonts w:cs="Times New Roman"/>
          <w:i/>
          <w:iCs/>
          <w:shd w:val="clear" w:color="auto" w:fill="FFFFFF"/>
        </w:rPr>
        <w:t>In</w:t>
      </w:r>
      <w:r w:rsidRPr="004E58DE">
        <w:rPr>
          <w:rFonts w:cs="Times New Roman"/>
          <w:shd w:val="clear" w:color="auto" w:fill="FFFFFF"/>
        </w:rPr>
        <w:t xml:space="preserve"> </w:t>
      </w:r>
      <w:r w:rsidRPr="004E58DE">
        <w:rPr>
          <w:rFonts w:cs="Times New Roman"/>
        </w:rPr>
        <w:t>Methods in methane metabolism. Part A: methanogenesis.  Ragsdale S.W., editor; Rosenzweig A.C., editor. Methods in Enzymology. Vol. 494: 327–351. London, UK.</w:t>
      </w:r>
    </w:p>
    <w:p w14:paraId="47CA6A09" w14:textId="77777777" w:rsidR="00E43C3B" w:rsidRPr="004E58DE" w:rsidRDefault="00A4709E">
      <w:pPr>
        <w:pStyle w:val="BodyText"/>
        <w:rPr>
          <w:rFonts w:cs="Times New Roman"/>
        </w:rPr>
      </w:pPr>
      <w:proofErr w:type="spellStart"/>
      <w:r w:rsidRPr="004E58DE">
        <w:rPr>
          <w:rFonts w:cs="Times New Roman"/>
        </w:rPr>
        <w:t>Apprill</w:t>
      </w:r>
      <w:proofErr w:type="spellEnd"/>
      <w:r w:rsidRPr="004E58DE">
        <w:rPr>
          <w:rFonts w:cs="Times New Roman"/>
        </w:rPr>
        <w:t xml:space="preserve">, A., McNally S., Parsons R. &amp; Weber L. (2015) Minor revision to V4 region SSU rRNA 806R gene primer greatly increases detection of SAR11 bacterioplankton. </w:t>
      </w:r>
      <w:proofErr w:type="spellStart"/>
      <w:r w:rsidRPr="004E58DE">
        <w:rPr>
          <w:rFonts w:cs="Times New Roman"/>
          <w:i/>
          <w:iCs/>
        </w:rPr>
        <w:t>Aquat</w:t>
      </w:r>
      <w:proofErr w:type="spellEnd"/>
      <w:r w:rsidRPr="004E58DE">
        <w:rPr>
          <w:rFonts w:cs="Times New Roman"/>
          <w:i/>
          <w:iCs/>
        </w:rPr>
        <w:t xml:space="preserve">. </w:t>
      </w:r>
      <w:proofErr w:type="spellStart"/>
      <w:r w:rsidRPr="004E58DE">
        <w:rPr>
          <w:rFonts w:cs="Times New Roman"/>
          <w:i/>
          <w:iCs/>
        </w:rPr>
        <w:t>Microb</w:t>
      </w:r>
      <w:proofErr w:type="spellEnd"/>
      <w:r w:rsidRPr="004E58DE">
        <w:rPr>
          <w:rFonts w:cs="Times New Roman"/>
          <w:i/>
          <w:iCs/>
        </w:rPr>
        <w:t>. Ecol.</w:t>
      </w:r>
      <w:r w:rsidRPr="004E58DE">
        <w:rPr>
          <w:rFonts w:cs="Times New Roman"/>
        </w:rPr>
        <w:t xml:space="preserve"> 75: 129–137. doi:10.3354/ame01753.</w:t>
      </w:r>
    </w:p>
    <w:p w14:paraId="3B52B15D" w14:textId="2EB1FF9A" w:rsidR="00E43C3B" w:rsidRPr="004E58DE" w:rsidRDefault="00A4709E">
      <w:pPr>
        <w:pStyle w:val="Body"/>
        <w:rPr>
          <w:rFonts w:ascii="Times New Roman" w:hAnsi="Times New Roman" w:cs="Times New Roman"/>
          <w:lang w:val="en-US"/>
        </w:rPr>
      </w:pPr>
      <w:r w:rsidRPr="004E58DE">
        <w:rPr>
          <w:rFonts w:ascii="Times New Roman" w:hAnsi="Times New Roman" w:cs="Times New Roman"/>
          <w:lang w:val="en-US"/>
        </w:rPr>
        <w:t xml:space="preserve">Barros N., Cole J.J., </w:t>
      </w:r>
      <w:proofErr w:type="spellStart"/>
      <w:r w:rsidRPr="004E58DE">
        <w:rPr>
          <w:rFonts w:ascii="Times New Roman" w:hAnsi="Times New Roman" w:cs="Times New Roman"/>
          <w:lang w:val="en-US"/>
        </w:rPr>
        <w:t>Tranvik</w:t>
      </w:r>
      <w:proofErr w:type="spellEnd"/>
      <w:r w:rsidRPr="004E58DE">
        <w:rPr>
          <w:rFonts w:ascii="Times New Roman" w:hAnsi="Times New Roman" w:cs="Times New Roman"/>
          <w:lang w:val="en-US"/>
        </w:rPr>
        <w:t xml:space="preserve"> L.J., Prairie Y.T., </w:t>
      </w:r>
      <w:proofErr w:type="spellStart"/>
      <w:r w:rsidRPr="004E58DE">
        <w:rPr>
          <w:rFonts w:ascii="Times New Roman" w:hAnsi="Times New Roman" w:cs="Times New Roman"/>
          <w:lang w:val="en-US"/>
        </w:rPr>
        <w:t>Bastivken</w:t>
      </w:r>
      <w:proofErr w:type="spellEnd"/>
      <w:r w:rsidRPr="004E58DE">
        <w:rPr>
          <w:rFonts w:ascii="Times New Roman" w:hAnsi="Times New Roman" w:cs="Times New Roman"/>
          <w:lang w:val="en-US"/>
        </w:rPr>
        <w:t xml:space="preserve"> D., </w:t>
      </w:r>
      <w:proofErr w:type="spellStart"/>
      <w:r w:rsidRPr="004E58DE">
        <w:rPr>
          <w:rFonts w:ascii="Times New Roman" w:hAnsi="Times New Roman" w:cs="Times New Roman"/>
          <w:lang w:val="en-US"/>
        </w:rPr>
        <w:t>Huszar</w:t>
      </w:r>
      <w:proofErr w:type="spellEnd"/>
      <w:r w:rsidRPr="004E58DE">
        <w:rPr>
          <w:rFonts w:ascii="Times New Roman" w:hAnsi="Times New Roman" w:cs="Times New Roman"/>
          <w:lang w:val="en-US"/>
        </w:rPr>
        <w:t xml:space="preserve"> V.L.M. </w:t>
      </w:r>
      <w:r w:rsidRPr="004E58DE">
        <w:rPr>
          <w:rFonts w:ascii="Times New Roman" w:hAnsi="Times New Roman" w:cs="Times New Roman"/>
          <w:i/>
          <w:iCs/>
          <w:lang w:val="en-US"/>
        </w:rPr>
        <w:t>et al.</w:t>
      </w:r>
      <w:r w:rsidRPr="004E58DE">
        <w:rPr>
          <w:rFonts w:ascii="Times New Roman" w:hAnsi="Times New Roman" w:cs="Times New Roman"/>
          <w:lang w:val="en-US"/>
        </w:rPr>
        <w:t xml:space="preserve"> (2011) Carbon emission from hydroelectric reservoirs linked to reservoir age and latitude. </w:t>
      </w:r>
      <w:r w:rsidRPr="004E58DE">
        <w:rPr>
          <w:rFonts w:ascii="Times New Roman" w:hAnsi="Times New Roman" w:cs="Times New Roman"/>
          <w:i/>
          <w:iCs/>
          <w:lang w:val="en-US"/>
        </w:rPr>
        <w:t xml:space="preserve">Nat. </w:t>
      </w:r>
      <w:proofErr w:type="spellStart"/>
      <w:r w:rsidRPr="004E58DE">
        <w:rPr>
          <w:rFonts w:ascii="Times New Roman" w:hAnsi="Times New Roman" w:cs="Times New Roman"/>
          <w:i/>
          <w:iCs/>
          <w:lang w:val="en-US"/>
        </w:rPr>
        <w:t>Geosci</w:t>
      </w:r>
      <w:proofErr w:type="spellEnd"/>
      <w:r w:rsidRPr="004E58DE">
        <w:rPr>
          <w:rFonts w:ascii="Times New Roman" w:hAnsi="Times New Roman" w:cs="Times New Roman"/>
          <w:i/>
          <w:iCs/>
          <w:lang w:val="en-US"/>
        </w:rPr>
        <w:t>.</w:t>
      </w:r>
      <w:r w:rsidRPr="004E58DE">
        <w:rPr>
          <w:rFonts w:ascii="Times New Roman" w:hAnsi="Times New Roman" w:cs="Times New Roman"/>
          <w:lang w:val="en-US"/>
        </w:rPr>
        <w:t xml:space="preserve"> 4: 593-596. </w:t>
      </w:r>
    </w:p>
    <w:p w14:paraId="7DA774E8" w14:textId="5908B48D" w:rsidR="008E029A" w:rsidRPr="004E58DE" w:rsidRDefault="008E029A">
      <w:pPr>
        <w:pStyle w:val="Body"/>
        <w:rPr>
          <w:rFonts w:ascii="Times New Roman" w:eastAsia="Times New Roman" w:hAnsi="Times New Roman" w:cs="Times New Roman"/>
          <w:lang w:val="en-US"/>
        </w:rPr>
      </w:pPr>
    </w:p>
    <w:p w14:paraId="3E035E63" w14:textId="2146001A" w:rsidR="008E029A" w:rsidRPr="004E58DE" w:rsidRDefault="008E029A" w:rsidP="008E029A">
      <w:pPr>
        <w:pStyle w:val="Body"/>
        <w:rPr>
          <w:rFonts w:ascii="Times New Roman" w:eastAsia="Times New Roman" w:hAnsi="Times New Roman" w:cs="Times New Roman"/>
          <w:lang w:val="en-US"/>
        </w:rPr>
      </w:pPr>
      <w:r w:rsidRPr="004E58DE">
        <w:rPr>
          <w:rFonts w:ascii="Times New Roman" w:eastAsia="Times New Roman" w:hAnsi="Times New Roman" w:cs="Times New Roman"/>
          <w:lang w:val="en-US"/>
        </w:rPr>
        <w:t xml:space="preserve">Douglas Bates, Martin </w:t>
      </w:r>
      <w:proofErr w:type="spellStart"/>
      <w:r w:rsidRPr="004E58DE">
        <w:rPr>
          <w:rFonts w:ascii="Times New Roman" w:eastAsia="Times New Roman" w:hAnsi="Times New Roman" w:cs="Times New Roman"/>
          <w:lang w:val="en-US"/>
        </w:rPr>
        <w:t>Maechler</w:t>
      </w:r>
      <w:proofErr w:type="spellEnd"/>
      <w:r w:rsidRPr="004E58DE">
        <w:rPr>
          <w:rFonts w:ascii="Times New Roman" w:eastAsia="Times New Roman" w:hAnsi="Times New Roman" w:cs="Times New Roman"/>
          <w:lang w:val="en-US"/>
        </w:rPr>
        <w:t xml:space="preserve">, Ben </w:t>
      </w:r>
      <w:proofErr w:type="spellStart"/>
      <w:r w:rsidRPr="004E58DE">
        <w:rPr>
          <w:rFonts w:ascii="Times New Roman" w:eastAsia="Times New Roman" w:hAnsi="Times New Roman" w:cs="Times New Roman"/>
          <w:lang w:val="en-US"/>
        </w:rPr>
        <w:t>Bolker</w:t>
      </w:r>
      <w:proofErr w:type="spellEnd"/>
      <w:r w:rsidRPr="004E58DE">
        <w:rPr>
          <w:rFonts w:ascii="Times New Roman" w:eastAsia="Times New Roman" w:hAnsi="Times New Roman" w:cs="Times New Roman"/>
          <w:lang w:val="en-US"/>
        </w:rPr>
        <w:t>, Steve Walker (2015). Fitting Linear Mixed-Effects Models Using lme4. Journal of Statistical Software, 67(1), 1-48. doi:10.18637/jss.v067.i01.</w:t>
      </w:r>
    </w:p>
    <w:p w14:paraId="6E6B0B4F" w14:textId="77777777" w:rsidR="00E43C3B" w:rsidRPr="004E58DE" w:rsidRDefault="00A4709E">
      <w:pPr>
        <w:pStyle w:val="BodyText"/>
        <w:rPr>
          <w:rFonts w:cs="Times New Roman"/>
        </w:rPr>
      </w:pPr>
      <w:proofErr w:type="spellStart"/>
      <w:r w:rsidRPr="004E58DE">
        <w:rPr>
          <w:rFonts w:cs="Times New Roman"/>
        </w:rPr>
        <w:t>Bastviken</w:t>
      </w:r>
      <w:proofErr w:type="spellEnd"/>
      <w:r w:rsidRPr="004E58DE">
        <w:rPr>
          <w:rFonts w:cs="Times New Roman"/>
        </w:rPr>
        <w:t xml:space="preserve"> D., </w:t>
      </w:r>
      <w:proofErr w:type="spellStart"/>
      <w:r w:rsidRPr="004E58DE">
        <w:rPr>
          <w:rFonts w:cs="Times New Roman"/>
        </w:rPr>
        <w:t>Tranvik</w:t>
      </w:r>
      <w:proofErr w:type="spellEnd"/>
      <w:r w:rsidRPr="004E58DE">
        <w:rPr>
          <w:rFonts w:cs="Times New Roman"/>
        </w:rPr>
        <w:t xml:space="preserve"> L.J., Downing J.A., </w:t>
      </w:r>
      <w:proofErr w:type="spellStart"/>
      <w:r w:rsidRPr="004E58DE">
        <w:rPr>
          <w:rFonts w:cs="Times New Roman"/>
        </w:rPr>
        <w:t>Crill</w:t>
      </w:r>
      <w:proofErr w:type="spellEnd"/>
      <w:r w:rsidRPr="004E58DE">
        <w:rPr>
          <w:rFonts w:cs="Times New Roman"/>
        </w:rPr>
        <w:t xml:space="preserve"> P.M. &amp; Enrich-</w:t>
      </w:r>
      <w:proofErr w:type="spellStart"/>
      <w:r w:rsidRPr="004E58DE">
        <w:rPr>
          <w:rFonts w:cs="Times New Roman"/>
        </w:rPr>
        <w:t>Prast</w:t>
      </w:r>
      <w:proofErr w:type="spellEnd"/>
      <w:r w:rsidRPr="004E58DE">
        <w:rPr>
          <w:rFonts w:cs="Times New Roman"/>
        </w:rPr>
        <w:t xml:space="preserve"> A. (2011) Freshwater Methane Emissions Offset the Continental Carbon Sink. </w:t>
      </w:r>
      <w:r w:rsidRPr="004E58DE">
        <w:rPr>
          <w:rFonts w:cs="Times New Roman"/>
          <w:i/>
          <w:iCs/>
        </w:rPr>
        <w:t>Science</w:t>
      </w:r>
      <w:r w:rsidRPr="004E58DE">
        <w:rPr>
          <w:rFonts w:cs="Times New Roman"/>
        </w:rPr>
        <w:t xml:space="preserve"> 331: 50.  </w:t>
      </w:r>
    </w:p>
    <w:p w14:paraId="1B9DBD54" w14:textId="1B8E28C2" w:rsidR="00E43C3B" w:rsidRPr="004E58DE" w:rsidRDefault="00A4709E">
      <w:pPr>
        <w:pStyle w:val="BodyText"/>
        <w:rPr>
          <w:rFonts w:cs="Times New Roman"/>
        </w:rPr>
      </w:pPr>
      <w:r w:rsidRPr="004E58DE">
        <w:rPr>
          <w:rFonts w:cs="Times New Roman"/>
        </w:rPr>
        <w:t xml:space="preserve">Beaulieu J.J., </w:t>
      </w:r>
      <w:proofErr w:type="spellStart"/>
      <w:r w:rsidRPr="004E58DE">
        <w:rPr>
          <w:rFonts w:cs="Times New Roman"/>
        </w:rPr>
        <w:t>Smolenski</w:t>
      </w:r>
      <w:proofErr w:type="spellEnd"/>
      <w:r w:rsidRPr="004E58DE">
        <w:rPr>
          <w:rFonts w:cs="Times New Roman"/>
        </w:rPr>
        <w:t xml:space="preserve"> R.L., </w:t>
      </w:r>
      <w:proofErr w:type="spellStart"/>
      <w:r w:rsidRPr="004E58DE">
        <w:rPr>
          <w:rFonts w:cs="Times New Roman"/>
        </w:rPr>
        <w:t>Nietch</w:t>
      </w:r>
      <w:proofErr w:type="spellEnd"/>
      <w:r w:rsidRPr="004E58DE">
        <w:rPr>
          <w:rFonts w:cs="Times New Roman"/>
        </w:rPr>
        <w:t xml:space="preserve"> C.T., Townsend-Small A. &amp; </w:t>
      </w:r>
      <w:proofErr w:type="spellStart"/>
      <w:r w:rsidRPr="004E58DE">
        <w:rPr>
          <w:rFonts w:cs="Times New Roman"/>
        </w:rPr>
        <w:t>Elovitz</w:t>
      </w:r>
      <w:proofErr w:type="spellEnd"/>
      <w:r w:rsidRPr="004E58DE">
        <w:rPr>
          <w:rFonts w:cs="Times New Roman"/>
        </w:rPr>
        <w:t xml:space="preserve"> M.S. (2014</w:t>
      </w:r>
      <w:r w:rsidR="00C166B5" w:rsidRPr="004E58DE">
        <w:rPr>
          <w:rFonts w:cs="Times New Roman"/>
        </w:rPr>
        <w:t>a</w:t>
      </w:r>
      <w:r w:rsidRPr="004E58DE">
        <w:rPr>
          <w:rFonts w:cs="Times New Roman"/>
        </w:rPr>
        <w:t xml:space="preserve">) High Methane Emissions from a Midlatitude Reservoir Draining an Agricultural Watershed. </w:t>
      </w:r>
      <w:r w:rsidRPr="004E58DE">
        <w:rPr>
          <w:rFonts w:cs="Times New Roman"/>
          <w:i/>
          <w:iCs/>
        </w:rPr>
        <w:t>Environ. Sci. Technol.</w:t>
      </w:r>
      <w:r w:rsidRPr="004E58DE">
        <w:rPr>
          <w:rFonts w:cs="Times New Roman"/>
        </w:rPr>
        <w:t xml:space="preserve"> 48: 11100-11108. </w:t>
      </w:r>
    </w:p>
    <w:p w14:paraId="4C701D9C" w14:textId="2EF22BFC" w:rsidR="00F2384F" w:rsidRPr="004E58DE" w:rsidRDefault="00F2384F" w:rsidP="00C166B5">
      <w:pPr>
        <w:pBdr>
          <w:top w:val="none" w:sz="0" w:space="0" w:color="auto"/>
          <w:left w:val="none" w:sz="0" w:space="0" w:color="auto"/>
          <w:bottom w:val="none" w:sz="0" w:space="0" w:color="auto"/>
          <w:right w:val="none" w:sz="0" w:space="0" w:color="auto"/>
          <w:between w:val="none" w:sz="0" w:space="0" w:color="auto"/>
          <w:bar w:val="none" w:sz="0" w:color="auto"/>
        </w:pBdr>
        <w:rPr>
          <w:color w:val="000000" w:themeColor="text1"/>
          <w:bdr w:val="none" w:sz="0" w:space="0" w:color="auto"/>
        </w:rPr>
      </w:pPr>
      <w:r w:rsidRPr="004E58DE">
        <w:rPr>
          <w:color w:val="000000" w:themeColor="text1"/>
          <w:bdr w:val="none" w:sz="0" w:space="0" w:color="auto"/>
        </w:rPr>
        <w:t xml:space="preserve">Beaulieu J.J., </w:t>
      </w:r>
      <w:proofErr w:type="spellStart"/>
      <w:r w:rsidR="00C166B5" w:rsidRPr="004E58DE">
        <w:rPr>
          <w:color w:val="000000" w:themeColor="text1"/>
          <w:bdr w:val="none" w:sz="0" w:space="0" w:color="auto"/>
        </w:rPr>
        <w:t>Smolenski</w:t>
      </w:r>
      <w:proofErr w:type="spellEnd"/>
      <w:r w:rsidR="00C166B5" w:rsidRPr="004E58DE">
        <w:rPr>
          <w:color w:val="000000" w:themeColor="text1"/>
          <w:bdr w:val="none" w:sz="0" w:space="0" w:color="auto"/>
        </w:rPr>
        <w:t xml:space="preserve"> </w:t>
      </w:r>
      <w:r w:rsidRPr="004E58DE">
        <w:rPr>
          <w:color w:val="000000" w:themeColor="text1"/>
          <w:bdr w:val="none" w:sz="0" w:space="0" w:color="auto"/>
        </w:rPr>
        <w:t xml:space="preserve">R.L., </w:t>
      </w:r>
      <w:proofErr w:type="spellStart"/>
      <w:r w:rsidR="00C166B5" w:rsidRPr="004E58DE">
        <w:rPr>
          <w:color w:val="000000" w:themeColor="text1"/>
          <w:bdr w:val="none" w:sz="0" w:space="0" w:color="auto"/>
        </w:rPr>
        <w:t>Nietch</w:t>
      </w:r>
      <w:proofErr w:type="spellEnd"/>
      <w:r w:rsidR="00C166B5" w:rsidRPr="004E58DE">
        <w:rPr>
          <w:color w:val="000000" w:themeColor="text1"/>
          <w:bdr w:val="none" w:sz="0" w:space="0" w:color="auto"/>
        </w:rPr>
        <w:t xml:space="preserve"> </w:t>
      </w:r>
      <w:r w:rsidRPr="004E58DE">
        <w:rPr>
          <w:color w:val="000000" w:themeColor="text1"/>
          <w:bdr w:val="none" w:sz="0" w:space="0" w:color="auto"/>
        </w:rPr>
        <w:t>C.T., Townsend-Small</w:t>
      </w:r>
      <w:r w:rsidR="00C166B5" w:rsidRPr="004E58DE">
        <w:rPr>
          <w:color w:val="000000" w:themeColor="text1"/>
          <w:bdr w:val="none" w:sz="0" w:space="0" w:color="auto"/>
        </w:rPr>
        <w:t xml:space="preserve"> A.</w:t>
      </w:r>
      <w:r w:rsidRPr="004E58DE">
        <w:rPr>
          <w:color w:val="000000" w:themeColor="text1"/>
          <w:bdr w:val="none" w:sz="0" w:space="0" w:color="auto"/>
        </w:rPr>
        <w:t xml:space="preserve">, </w:t>
      </w:r>
      <w:proofErr w:type="spellStart"/>
      <w:r w:rsidRPr="004E58DE">
        <w:rPr>
          <w:color w:val="000000" w:themeColor="text1"/>
          <w:bdr w:val="none" w:sz="0" w:space="0" w:color="auto"/>
        </w:rPr>
        <w:t>Elovitz</w:t>
      </w:r>
      <w:proofErr w:type="spellEnd"/>
      <w:r w:rsidR="00C166B5" w:rsidRPr="004E58DE">
        <w:rPr>
          <w:color w:val="000000" w:themeColor="text1"/>
          <w:bdr w:val="none" w:sz="0" w:space="0" w:color="auto"/>
        </w:rPr>
        <w:t xml:space="preserve"> M.S.</w:t>
      </w:r>
      <w:r w:rsidRPr="004E58DE">
        <w:rPr>
          <w:color w:val="000000" w:themeColor="text1"/>
          <w:bdr w:val="none" w:sz="0" w:space="0" w:color="auto"/>
        </w:rPr>
        <w:t xml:space="preserve">, and </w:t>
      </w:r>
      <w:proofErr w:type="spellStart"/>
      <w:r w:rsidRPr="004E58DE">
        <w:rPr>
          <w:color w:val="000000" w:themeColor="text1"/>
          <w:bdr w:val="none" w:sz="0" w:space="0" w:color="auto"/>
        </w:rPr>
        <w:t>Schubauer</w:t>
      </w:r>
      <w:proofErr w:type="spellEnd"/>
      <w:r w:rsidRPr="004E58DE">
        <w:rPr>
          <w:color w:val="000000" w:themeColor="text1"/>
          <w:bdr w:val="none" w:sz="0" w:space="0" w:color="auto"/>
        </w:rPr>
        <w:t>-Berigan</w:t>
      </w:r>
      <w:r w:rsidR="00C166B5" w:rsidRPr="004E58DE">
        <w:rPr>
          <w:color w:val="000000" w:themeColor="text1"/>
          <w:bdr w:val="none" w:sz="0" w:space="0" w:color="auto"/>
        </w:rPr>
        <w:t xml:space="preserve"> J.P. (</w:t>
      </w:r>
      <w:r w:rsidRPr="004E58DE">
        <w:rPr>
          <w:color w:val="000000" w:themeColor="text1"/>
          <w:bdr w:val="none" w:sz="0" w:space="0" w:color="auto"/>
        </w:rPr>
        <w:t>2014</w:t>
      </w:r>
      <w:r w:rsidR="00C166B5" w:rsidRPr="004E58DE">
        <w:rPr>
          <w:color w:val="000000" w:themeColor="text1"/>
          <w:bdr w:val="none" w:sz="0" w:space="0" w:color="auto"/>
        </w:rPr>
        <w:t>b)</w:t>
      </w:r>
      <w:r w:rsidRPr="004E58DE">
        <w:rPr>
          <w:color w:val="000000" w:themeColor="text1"/>
          <w:bdr w:val="none" w:sz="0" w:space="0" w:color="auto"/>
        </w:rPr>
        <w:t xml:space="preserve"> Denitrification alternates between a source and sink of nitrous oxide in the hypolimnion of a thermally stratified reservoir. </w:t>
      </w:r>
      <w:proofErr w:type="spellStart"/>
      <w:r w:rsidRPr="004E58DE">
        <w:rPr>
          <w:i/>
          <w:color w:val="000000" w:themeColor="text1"/>
          <w:bdr w:val="none" w:sz="0" w:space="0" w:color="auto"/>
        </w:rPr>
        <w:t>Limnol</w:t>
      </w:r>
      <w:proofErr w:type="spellEnd"/>
      <w:r w:rsidRPr="004E58DE">
        <w:rPr>
          <w:i/>
          <w:color w:val="000000" w:themeColor="text1"/>
          <w:bdr w:val="none" w:sz="0" w:space="0" w:color="auto"/>
        </w:rPr>
        <w:t xml:space="preserve">. </w:t>
      </w:r>
      <w:proofErr w:type="spellStart"/>
      <w:r w:rsidRPr="004E58DE">
        <w:rPr>
          <w:i/>
          <w:color w:val="000000" w:themeColor="text1"/>
          <w:bdr w:val="none" w:sz="0" w:space="0" w:color="auto"/>
        </w:rPr>
        <w:t>Oceanogr</w:t>
      </w:r>
      <w:proofErr w:type="spellEnd"/>
      <w:r w:rsidRPr="004E58DE">
        <w:rPr>
          <w:i/>
          <w:color w:val="000000" w:themeColor="text1"/>
          <w:bdr w:val="none" w:sz="0" w:space="0" w:color="auto"/>
        </w:rPr>
        <w:t>.</w:t>
      </w:r>
      <w:r w:rsidRPr="004E58DE">
        <w:rPr>
          <w:color w:val="000000" w:themeColor="text1"/>
          <w:bdr w:val="none" w:sz="0" w:space="0" w:color="auto"/>
        </w:rPr>
        <w:t xml:space="preserve"> </w:t>
      </w:r>
      <w:r w:rsidRPr="004E58DE">
        <w:rPr>
          <w:bCs/>
          <w:color w:val="000000" w:themeColor="text1"/>
          <w:bdr w:val="none" w:sz="0" w:space="0" w:color="auto"/>
        </w:rPr>
        <w:t>59</w:t>
      </w:r>
      <w:r w:rsidRPr="004E58DE">
        <w:rPr>
          <w:color w:val="000000" w:themeColor="text1"/>
          <w:bdr w:val="none" w:sz="0" w:space="0" w:color="auto"/>
        </w:rPr>
        <w:t>: 495–506. doi:10.4319/lo.2014.59.2.0495</w:t>
      </w:r>
    </w:p>
    <w:p w14:paraId="0D74FB16" w14:textId="77777777" w:rsidR="00E43C3B" w:rsidRPr="004E58DE" w:rsidRDefault="00A4709E">
      <w:pPr>
        <w:pStyle w:val="BodyText"/>
        <w:rPr>
          <w:rFonts w:cs="Times New Roman"/>
        </w:rPr>
      </w:pPr>
      <w:r w:rsidRPr="004E58DE">
        <w:rPr>
          <w:rFonts w:cs="Times New Roman"/>
        </w:rPr>
        <w:t xml:space="preserve">Beaulieu J.J., McManus M.G., </w:t>
      </w:r>
      <w:proofErr w:type="spellStart"/>
      <w:r w:rsidRPr="004E58DE">
        <w:rPr>
          <w:rFonts w:cs="Times New Roman"/>
        </w:rPr>
        <w:t>Nietch</w:t>
      </w:r>
      <w:proofErr w:type="spellEnd"/>
      <w:r w:rsidRPr="004E58DE">
        <w:rPr>
          <w:rFonts w:cs="Times New Roman"/>
        </w:rPr>
        <w:t xml:space="preserve"> C.T. (2016) Estimates of reservoir methane emissions based on a spatially balanced probabilistic-survey. </w:t>
      </w:r>
      <w:proofErr w:type="spellStart"/>
      <w:r w:rsidRPr="004E58DE">
        <w:rPr>
          <w:rFonts w:cs="Times New Roman"/>
          <w:i/>
          <w:iCs/>
        </w:rPr>
        <w:t>Limnol</w:t>
      </w:r>
      <w:proofErr w:type="spellEnd"/>
      <w:r w:rsidRPr="004E58DE">
        <w:rPr>
          <w:rFonts w:cs="Times New Roman"/>
          <w:i/>
          <w:iCs/>
        </w:rPr>
        <w:t xml:space="preserve">. </w:t>
      </w:r>
      <w:proofErr w:type="spellStart"/>
      <w:r w:rsidRPr="004E58DE">
        <w:rPr>
          <w:rFonts w:cs="Times New Roman"/>
          <w:i/>
          <w:iCs/>
        </w:rPr>
        <w:t>Oceanogr</w:t>
      </w:r>
      <w:proofErr w:type="spellEnd"/>
      <w:r w:rsidRPr="004E58DE">
        <w:rPr>
          <w:rFonts w:cs="Times New Roman"/>
          <w:i/>
          <w:iCs/>
        </w:rPr>
        <w:t>.</w:t>
      </w:r>
      <w:r w:rsidRPr="004E58DE">
        <w:rPr>
          <w:rFonts w:cs="Times New Roman"/>
        </w:rPr>
        <w:t xml:space="preserve"> 61: S27-S40.</w:t>
      </w:r>
    </w:p>
    <w:p w14:paraId="71D31CAF" w14:textId="3A6B5EFC" w:rsidR="00A12D21" w:rsidRPr="004E58DE" w:rsidRDefault="00A12D21">
      <w:pPr>
        <w:pStyle w:val="BodyText"/>
        <w:rPr>
          <w:rFonts w:cs="Times New Roman"/>
        </w:rPr>
      </w:pPr>
      <w:r w:rsidRPr="004E58DE">
        <w:rPr>
          <w:rFonts w:cs="Times New Roman"/>
        </w:rPr>
        <w:lastRenderedPageBreak/>
        <w:t xml:space="preserve">Beck R., Xu M., Zhan S., Liu H., Johansen R., Tong S., Yang B., Shu S., Wu Q., Wang S., </w:t>
      </w:r>
      <w:proofErr w:type="spellStart"/>
      <w:r w:rsidRPr="004E58DE">
        <w:rPr>
          <w:rFonts w:cs="Times New Roman"/>
        </w:rPr>
        <w:t>Berling</w:t>
      </w:r>
      <w:proofErr w:type="spellEnd"/>
      <w:r w:rsidRPr="004E58DE">
        <w:rPr>
          <w:rFonts w:cs="Times New Roman"/>
        </w:rPr>
        <w:t xml:space="preserve"> K., </w:t>
      </w:r>
      <w:r w:rsidR="006812F0" w:rsidRPr="004E58DE">
        <w:rPr>
          <w:rFonts w:cs="Times New Roman"/>
        </w:rPr>
        <w:t xml:space="preserve">Murray A., Emery E., </w:t>
      </w:r>
      <w:proofErr w:type="spellStart"/>
      <w:r w:rsidR="006812F0" w:rsidRPr="004E58DE">
        <w:rPr>
          <w:rFonts w:cs="Times New Roman"/>
        </w:rPr>
        <w:t>Reif</w:t>
      </w:r>
      <w:proofErr w:type="spellEnd"/>
      <w:r w:rsidR="006812F0" w:rsidRPr="004E58DE">
        <w:rPr>
          <w:rFonts w:cs="Times New Roman"/>
        </w:rPr>
        <w:t xml:space="preserve"> M., Harwood J., Young J., Martin M., </w:t>
      </w:r>
      <w:proofErr w:type="spellStart"/>
      <w:r w:rsidR="006812F0" w:rsidRPr="004E58DE">
        <w:rPr>
          <w:rFonts w:cs="Times New Roman"/>
        </w:rPr>
        <w:t>Stillings</w:t>
      </w:r>
      <w:proofErr w:type="spellEnd"/>
      <w:r w:rsidR="006812F0" w:rsidRPr="004E58DE">
        <w:rPr>
          <w:rFonts w:cs="Times New Roman"/>
        </w:rPr>
        <w:t xml:space="preserve"> G., Stumpf R., Su H., Ye Z., &amp; Huang Y. (2017) Comparison of Satellite Reflectance </w:t>
      </w:r>
      <w:proofErr w:type="spellStart"/>
      <w:r w:rsidR="006812F0" w:rsidRPr="004E58DE">
        <w:rPr>
          <w:rFonts w:cs="Times New Roman"/>
        </w:rPr>
        <w:t>Algoristhms</w:t>
      </w:r>
      <w:proofErr w:type="spellEnd"/>
      <w:r w:rsidR="006812F0" w:rsidRPr="004E58DE">
        <w:rPr>
          <w:rFonts w:cs="Times New Roman"/>
        </w:rPr>
        <w:t xml:space="preserve"> for Estimating Phycocyanin Values and Cyanobacterial Total Biovolume in a Temperate Reservoir Using Coincident Hyperspectral Aircraft Imagery and Dense Coincident Surface Observations. </w:t>
      </w:r>
      <w:r w:rsidR="006812F0" w:rsidRPr="004E58DE">
        <w:rPr>
          <w:rFonts w:cs="Times New Roman"/>
          <w:i/>
        </w:rPr>
        <w:t>Remote Sensing</w:t>
      </w:r>
      <w:r w:rsidR="006812F0" w:rsidRPr="004E58DE">
        <w:rPr>
          <w:rFonts w:cs="Times New Roman"/>
        </w:rPr>
        <w:t xml:space="preserve"> 9(6): 538. </w:t>
      </w:r>
    </w:p>
    <w:p w14:paraId="5BD13DFA" w14:textId="62B929A1" w:rsidR="00E43C3B" w:rsidRPr="004E58DE" w:rsidRDefault="00A4709E">
      <w:pPr>
        <w:pStyle w:val="BodyText"/>
        <w:rPr>
          <w:rFonts w:cs="Times New Roman"/>
        </w:rPr>
      </w:pPr>
      <w:r w:rsidRPr="004E58DE">
        <w:rPr>
          <w:rFonts w:cs="Times New Roman"/>
        </w:rPr>
        <w:t xml:space="preserve">Bianchi T.S. &amp; </w:t>
      </w:r>
      <w:proofErr w:type="spellStart"/>
      <w:r w:rsidRPr="004E58DE">
        <w:rPr>
          <w:rFonts w:cs="Times New Roman"/>
        </w:rPr>
        <w:t>Canuel</w:t>
      </w:r>
      <w:proofErr w:type="spellEnd"/>
      <w:r w:rsidRPr="004E58DE">
        <w:rPr>
          <w:rFonts w:cs="Times New Roman"/>
        </w:rPr>
        <w:t xml:space="preserve"> E.A. (2011) Chemical Biomarkers in Aquatic Ecosystems. Princeton University Press, Princeton, NJ.</w:t>
      </w:r>
    </w:p>
    <w:p w14:paraId="747EF700" w14:textId="54E06BCD" w:rsidR="00C963CF" w:rsidRPr="004E58DE" w:rsidRDefault="00C963CF" w:rsidP="00D50A95">
      <w:pPr>
        <w:pStyle w:val="CommentText"/>
      </w:pPr>
      <w:r w:rsidRPr="004E58DE">
        <w:t xml:space="preserve">Blair, N. E., E. L. </w:t>
      </w:r>
      <w:proofErr w:type="spellStart"/>
      <w:r w:rsidRPr="004E58DE">
        <w:t>Leithold</w:t>
      </w:r>
      <w:proofErr w:type="spellEnd"/>
      <w:r w:rsidRPr="004E58DE">
        <w:t xml:space="preserve">, A. N. T. Papanicolaou, and others. 2018. The C-biogeochemistry of a Midwestern USA agricultural impoundment in context: Lake Decatur in the intensively managed landscape critical zone observatory. Biogeochemistry </w:t>
      </w:r>
      <w:r w:rsidRPr="004E58DE">
        <w:rPr>
          <w:b/>
          <w:bCs/>
        </w:rPr>
        <w:t>138</w:t>
      </w:r>
      <w:r w:rsidRPr="004E58DE">
        <w:t>: 171–195. doi:10.1007/s10533-018-0439-9</w:t>
      </w:r>
    </w:p>
    <w:p w14:paraId="4094779B" w14:textId="77777777" w:rsidR="00D50A95" w:rsidRPr="004E58DE" w:rsidRDefault="00D50A95" w:rsidP="00D50A95">
      <w:pPr>
        <w:pStyle w:val="CommentText"/>
      </w:pPr>
    </w:p>
    <w:p w14:paraId="05438880" w14:textId="77777777" w:rsidR="00E43C3B" w:rsidRPr="004E58DE" w:rsidRDefault="00A4709E">
      <w:pPr>
        <w:pStyle w:val="p1"/>
        <w:ind w:left="0" w:firstLine="0"/>
        <w:rPr>
          <w:rFonts w:ascii="Times New Roman" w:eastAsia="Times New Roman" w:hAnsi="Times New Roman" w:cs="Times New Roman"/>
          <w:sz w:val="24"/>
          <w:szCs w:val="24"/>
        </w:rPr>
      </w:pPr>
      <w:proofErr w:type="spellStart"/>
      <w:r w:rsidRPr="004E58DE">
        <w:rPr>
          <w:rFonts w:ascii="Times New Roman" w:hAnsi="Times New Roman" w:cs="Times New Roman"/>
          <w:sz w:val="24"/>
          <w:szCs w:val="24"/>
        </w:rPr>
        <w:t>Borrel</w:t>
      </w:r>
      <w:proofErr w:type="spellEnd"/>
      <w:r w:rsidRPr="004E58DE">
        <w:rPr>
          <w:rFonts w:ascii="Times New Roman" w:hAnsi="Times New Roman" w:cs="Times New Roman"/>
          <w:sz w:val="24"/>
          <w:szCs w:val="24"/>
        </w:rPr>
        <w:t xml:space="preserve"> G., </w:t>
      </w:r>
      <w:proofErr w:type="spellStart"/>
      <w:r w:rsidRPr="004E58DE">
        <w:rPr>
          <w:rFonts w:ascii="Times New Roman" w:hAnsi="Times New Roman" w:cs="Times New Roman"/>
          <w:sz w:val="24"/>
          <w:szCs w:val="24"/>
        </w:rPr>
        <w:t>Jézéquel</w:t>
      </w:r>
      <w:proofErr w:type="spellEnd"/>
      <w:r w:rsidRPr="004E58DE">
        <w:rPr>
          <w:rFonts w:ascii="Times New Roman" w:hAnsi="Times New Roman" w:cs="Times New Roman"/>
          <w:sz w:val="24"/>
          <w:szCs w:val="24"/>
        </w:rPr>
        <w:t xml:space="preserve"> D., </w:t>
      </w:r>
      <w:proofErr w:type="spellStart"/>
      <w:r w:rsidRPr="004E58DE">
        <w:rPr>
          <w:rFonts w:ascii="Times New Roman" w:hAnsi="Times New Roman" w:cs="Times New Roman"/>
          <w:sz w:val="24"/>
          <w:szCs w:val="24"/>
        </w:rPr>
        <w:t>Biderre</w:t>
      </w:r>
      <w:proofErr w:type="spellEnd"/>
      <w:r w:rsidRPr="004E58DE">
        <w:rPr>
          <w:rFonts w:ascii="Times New Roman" w:hAnsi="Times New Roman" w:cs="Times New Roman"/>
          <w:sz w:val="24"/>
          <w:szCs w:val="24"/>
        </w:rPr>
        <w:t xml:space="preserve">-Petit C., Morel-Desrosiers N., Morel J-P., </w:t>
      </w:r>
      <w:proofErr w:type="spellStart"/>
      <w:r w:rsidRPr="004E58DE">
        <w:rPr>
          <w:rFonts w:ascii="Times New Roman" w:hAnsi="Times New Roman" w:cs="Times New Roman"/>
          <w:sz w:val="24"/>
          <w:szCs w:val="24"/>
        </w:rPr>
        <w:t>Peyret</w:t>
      </w:r>
      <w:proofErr w:type="spellEnd"/>
      <w:r w:rsidRPr="004E58DE">
        <w:rPr>
          <w:rFonts w:ascii="Times New Roman" w:hAnsi="Times New Roman" w:cs="Times New Roman"/>
          <w:sz w:val="24"/>
          <w:szCs w:val="24"/>
        </w:rPr>
        <w:t xml:space="preserve"> P., </w:t>
      </w:r>
      <w:proofErr w:type="spellStart"/>
      <w:r w:rsidRPr="004E58DE">
        <w:rPr>
          <w:rFonts w:ascii="Times New Roman" w:hAnsi="Times New Roman" w:cs="Times New Roman"/>
          <w:sz w:val="24"/>
          <w:szCs w:val="24"/>
        </w:rPr>
        <w:t>Fonty</w:t>
      </w:r>
      <w:proofErr w:type="spellEnd"/>
      <w:r w:rsidRPr="004E58DE">
        <w:rPr>
          <w:rFonts w:ascii="Times New Roman" w:hAnsi="Times New Roman" w:cs="Times New Roman"/>
          <w:sz w:val="24"/>
          <w:szCs w:val="24"/>
        </w:rPr>
        <w:t xml:space="preserve"> G., </w:t>
      </w:r>
      <w:proofErr w:type="spellStart"/>
      <w:r w:rsidRPr="004E58DE">
        <w:rPr>
          <w:rFonts w:ascii="Times New Roman" w:hAnsi="Times New Roman" w:cs="Times New Roman"/>
          <w:sz w:val="24"/>
          <w:szCs w:val="24"/>
        </w:rPr>
        <w:t>Lehours</w:t>
      </w:r>
      <w:proofErr w:type="spellEnd"/>
      <w:r w:rsidRPr="004E58DE">
        <w:rPr>
          <w:rFonts w:ascii="Times New Roman" w:hAnsi="Times New Roman" w:cs="Times New Roman"/>
          <w:sz w:val="24"/>
          <w:szCs w:val="24"/>
        </w:rPr>
        <w:t xml:space="preserve"> A-C. (2011) Production and consumption of methane in freshwater lake ecosystems. </w:t>
      </w:r>
      <w:r w:rsidRPr="004E58DE">
        <w:rPr>
          <w:rFonts w:ascii="Times New Roman" w:hAnsi="Times New Roman" w:cs="Times New Roman"/>
          <w:i/>
          <w:iCs/>
          <w:sz w:val="24"/>
          <w:szCs w:val="24"/>
        </w:rPr>
        <w:t xml:space="preserve">Research in </w:t>
      </w:r>
      <w:proofErr w:type="spellStart"/>
      <w:r w:rsidRPr="004E58DE">
        <w:rPr>
          <w:rFonts w:ascii="Times New Roman" w:hAnsi="Times New Roman" w:cs="Times New Roman"/>
          <w:i/>
          <w:iCs/>
          <w:sz w:val="24"/>
          <w:szCs w:val="24"/>
        </w:rPr>
        <w:t>Microbiologoy</w:t>
      </w:r>
      <w:proofErr w:type="spellEnd"/>
      <w:r w:rsidRPr="004E58DE">
        <w:rPr>
          <w:rFonts w:ascii="Times New Roman" w:hAnsi="Times New Roman" w:cs="Times New Roman"/>
          <w:sz w:val="24"/>
          <w:szCs w:val="24"/>
        </w:rPr>
        <w:t xml:space="preserve"> 162: 832–847.</w:t>
      </w:r>
    </w:p>
    <w:p w14:paraId="0AD84077" w14:textId="77777777" w:rsidR="00E43C3B" w:rsidRPr="004E58DE" w:rsidRDefault="00A4709E">
      <w:pPr>
        <w:pStyle w:val="BodyText"/>
        <w:rPr>
          <w:rFonts w:cs="Times New Roman"/>
        </w:rPr>
      </w:pPr>
      <w:proofErr w:type="spellStart"/>
      <w:r w:rsidRPr="004E58DE">
        <w:rPr>
          <w:rFonts w:cs="Times New Roman"/>
        </w:rPr>
        <w:t>Caporaso</w:t>
      </w:r>
      <w:proofErr w:type="spellEnd"/>
      <w:r w:rsidRPr="004E58DE">
        <w:rPr>
          <w:rFonts w:cs="Times New Roman"/>
        </w:rPr>
        <w:t xml:space="preserve"> J.G., Lauber C.L., Walters W.A., Berg-Lyons D., Huntley J., </w:t>
      </w:r>
      <w:proofErr w:type="spellStart"/>
      <w:r w:rsidRPr="004E58DE">
        <w:rPr>
          <w:rFonts w:cs="Times New Roman"/>
        </w:rPr>
        <w:t>Fierer</w:t>
      </w:r>
      <w:proofErr w:type="spellEnd"/>
      <w:r w:rsidRPr="004E58DE">
        <w:rPr>
          <w:rFonts w:cs="Times New Roman"/>
        </w:rPr>
        <w:t xml:space="preserve"> N., Owens S.M., </w:t>
      </w:r>
      <w:proofErr w:type="spellStart"/>
      <w:r w:rsidRPr="004E58DE">
        <w:rPr>
          <w:rFonts w:cs="Times New Roman"/>
        </w:rPr>
        <w:t>Betley</w:t>
      </w:r>
      <w:proofErr w:type="spellEnd"/>
      <w:r w:rsidRPr="004E58DE">
        <w:rPr>
          <w:rFonts w:cs="Times New Roman"/>
        </w:rPr>
        <w:t xml:space="preserve"> J., Fraser L., Bauer M., </w:t>
      </w:r>
      <w:proofErr w:type="spellStart"/>
      <w:r w:rsidRPr="004E58DE">
        <w:rPr>
          <w:rFonts w:cs="Times New Roman"/>
        </w:rPr>
        <w:t>Gormely</w:t>
      </w:r>
      <w:proofErr w:type="spellEnd"/>
      <w:r w:rsidRPr="004E58DE">
        <w:rPr>
          <w:rFonts w:cs="Times New Roman"/>
        </w:rPr>
        <w:t xml:space="preserve"> M., Gilbert J.A., Smith J., Knight R. (2012) Ultra-high-throughput microbial community analysis on the Illumina </w:t>
      </w:r>
      <w:proofErr w:type="spellStart"/>
      <w:r w:rsidRPr="004E58DE">
        <w:rPr>
          <w:rFonts w:cs="Times New Roman"/>
        </w:rPr>
        <w:t>HiSeq</w:t>
      </w:r>
      <w:proofErr w:type="spellEnd"/>
      <w:r w:rsidRPr="004E58DE">
        <w:rPr>
          <w:rFonts w:cs="Times New Roman"/>
        </w:rPr>
        <w:t xml:space="preserve"> and </w:t>
      </w:r>
      <w:proofErr w:type="spellStart"/>
      <w:r w:rsidRPr="004E58DE">
        <w:rPr>
          <w:rFonts w:cs="Times New Roman"/>
        </w:rPr>
        <w:t>MiSeq</w:t>
      </w:r>
      <w:proofErr w:type="spellEnd"/>
      <w:r w:rsidRPr="004E58DE">
        <w:rPr>
          <w:rFonts w:cs="Times New Roman"/>
        </w:rPr>
        <w:t xml:space="preserve"> platforms. </w:t>
      </w:r>
      <w:r w:rsidRPr="004E58DE">
        <w:rPr>
          <w:rFonts w:cs="Times New Roman"/>
          <w:i/>
          <w:iCs/>
        </w:rPr>
        <w:t>The ISME Journal</w:t>
      </w:r>
      <w:r w:rsidRPr="004E58DE">
        <w:rPr>
          <w:rFonts w:cs="Times New Roman"/>
        </w:rPr>
        <w:t xml:space="preserve"> 6: 1621–1624. </w:t>
      </w:r>
    </w:p>
    <w:p w14:paraId="252DBDEB" w14:textId="77777777" w:rsidR="00E43C3B" w:rsidRPr="004E58DE" w:rsidRDefault="00A4709E">
      <w:pPr>
        <w:pStyle w:val="BodyText"/>
        <w:rPr>
          <w:rFonts w:cs="Times New Roman"/>
          <w:shd w:val="clear" w:color="auto" w:fill="FFFFFF"/>
        </w:rPr>
      </w:pPr>
      <w:r w:rsidRPr="004E58DE">
        <w:rPr>
          <w:rFonts w:cs="Times New Roman"/>
        </w:rPr>
        <w:t>Chaudhary P.P.</w:t>
      </w:r>
      <w:r w:rsidRPr="004E58DE">
        <w:rPr>
          <w:rFonts w:cs="Times New Roman"/>
          <w:shd w:val="clear" w:color="auto" w:fill="FFFFFF"/>
        </w:rPr>
        <w:t>, </w:t>
      </w:r>
      <w:proofErr w:type="spellStart"/>
      <w:r w:rsidRPr="004E58DE">
        <w:rPr>
          <w:rFonts w:cs="Times New Roman"/>
        </w:rPr>
        <w:t>Rulík</w:t>
      </w:r>
      <w:proofErr w:type="spellEnd"/>
      <w:r w:rsidRPr="004E58DE">
        <w:rPr>
          <w:rFonts w:cs="Times New Roman"/>
        </w:rPr>
        <w:t xml:space="preserve"> M.</w:t>
      </w:r>
      <w:r w:rsidRPr="004E58DE">
        <w:rPr>
          <w:rFonts w:cs="Times New Roman"/>
          <w:shd w:val="clear" w:color="auto" w:fill="FFFFFF"/>
        </w:rPr>
        <w:t>, </w:t>
      </w:r>
      <w:r w:rsidRPr="004E58DE">
        <w:rPr>
          <w:rFonts w:cs="Times New Roman"/>
        </w:rPr>
        <w:t>Blaser M</w:t>
      </w:r>
      <w:r w:rsidRPr="004E58DE">
        <w:rPr>
          <w:rFonts w:cs="Times New Roman"/>
          <w:shd w:val="clear" w:color="auto" w:fill="FFFFFF"/>
        </w:rPr>
        <w:t xml:space="preserve">. (2017) Is the methanogenic community reflecting the methane emissions of river sediments?-comparison of two study sites. </w:t>
      </w:r>
      <w:r w:rsidRPr="004E58DE">
        <w:rPr>
          <w:rFonts w:cs="Times New Roman"/>
          <w:i/>
          <w:iCs/>
          <w:shd w:val="clear" w:color="auto" w:fill="FFFFFF"/>
        </w:rPr>
        <w:t>Microbiology Open</w:t>
      </w:r>
      <w:r w:rsidRPr="004E58DE">
        <w:rPr>
          <w:rFonts w:cs="Times New Roman"/>
          <w:shd w:val="clear" w:color="auto" w:fill="FFFFFF"/>
        </w:rPr>
        <w:t> </w:t>
      </w:r>
      <w:r w:rsidRPr="004E58DE">
        <w:rPr>
          <w:rFonts w:cs="Times New Roman"/>
        </w:rPr>
        <w:t>7</w:t>
      </w:r>
      <w:r w:rsidRPr="004E58DE">
        <w:rPr>
          <w:rFonts w:cs="Times New Roman"/>
          <w:shd w:val="clear" w:color="auto" w:fill="FFFFFF"/>
        </w:rPr>
        <w:t>:947–9.</w:t>
      </w:r>
    </w:p>
    <w:p w14:paraId="66DBAC0C" w14:textId="77777777" w:rsidR="00E43C3B" w:rsidRPr="004E58DE" w:rsidRDefault="00A4709E">
      <w:pPr>
        <w:pStyle w:val="Body"/>
        <w:widowControl w:val="0"/>
        <w:spacing w:after="240" w:line="260" w:lineRule="atLeast"/>
        <w:rPr>
          <w:rFonts w:ascii="Times New Roman" w:eastAsia="Times New Roman" w:hAnsi="Times New Roman" w:cs="Times New Roman"/>
          <w:lang w:val="en-US"/>
        </w:rPr>
      </w:pPr>
      <w:proofErr w:type="spellStart"/>
      <w:r w:rsidRPr="004E58DE">
        <w:rPr>
          <w:rFonts w:ascii="Times New Roman" w:hAnsi="Times New Roman" w:cs="Times New Roman"/>
          <w:lang w:val="en-US"/>
        </w:rPr>
        <w:t>Ciais</w:t>
      </w:r>
      <w:proofErr w:type="spellEnd"/>
      <w:r w:rsidRPr="004E58DE">
        <w:rPr>
          <w:rFonts w:ascii="Times New Roman" w:hAnsi="Times New Roman" w:cs="Times New Roman"/>
          <w:lang w:val="en-US"/>
        </w:rPr>
        <w:t xml:space="preserve"> P., Sabine C., </w:t>
      </w:r>
      <w:proofErr w:type="spellStart"/>
      <w:r w:rsidRPr="004E58DE">
        <w:rPr>
          <w:rFonts w:ascii="Times New Roman" w:hAnsi="Times New Roman" w:cs="Times New Roman"/>
          <w:lang w:val="en-US"/>
        </w:rPr>
        <w:t>Bala</w:t>
      </w:r>
      <w:proofErr w:type="spellEnd"/>
      <w:r w:rsidRPr="004E58DE">
        <w:rPr>
          <w:rFonts w:ascii="Times New Roman" w:hAnsi="Times New Roman" w:cs="Times New Roman"/>
          <w:lang w:val="en-US"/>
        </w:rPr>
        <w:t xml:space="preserve"> G., Bopp L., </w:t>
      </w:r>
      <w:proofErr w:type="spellStart"/>
      <w:r w:rsidRPr="004E58DE">
        <w:rPr>
          <w:rFonts w:ascii="Times New Roman" w:hAnsi="Times New Roman" w:cs="Times New Roman"/>
          <w:lang w:val="en-US"/>
        </w:rPr>
        <w:t>Brovkin</w:t>
      </w:r>
      <w:proofErr w:type="spellEnd"/>
      <w:r w:rsidRPr="004E58DE">
        <w:rPr>
          <w:rFonts w:ascii="Times New Roman" w:hAnsi="Times New Roman" w:cs="Times New Roman"/>
          <w:lang w:val="en-US"/>
        </w:rPr>
        <w:t xml:space="preserve"> V., </w:t>
      </w:r>
      <w:proofErr w:type="spellStart"/>
      <w:r w:rsidRPr="004E58DE">
        <w:rPr>
          <w:rFonts w:ascii="Times New Roman" w:hAnsi="Times New Roman" w:cs="Times New Roman"/>
          <w:lang w:val="en-US"/>
        </w:rPr>
        <w:t>Canadell</w:t>
      </w:r>
      <w:proofErr w:type="spellEnd"/>
      <w:r w:rsidRPr="004E58DE">
        <w:rPr>
          <w:rFonts w:ascii="Times New Roman" w:hAnsi="Times New Roman" w:cs="Times New Roman"/>
          <w:lang w:val="en-US"/>
        </w:rPr>
        <w:t xml:space="preserve"> J., Chhabra A., </w:t>
      </w:r>
      <w:proofErr w:type="spellStart"/>
      <w:r w:rsidRPr="004E58DE">
        <w:rPr>
          <w:rFonts w:ascii="Times New Roman" w:hAnsi="Times New Roman" w:cs="Times New Roman"/>
          <w:lang w:val="en-US"/>
        </w:rPr>
        <w:t>DeFries</w:t>
      </w:r>
      <w:proofErr w:type="spellEnd"/>
      <w:r w:rsidRPr="004E58DE">
        <w:rPr>
          <w:rFonts w:ascii="Times New Roman" w:hAnsi="Times New Roman" w:cs="Times New Roman"/>
          <w:lang w:val="en-US"/>
        </w:rPr>
        <w:t xml:space="preserve"> R., Galloway J., </w:t>
      </w:r>
      <w:proofErr w:type="spellStart"/>
      <w:r w:rsidRPr="004E58DE">
        <w:rPr>
          <w:rFonts w:ascii="Times New Roman" w:hAnsi="Times New Roman" w:cs="Times New Roman"/>
          <w:lang w:val="en-US"/>
        </w:rPr>
        <w:t>Heimann</w:t>
      </w:r>
      <w:proofErr w:type="spellEnd"/>
      <w:r w:rsidRPr="004E58DE">
        <w:rPr>
          <w:rFonts w:ascii="Times New Roman" w:hAnsi="Times New Roman" w:cs="Times New Roman"/>
          <w:lang w:val="en-US"/>
        </w:rPr>
        <w:t xml:space="preserve"> M., Jones C., Le </w:t>
      </w:r>
      <w:proofErr w:type="spellStart"/>
      <w:r w:rsidRPr="004E58DE">
        <w:rPr>
          <w:rFonts w:ascii="Times New Roman" w:hAnsi="Times New Roman" w:cs="Times New Roman"/>
          <w:lang w:val="en-US"/>
        </w:rPr>
        <w:t>Quéré</w:t>
      </w:r>
      <w:proofErr w:type="spellEnd"/>
      <w:r w:rsidRPr="004E58DE">
        <w:rPr>
          <w:rFonts w:ascii="Times New Roman" w:hAnsi="Times New Roman" w:cs="Times New Roman"/>
          <w:lang w:val="en-US"/>
        </w:rPr>
        <w:t xml:space="preserve"> C., </w:t>
      </w:r>
      <w:proofErr w:type="spellStart"/>
      <w:r w:rsidRPr="004E58DE">
        <w:rPr>
          <w:rFonts w:ascii="Times New Roman" w:hAnsi="Times New Roman" w:cs="Times New Roman"/>
          <w:lang w:val="en-US"/>
        </w:rPr>
        <w:t>Myneni</w:t>
      </w:r>
      <w:proofErr w:type="spellEnd"/>
      <w:r w:rsidRPr="004E58DE">
        <w:rPr>
          <w:rFonts w:ascii="Times New Roman" w:hAnsi="Times New Roman" w:cs="Times New Roman"/>
          <w:lang w:val="en-US"/>
        </w:rPr>
        <w:t xml:space="preserve"> R.B., Piao S., and Thornton P., (2013) Carbon and Other Biogeochemical Cycles. In: </w:t>
      </w:r>
      <w:r w:rsidRPr="004E58DE">
        <w:rPr>
          <w:rFonts w:ascii="Times New Roman" w:hAnsi="Times New Roman" w:cs="Times New Roman"/>
          <w:i/>
          <w:iCs/>
          <w:lang w:val="en-US"/>
        </w:rPr>
        <w:t xml:space="preserve">Climate Change 2013: The Physical Science Basis. Contribution of Working Group I to the Fifth Assessment Report of the Intergovernmental Panel on Climate Change </w:t>
      </w:r>
      <w:r w:rsidRPr="004E58DE">
        <w:rPr>
          <w:rFonts w:ascii="Times New Roman" w:hAnsi="Times New Roman" w:cs="Times New Roman"/>
          <w:lang w:val="en-US"/>
        </w:rPr>
        <w:t xml:space="preserve">[Stocker, T.F., D. Qin, G.-K. Plattner, M. </w:t>
      </w:r>
      <w:proofErr w:type="spellStart"/>
      <w:r w:rsidRPr="004E58DE">
        <w:rPr>
          <w:rFonts w:ascii="Times New Roman" w:hAnsi="Times New Roman" w:cs="Times New Roman"/>
          <w:lang w:val="en-US"/>
        </w:rPr>
        <w:t>Tignor</w:t>
      </w:r>
      <w:proofErr w:type="spellEnd"/>
      <w:r w:rsidRPr="004E58DE">
        <w:rPr>
          <w:rFonts w:ascii="Times New Roman" w:hAnsi="Times New Roman" w:cs="Times New Roman"/>
          <w:lang w:val="en-US"/>
        </w:rPr>
        <w:t xml:space="preserve">, S.K. Allen, J. </w:t>
      </w:r>
      <w:proofErr w:type="spellStart"/>
      <w:r w:rsidRPr="004E58DE">
        <w:rPr>
          <w:rFonts w:ascii="Times New Roman" w:hAnsi="Times New Roman" w:cs="Times New Roman"/>
          <w:lang w:val="en-US"/>
        </w:rPr>
        <w:t>Boschung</w:t>
      </w:r>
      <w:proofErr w:type="spellEnd"/>
      <w:r w:rsidRPr="004E58DE">
        <w:rPr>
          <w:rFonts w:ascii="Times New Roman" w:hAnsi="Times New Roman" w:cs="Times New Roman"/>
          <w:lang w:val="en-US"/>
        </w:rPr>
        <w:t xml:space="preserve">, A. </w:t>
      </w:r>
      <w:proofErr w:type="spellStart"/>
      <w:r w:rsidRPr="004E58DE">
        <w:rPr>
          <w:rFonts w:ascii="Times New Roman" w:hAnsi="Times New Roman" w:cs="Times New Roman"/>
          <w:lang w:val="en-US"/>
        </w:rPr>
        <w:t>Nauels</w:t>
      </w:r>
      <w:proofErr w:type="spellEnd"/>
      <w:r w:rsidRPr="004E58DE">
        <w:rPr>
          <w:rFonts w:ascii="Times New Roman" w:hAnsi="Times New Roman" w:cs="Times New Roman"/>
          <w:lang w:val="en-US"/>
        </w:rPr>
        <w:t xml:space="preserve">, Y. Xia, V. Bex and P.M. Midgley (eds.)]. Cambridge University Press, Cambridge, United Kingdom and New York, NY, USA. </w:t>
      </w:r>
    </w:p>
    <w:p w14:paraId="146433BC" w14:textId="77777777" w:rsidR="00E43C3B" w:rsidRPr="004E58DE" w:rsidRDefault="00A4709E">
      <w:pPr>
        <w:pStyle w:val="BodyText"/>
        <w:rPr>
          <w:rFonts w:cs="Times New Roman"/>
          <w:color w:val="333333"/>
          <w:u w:color="333333"/>
          <w:shd w:val="clear" w:color="auto" w:fill="FFFFFF"/>
        </w:rPr>
      </w:pPr>
      <w:proofErr w:type="spellStart"/>
      <w:r w:rsidRPr="004E58DE">
        <w:rPr>
          <w:rFonts w:cs="Times New Roman"/>
          <w:color w:val="333333"/>
          <w:u w:color="333333"/>
        </w:rPr>
        <w:t>Clow</w:t>
      </w:r>
      <w:proofErr w:type="spellEnd"/>
      <w:r w:rsidRPr="004E58DE">
        <w:rPr>
          <w:rFonts w:cs="Times New Roman"/>
          <w:color w:val="333333"/>
          <w:u w:color="333333"/>
        </w:rPr>
        <w:t xml:space="preserve"> D. W.</w:t>
      </w:r>
      <w:r w:rsidRPr="004E58DE">
        <w:rPr>
          <w:rFonts w:cs="Times New Roman"/>
          <w:color w:val="333333"/>
          <w:u w:color="333333"/>
          <w:shd w:val="clear" w:color="auto" w:fill="FFFFFF"/>
        </w:rPr>
        <w:t>,</w:t>
      </w:r>
      <w:r w:rsidRPr="004E58DE">
        <w:rPr>
          <w:rFonts w:cs="Times New Roman"/>
          <w:color w:val="333333"/>
          <w:u w:color="333333"/>
        </w:rPr>
        <w:t xml:space="preserve"> </w:t>
      </w:r>
      <w:proofErr w:type="spellStart"/>
      <w:r w:rsidRPr="004E58DE">
        <w:rPr>
          <w:rFonts w:cs="Times New Roman"/>
          <w:color w:val="333333"/>
          <w:u w:color="333333"/>
        </w:rPr>
        <w:t>Stackpoole</w:t>
      </w:r>
      <w:proofErr w:type="spellEnd"/>
      <w:r w:rsidRPr="004E58DE">
        <w:rPr>
          <w:rFonts w:cs="Times New Roman"/>
          <w:color w:val="333333"/>
          <w:u w:color="333333"/>
        </w:rPr>
        <w:t xml:space="preserve"> S. M.</w:t>
      </w:r>
      <w:r w:rsidRPr="004E58DE">
        <w:rPr>
          <w:rFonts w:cs="Times New Roman"/>
          <w:color w:val="333333"/>
          <w:u w:color="333333"/>
          <w:shd w:val="clear" w:color="auto" w:fill="FFFFFF"/>
        </w:rPr>
        <w:t>,</w:t>
      </w:r>
      <w:r w:rsidRPr="004E58DE">
        <w:rPr>
          <w:rFonts w:cs="Times New Roman"/>
          <w:color w:val="333333"/>
          <w:u w:color="333333"/>
        </w:rPr>
        <w:t xml:space="preserve"> </w:t>
      </w:r>
      <w:proofErr w:type="spellStart"/>
      <w:r w:rsidRPr="004E58DE">
        <w:rPr>
          <w:rFonts w:cs="Times New Roman"/>
          <w:color w:val="333333"/>
          <w:u w:color="333333"/>
        </w:rPr>
        <w:t>Verdin</w:t>
      </w:r>
      <w:proofErr w:type="spellEnd"/>
      <w:r w:rsidRPr="004E58DE">
        <w:rPr>
          <w:rFonts w:cs="Times New Roman"/>
          <w:color w:val="333333"/>
          <w:u w:color="333333"/>
        </w:rPr>
        <w:t xml:space="preserve"> K. L.</w:t>
      </w:r>
      <w:r w:rsidRPr="004E58DE">
        <w:rPr>
          <w:rFonts w:cs="Times New Roman"/>
          <w:color w:val="333333"/>
          <w:u w:color="333333"/>
          <w:shd w:val="clear" w:color="auto" w:fill="FFFFFF"/>
        </w:rPr>
        <w:t>,</w:t>
      </w:r>
      <w:r w:rsidRPr="004E58DE">
        <w:rPr>
          <w:rFonts w:cs="Times New Roman"/>
          <w:color w:val="333333"/>
          <w:u w:color="333333"/>
        </w:rPr>
        <w:t xml:space="preserve"> </w:t>
      </w:r>
      <w:proofErr w:type="spellStart"/>
      <w:r w:rsidRPr="004E58DE">
        <w:rPr>
          <w:rFonts w:cs="Times New Roman"/>
          <w:color w:val="333333"/>
          <w:u w:color="333333"/>
        </w:rPr>
        <w:t>Butman</w:t>
      </w:r>
      <w:proofErr w:type="spellEnd"/>
      <w:r w:rsidRPr="004E58DE">
        <w:rPr>
          <w:rFonts w:cs="Times New Roman"/>
          <w:color w:val="333333"/>
          <w:u w:color="333333"/>
        </w:rPr>
        <w:t xml:space="preserve"> D. E.</w:t>
      </w:r>
      <w:r w:rsidRPr="004E58DE">
        <w:rPr>
          <w:rFonts w:cs="Times New Roman"/>
          <w:color w:val="333333"/>
          <w:u w:color="333333"/>
          <w:shd w:val="clear" w:color="auto" w:fill="FFFFFF"/>
        </w:rPr>
        <w:t>,</w:t>
      </w:r>
      <w:r w:rsidRPr="004E58DE">
        <w:rPr>
          <w:rFonts w:cs="Times New Roman"/>
          <w:color w:val="333333"/>
          <w:u w:color="333333"/>
        </w:rPr>
        <w:t xml:space="preserve"> Zhu Z.</w:t>
      </w:r>
      <w:r w:rsidRPr="004E58DE">
        <w:rPr>
          <w:rFonts w:cs="Times New Roman"/>
          <w:color w:val="333333"/>
          <w:u w:color="333333"/>
          <w:shd w:val="clear" w:color="auto" w:fill="FFFFFF"/>
        </w:rPr>
        <w:t>,</w:t>
      </w:r>
      <w:r w:rsidRPr="004E58DE">
        <w:rPr>
          <w:rFonts w:cs="Times New Roman"/>
          <w:color w:val="333333"/>
          <w:u w:color="333333"/>
        </w:rPr>
        <w:t xml:space="preserve"> </w:t>
      </w:r>
      <w:proofErr w:type="spellStart"/>
      <w:r w:rsidRPr="004E58DE">
        <w:rPr>
          <w:rFonts w:cs="Times New Roman"/>
          <w:color w:val="333333"/>
          <w:u w:color="333333"/>
        </w:rPr>
        <w:t>Krabbenhoft</w:t>
      </w:r>
      <w:proofErr w:type="spellEnd"/>
      <w:r w:rsidRPr="004E58DE">
        <w:rPr>
          <w:rFonts w:cs="Times New Roman"/>
          <w:color w:val="333333"/>
          <w:u w:color="333333"/>
        </w:rPr>
        <w:t xml:space="preserve"> D. P.</w:t>
      </w:r>
      <w:r w:rsidRPr="004E58DE">
        <w:rPr>
          <w:rFonts w:cs="Times New Roman"/>
          <w:color w:val="333333"/>
          <w:u w:color="333333"/>
          <w:shd w:val="clear" w:color="auto" w:fill="FFFFFF"/>
        </w:rPr>
        <w:t>, &amp;</w:t>
      </w:r>
      <w:r w:rsidRPr="004E58DE">
        <w:rPr>
          <w:rFonts w:cs="Times New Roman"/>
          <w:color w:val="333333"/>
          <w:u w:color="333333"/>
        </w:rPr>
        <w:t xml:space="preserve"> </w:t>
      </w:r>
      <w:proofErr w:type="spellStart"/>
      <w:r w:rsidRPr="004E58DE">
        <w:rPr>
          <w:rFonts w:cs="Times New Roman"/>
          <w:color w:val="333333"/>
          <w:u w:color="333333"/>
        </w:rPr>
        <w:t>Striegl</w:t>
      </w:r>
      <w:proofErr w:type="spellEnd"/>
      <w:r w:rsidRPr="004E58DE">
        <w:rPr>
          <w:rFonts w:cs="Times New Roman"/>
          <w:color w:val="333333"/>
          <w:u w:color="333333"/>
        </w:rPr>
        <w:t xml:space="preserve"> R. G.</w:t>
      </w:r>
      <w:r w:rsidRPr="004E58DE">
        <w:rPr>
          <w:rFonts w:cs="Times New Roman"/>
          <w:color w:val="333333"/>
          <w:u w:color="333333"/>
          <w:shd w:val="clear" w:color="auto" w:fill="FFFFFF"/>
        </w:rPr>
        <w:t> (</w:t>
      </w:r>
      <w:r w:rsidRPr="004E58DE">
        <w:rPr>
          <w:rFonts w:cs="Times New Roman"/>
          <w:color w:val="333333"/>
          <w:u w:color="333333"/>
        </w:rPr>
        <w:t>2015</w:t>
      </w:r>
      <w:r w:rsidRPr="004E58DE">
        <w:rPr>
          <w:rFonts w:cs="Times New Roman"/>
          <w:color w:val="333333"/>
          <w:u w:color="333333"/>
          <w:shd w:val="clear" w:color="auto" w:fill="FFFFFF"/>
        </w:rPr>
        <w:t>) </w:t>
      </w:r>
      <w:r w:rsidRPr="004E58DE">
        <w:rPr>
          <w:rFonts w:cs="Times New Roman"/>
          <w:color w:val="333333"/>
          <w:u w:color="333333"/>
        </w:rPr>
        <w:t>Organic carbon burial in lakes and reservoirs of the conterminous United States</w:t>
      </w:r>
      <w:r w:rsidRPr="004E58DE">
        <w:rPr>
          <w:rFonts w:cs="Times New Roman"/>
          <w:color w:val="333333"/>
          <w:u w:color="333333"/>
          <w:shd w:val="clear" w:color="auto" w:fill="FFFFFF"/>
        </w:rPr>
        <w:t>. </w:t>
      </w:r>
      <w:r w:rsidRPr="004E58DE">
        <w:rPr>
          <w:rFonts w:cs="Times New Roman"/>
          <w:i/>
          <w:iCs/>
          <w:color w:val="333333"/>
          <w:u w:color="333333"/>
        </w:rPr>
        <w:t>Environ. Sci. Technol.</w:t>
      </w:r>
      <w:r w:rsidRPr="004E58DE">
        <w:rPr>
          <w:rFonts w:cs="Times New Roman"/>
          <w:i/>
          <w:iCs/>
          <w:color w:val="333333"/>
          <w:u w:color="333333"/>
          <w:shd w:val="clear" w:color="auto" w:fill="FFFFFF"/>
        </w:rPr>
        <w:t> </w:t>
      </w:r>
      <w:r w:rsidRPr="004E58DE">
        <w:rPr>
          <w:rFonts w:cs="Times New Roman"/>
          <w:color w:val="333333"/>
          <w:u w:color="333333"/>
        </w:rPr>
        <w:t>49</w:t>
      </w:r>
      <w:r w:rsidRPr="004E58DE">
        <w:rPr>
          <w:rFonts w:cs="Times New Roman"/>
          <w:color w:val="333333"/>
          <w:u w:color="333333"/>
          <w:shd w:val="clear" w:color="auto" w:fill="FFFFFF"/>
        </w:rPr>
        <w:t>: </w:t>
      </w:r>
      <w:r w:rsidRPr="004E58DE">
        <w:rPr>
          <w:rFonts w:cs="Times New Roman"/>
          <w:color w:val="333333"/>
          <w:u w:color="333333"/>
        </w:rPr>
        <w:t>7614</w:t>
      </w:r>
      <w:r w:rsidRPr="004E58DE">
        <w:rPr>
          <w:rFonts w:cs="Times New Roman"/>
          <w:color w:val="333333"/>
          <w:u w:color="333333"/>
          <w:shd w:val="clear" w:color="auto" w:fill="FFFFFF"/>
        </w:rPr>
        <w:t>–</w:t>
      </w:r>
      <w:r w:rsidRPr="004E58DE">
        <w:rPr>
          <w:rFonts w:cs="Times New Roman"/>
          <w:color w:val="333333"/>
          <w:u w:color="333333"/>
        </w:rPr>
        <w:t>7622</w:t>
      </w:r>
      <w:r w:rsidRPr="004E58DE">
        <w:rPr>
          <w:rFonts w:cs="Times New Roman"/>
          <w:color w:val="333333"/>
          <w:u w:color="333333"/>
          <w:shd w:val="clear" w:color="auto" w:fill="FFFFFF"/>
        </w:rPr>
        <w:t xml:space="preserve">. </w:t>
      </w:r>
    </w:p>
    <w:p w14:paraId="632171EF" w14:textId="77777777" w:rsidR="00E43C3B" w:rsidRPr="004E58DE" w:rsidRDefault="00A4709E">
      <w:pPr>
        <w:pStyle w:val="p1"/>
        <w:ind w:left="0" w:firstLine="0"/>
        <w:rPr>
          <w:rFonts w:ascii="Times New Roman" w:eastAsia="Times New Roman" w:hAnsi="Times New Roman" w:cs="Times New Roman"/>
          <w:sz w:val="24"/>
          <w:szCs w:val="24"/>
        </w:rPr>
      </w:pPr>
      <w:r w:rsidRPr="004E58DE">
        <w:rPr>
          <w:rFonts w:ascii="Times New Roman" w:hAnsi="Times New Roman" w:cs="Times New Roman"/>
          <w:sz w:val="24"/>
          <w:szCs w:val="24"/>
        </w:rPr>
        <w:t>Conrad R. (1996) Soil Microorganisms as Controllers of Atmospheric Trace Gases (H</w:t>
      </w:r>
      <w:r w:rsidRPr="004E58DE">
        <w:rPr>
          <w:rFonts w:ascii="Times New Roman" w:hAnsi="Times New Roman" w:cs="Times New Roman"/>
          <w:sz w:val="24"/>
          <w:szCs w:val="24"/>
          <w:vertAlign w:val="subscript"/>
        </w:rPr>
        <w:t>2</w:t>
      </w:r>
      <w:r w:rsidRPr="004E58DE">
        <w:rPr>
          <w:rFonts w:ascii="Times New Roman" w:hAnsi="Times New Roman" w:cs="Times New Roman"/>
          <w:sz w:val="24"/>
          <w:szCs w:val="24"/>
        </w:rPr>
        <w:t>, CO, CH</w:t>
      </w:r>
      <w:r w:rsidRPr="004E58DE">
        <w:rPr>
          <w:rFonts w:ascii="Times New Roman" w:hAnsi="Times New Roman" w:cs="Times New Roman"/>
          <w:sz w:val="24"/>
          <w:szCs w:val="24"/>
          <w:vertAlign w:val="subscript"/>
        </w:rPr>
        <w:t>4</w:t>
      </w:r>
      <w:r w:rsidRPr="004E58DE">
        <w:rPr>
          <w:rFonts w:ascii="Times New Roman" w:hAnsi="Times New Roman" w:cs="Times New Roman"/>
          <w:sz w:val="24"/>
          <w:szCs w:val="24"/>
        </w:rPr>
        <w:t>, OCS, N</w:t>
      </w:r>
      <w:r w:rsidRPr="004E58DE">
        <w:rPr>
          <w:rFonts w:ascii="Times New Roman" w:hAnsi="Times New Roman" w:cs="Times New Roman"/>
          <w:sz w:val="24"/>
          <w:szCs w:val="24"/>
          <w:vertAlign w:val="subscript"/>
        </w:rPr>
        <w:t>2</w:t>
      </w:r>
      <w:r w:rsidRPr="004E58DE">
        <w:rPr>
          <w:rFonts w:ascii="Times New Roman" w:hAnsi="Times New Roman" w:cs="Times New Roman"/>
          <w:sz w:val="24"/>
          <w:szCs w:val="24"/>
        </w:rPr>
        <w:t xml:space="preserve">O and NO). </w:t>
      </w:r>
      <w:r w:rsidRPr="004E58DE">
        <w:rPr>
          <w:rFonts w:ascii="Times New Roman" w:hAnsi="Times New Roman" w:cs="Times New Roman"/>
          <w:i/>
          <w:iCs/>
          <w:sz w:val="24"/>
          <w:szCs w:val="24"/>
        </w:rPr>
        <w:t>Microbiological Reviews</w:t>
      </w:r>
      <w:r w:rsidRPr="004E58DE">
        <w:rPr>
          <w:rFonts w:ascii="Times New Roman" w:hAnsi="Times New Roman" w:cs="Times New Roman"/>
          <w:sz w:val="24"/>
          <w:szCs w:val="24"/>
        </w:rPr>
        <w:t xml:space="preserve"> 60: 609–640.</w:t>
      </w:r>
    </w:p>
    <w:p w14:paraId="151CD856" w14:textId="77777777" w:rsidR="00E43C3B" w:rsidRPr="004E58DE" w:rsidRDefault="00A4709E">
      <w:pPr>
        <w:pStyle w:val="p1"/>
        <w:ind w:left="0" w:firstLine="0"/>
        <w:rPr>
          <w:rFonts w:ascii="Times New Roman" w:eastAsia="Times New Roman" w:hAnsi="Times New Roman" w:cs="Times New Roman"/>
          <w:sz w:val="24"/>
          <w:szCs w:val="24"/>
        </w:rPr>
      </w:pPr>
      <w:r w:rsidRPr="004E58DE">
        <w:rPr>
          <w:rFonts w:ascii="Times New Roman" w:hAnsi="Times New Roman" w:cs="Times New Roman"/>
          <w:sz w:val="24"/>
          <w:szCs w:val="24"/>
        </w:rPr>
        <w:t xml:space="preserve">Conrad R. (1999) Contribution of hydrogen to methane production and control of hydrogen concentrations in methanogenic soils and sediments. </w:t>
      </w:r>
      <w:r w:rsidRPr="004E58DE">
        <w:rPr>
          <w:rFonts w:ascii="Times New Roman" w:hAnsi="Times New Roman" w:cs="Times New Roman"/>
          <w:i/>
          <w:iCs/>
          <w:sz w:val="24"/>
          <w:szCs w:val="24"/>
        </w:rPr>
        <w:t>FEMS Microbiology Ecology</w:t>
      </w:r>
      <w:r w:rsidRPr="004E58DE">
        <w:rPr>
          <w:rFonts w:ascii="Times New Roman" w:hAnsi="Times New Roman" w:cs="Times New Roman"/>
          <w:sz w:val="24"/>
          <w:szCs w:val="24"/>
        </w:rPr>
        <w:t xml:space="preserve"> 28: 193–202.</w:t>
      </w:r>
    </w:p>
    <w:p w14:paraId="0EA40E0C" w14:textId="77777777" w:rsidR="00E43C3B" w:rsidRPr="004E58DE" w:rsidRDefault="00A4709E">
      <w:pPr>
        <w:pStyle w:val="p1"/>
        <w:ind w:left="0" w:firstLine="0"/>
        <w:rPr>
          <w:rFonts w:ascii="Times New Roman" w:eastAsia="Times New Roman" w:hAnsi="Times New Roman" w:cs="Times New Roman"/>
          <w:sz w:val="24"/>
          <w:szCs w:val="24"/>
        </w:rPr>
      </w:pPr>
      <w:r w:rsidRPr="004E58DE">
        <w:rPr>
          <w:rFonts w:ascii="Times New Roman" w:hAnsi="Times New Roman" w:cs="Times New Roman"/>
          <w:sz w:val="24"/>
          <w:szCs w:val="24"/>
        </w:rPr>
        <w:t xml:space="preserve">Conrad R. (2005) Quantification of methanogenic pathways using stable carbon isotopic signatures: a review and a proposal. </w:t>
      </w:r>
      <w:r w:rsidRPr="004E58DE">
        <w:rPr>
          <w:rFonts w:ascii="Times New Roman" w:hAnsi="Times New Roman" w:cs="Times New Roman"/>
          <w:i/>
          <w:iCs/>
          <w:sz w:val="24"/>
          <w:szCs w:val="24"/>
        </w:rPr>
        <w:t>Org. Geochem.</w:t>
      </w:r>
      <w:r w:rsidRPr="004E58DE">
        <w:rPr>
          <w:rFonts w:ascii="Times New Roman" w:hAnsi="Times New Roman" w:cs="Times New Roman"/>
          <w:sz w:val="24"/>
          <w:szCs w:val="24"/>
        </w:rPr>
        <w:t xml:space="preserve"> 36: 739–752.</w:t>
      </w:r>
    </w:p>
    <w:p w14:paraId="46BB9BAE" w14:textId="77777777" w:rsidR="00E43C3B" w:rsidRPr="004E58DE" w:rsidRDefault="00A4709E">
      <w:pPr>
        <w:pStyle w:val="Body"/>
        <w:widowControl w:val="0"/>
        <w:spacing w:after="240" w:line="280" w:lineRule="atLeast"/>
        <w:rPr>
          <w:rFonts w:ascii="Times New Roman" w:eastAsia="Times New Roman" w:hAnsi="Times New Roman" w:cs="Times New Roman"/>
          <w:lang w:val="en-US"/>
        </w:rPr>
      </w:pPr>
      <w:r w:rsidRPr="004E58DE">
        <w:rPr>
          <w:rFonts w:ascii="Times New Roman" w:hAnsi="Times New Roman" w:cs="Times New Roman"/>
          <w:color w:val="1A1718"/>
          <w:u w:color="1A1718"/>
          <w:lang w:val="en-US"/>
        </w:rPr>
        <w:t xml:space="preserve">Cory R. M., </w:t>
      </w:r>
      <w:proofErr w:type="spellStart"/>
      <w:r w:rsidRPr="004E58DE">
        <w:rPr>
          <w:rFonts w:ascii="Times New Roman" w:hAnsi="Times New Roman" w:cs="Times New Roman"/>
          <w:color w:val="1A1718"/>
          <w:u w:color="1A1718"/>
          <w:lang w:val="en-US"/>
        </w:rPr>
        <w:t>Mcneill</w:t>
      </w:r>
      <w:proofErr w:type="spellEnd"/>
      <w:r w:rsidRPr="004E58DE">
        <w:rPr>
          <w:rFonts w:ascii="Times New Roman" w:hAnsi="Times New Roman" w:cs="Times New Roman"/>
          <w:color w:val="1A1718"/>
          <w:u w:color="1A1718"/>
          <w:lang w:val="en-US"/>
        </w:rPr>
        <w:t xml:space="preserve"> K., </w:t>
      </w:r>
      <w:proofErr w:type="spellStart"/>
      <w:r w:rsidRPr="004E58DE">
        <w:rPr>
          <w:rFonts w:ascii="Times New Roman" w:hAnsi="Times New Roman" w:cs="Times New Roman"/>
          <w:color w:val="1A1718"/>
          <w:u w:color="1A1718"/>
          <w:lang w:val="en-US"/>
        </w:rPr>
        <w:t>Cotner</w:t>
      </w:r>
      <w:proofErr w:type="spellEnd"/>
      <w:r w:rsidRPr="004E58DE">
        <w:rPr>
          <w:rFonts w:ascii="Times New Roman" w:hAnsi="Times New Roman" w:cs="Times New Roman"/>
          <w:color w:val="1A1718"/>
          <w:u w:color="1A1718"/>
          <w:lang w:val="en-US"/>
        </w:rPr>
        <w:t xml:space="preserve"> J.P., Amado A., Purcell J.M., and Marshall A.G. (2010) Singlet oxygen in the coupled photochemical and biochemical oxidation of dissolved organic matter. </w:t>
      </w:r>
      <w:r w:rsidRPr="004E58DE">
        <w:rPr>
          <w:rFonts w:ascii="Times New Roman" w:hAnsi="Times New Roman" w:cs="Times New Roman"/>
          <w:i/>
          <w:iCs/>
          <w:color w:val="1A1718"/>
          <w:u w:color="1A1718"/>
          <w:lang w:val="en-US"/>
        </w:rPr>
        <w:lastRenderedPageBreak/>
        <w:t>Environ. Sci. Technol.</w:t>
      </w:r>
      <w:r w:rsidRPr="004E58DE">
        <w:rPr>
          <w:rFonts w:ascii="Times New Roman" w:hAnsi="Times New Roman" w:cs="Times New Roman"/>
          <w:color w:val="1A1718"/>
          <w:u w:color="1A1718"/>
          <w:lang w:val="en-US"/>
        </w:rPr>
        <w:t xml:space="preserve"> 44: 3683–3689. </w:t>
      </w:r>
    </w:p>
    <w:p w14:paraId="26503A54" w14:textId="77777777" w:rsidR="00E43C3B" w:rsidRPr="004E58DE" w:rsidRDefault="00A4709E">
      <w:pPr>
        <w:pStyle w:val="BodyText"/>
        <w:rPr>
          <w:rFonts w:cs="Times New Roman"/>
        </w:rPr>
      </w:pPr>
      <w:proofErr w:type="spellStart"/>
      <w:r w:rsidRPr="004E58DE">
        <w:rPr>
          <w:rFonts w:cs="Times New Roman"/>
        </w:rPr>
        <w:t>Deemer</w:t>
      </w:r>
      <w:proofErr w:type="spellEnd"/>
      <w:r w:rsidRPr="004E58DE">
        <w:rPr>
          <w:rFonts w:cs="Times New Roman"/>
        </w:rPr>
        <w:t xml:space="preserve"> B.R., Harrison J.A., Li S., Beaulieu J.J., </w:t>
      </w:r>
      <w:proofErr w:type="spellStart"/>
      <w:r w:rsidRPr="004E58DE">
        <w:rPr>
          <w:rFonts w:cs="Times New Roman"/>
        </w:rPr>
        <w:t>DelSontro</w:t>
      </w:r>
      <w:proofErr w:type="spellEnd"/>
      <w:r w:rsidRPr="004E58DE">
        <w:rPr>
          <w:rFonts w:cs="Times New Roman"/>
        </w:rPr>
        <w:t xml:space="preserve"> T., Barros N., </w:t>
      </w:r>
      <w:proofErr w:type="spellStart"/>
      <w:r w:rsidRPr="004E58DE">
        <w:rPr>
          <w:rFonts w:cs="Times New Roman"/>
        </w:rPr>
        <w:t>Bezerra-Neto</w:t>
      </w:r>
      <w:proofErr w:type="spellEnd"/>
      <w:r w:rsidRPr="004E58DE">
        <w:rPr>
          <w:rFonts w:cs="Times New Roman"/>
        </w:rPr>
        <w:t xml:space="preserve"> J.F., Powers S.M., dos Santos M.A., </w:t>
      </w:r>
      <w:proofErr w:type="spellStart"/>
      <w:r w:rsidRPr="004E58DE">
        <w:rPr>
          <w:rFonts w:cs="Times New Roman"/>
        </w:rPr>
        <w:t>Vonk</w:t>
      </w:r>
      <w:proofErr w:type="spellEnd"/>
      <w:r w:rsidRPr="004E58DE">
        <w:rPr>
          <w:rFonts w:cs="Times New Roman"/>
        </w:rPr>
        <w:t xml:space="preserve"> J.A. (2016) Greenhouse gas emissions from reservoir water surfaces: A new global synthesis. </w:t>
      </w:r>
      <w:proofErr w:type="spellStart"/>
      <w:r w:rsidRPr="004E58DE">
        <w:rPr>
          <w:rFonts w:cs="Times New Roman"/>
          <w:i/>
          <w:iCs/>
        </w:rPr>
        <w:t>BioScience</w:t>
      </w:r>
      <w:proofErr w:type="spellEnd"/>
      <w:r w:rsidRPr="004E58DE">
        <w:rPr>
          <w:rFonts w:cs="Times New Roman"/>
        </w:rPr>
        <w:t xml:space="preserve"> 66: 949-964. </w:t>
      </w:r>
    </w:p>
    <w:p w14:paraId="6EDA735E" w14:textId="77777777" w:rsidR="00E43C3B" w:rsidRPr="004E58DE" w:rsidRDefault="00A4709E">
      <w:pPr>
        <w:pStyle w:val="Body"/>
        <w:rPr>
          <w:rFonts w:ascii="Times New Roman" w:eastAsia="Times New Roman" w:hAnsi="Times New Roman" w:cs="Times New Roman"/>
          <w:lang w:val="en-US"/>
        </w:rPr>
      </w:pPr>
      <w:proofErr w:type="spellStart"/>
      <w:r w:rsidRPr="004E58DE">
        <w:rPr>
          <w:rFonts w:ascii="Times New Roman" w:hAnsi="Times New Roman" w:cs="Times New Roman"/>
          <w:lang w:val="en-US"/>
        </w:rPr>
        <w:t>DelSontro</w:t>
      </w:r>
      <w:proofErr w:type="spellEnd"/>
      <w:r w:rsidRPr="004E58DE">
        <w:rPr>
          <w:rFonts w:ascii="Times New Roman" w:hAnsi="Times New Roman" w:cs="Times New Roman"/>
          <w:lang w:val="en-US"/>
        </w:rPr>
        <w:t xml:space="preserve"> T., McGinnis D.F., Sobek S., </w:t>
      </w:r>
      <w:proofErr w:type="spellStart"/>
      <w:r w:rsidRPr="004E58DE">
        <w:rPr>
          <w:rFonts w:ascii="Times New Roman" w:hAnsi="Times New Roman" w:cs="Times New Roman"/>
          <w:lang w:val="en-US"/>
        </w:rPr>
        <w:t>Ostrovsky</w:t>
      </w:r>
      <w:proofErr w:type="spellEnd"/>
      <w:r w:rsidRPr="004E58DE">
        <w:rPr>
          <w:rFonts w:ascii="Times New Roman" w:hAnsi="Times New Roman" w:cs="Times New Roman"/>
          <w:lang w:val="en-US"/>
        </w:rPr>
        <w:t xml:space="preserve"> I. &amp; </w:t>
      </w:r>
      <w:proofErr w:type="spellStart"/>
      <w:r w:rsidRPr="004E58DE">
        <w:rPr>
          <w:rFonts w:ascii="Times New Roman" w:hAnsi="Times New Roman" w:cs="Times New Roman"/>
          <w:lang w:val="en-US"/>
        </w:rPr>
        <w:t>Wehrli</w:t>
      </w:r>
      <w:proofErr w:type="spellEnd"/>
      <w:r w:rsidRPr="004E58DE">
        <w:rPr>
          <w:rFonts w:ascii="Times New Roman" w:hAnsi="Times New Roman" w:cs="Times New Roman"/>
          <w:lang w:val="en-US"/>
        </w:rPr>
        <w:t xml:space="preserve"> B. (2010) Extreme Methane Emissions from a Swiss Hydropower Reservoir: Contribution from Bubbling Sediments. </w:t>
      </w:r>
      <w:r w:rsidRPr="004E58DE">
        <w:rPr>
          <w:rFonts w:ascii="Times New Roman" w:hAnsi="Times New Roman" w:cs="Times New Roman"/>
          <w:i/>
          <w:iCs/>
          <w:lang w:val="en-US"/>
        </w:rPr>
        <w:t>Environ. Sci. Technol.</w:t>
      </w:r>
      <w:r w:rsidRPr="004E58DE">
        <w:rPr>
          <w:rFonts w:ascii="Times New Roman" w:hAnsi="Times New Roman" w:cs="Times New Roman"/>
          <w:lang w:val="en-US"/>
        </w:rPr>
        <w:t xml:space="preserve"> 44: 2419-2425.</w:t>
      </w:r>
    </w:p>
    <w:p w14:paraId="4D88C898" w14:textId="77777777" w:rsidR="00E43C3B" w:rsidRPr="004E58DE" w:rsidRDefault="00E43C3B">
      <w:pPr>
        <w:pStyle w:val="Body"/>
        <w:rPr>
          <w:rFonts w:ascii="Times New Roman" w:eastAsia="Times New Roman" w:hAnsi="Times New Roman" w:cs="Times New Roman"/>
          <w:lang w:val="en-US"/>
        </w:rPr>
      </w:pPr>
    </w:p>
    <w:p w14:paraId="13845B58" w14:textId="77777777" w:rsidR="00E43C3B" w:rsidRPr="004E58DE" w:rsidRDefault="00A4709E">
      <w:pPr>
        <w:pStyle w:val="p1"/>
        <w:ind w:left="0" w:firstLine="0"/>
        <w:rPr>
          <w:rFonts w:ascii="Times New Roman" w:hAnsi="Times New Roman" w:cs="Times New Roman"/>
          <w:sz w:val="24"/>
          <w:szCs w:val="24"/>
        </w:rPr>
      </w:pPr>
      <w:proofErr w:type="spellStart"/>
      <w:r w:rsidRPr="004E58DE">
        <w:rPr>
          <w:rFonts w:ascii="Times New Roman" w:hAnsi="Times New Roman" w:cs="Times New Roman"/>
          <w:sz w:val="24"/>
          <w:szCs w:val="24"/>
        </w:rPr>
        <w:t>DelSontro</w:t>
      </w:r>
      <w:proofErr w:type="spellEnd"/>
      <w:r w:rsidRPr="004E58DE">
        <w:rPr>
          <w:rFonts w:ascii="Times New Roman" w:hAnsi="Times New Roman" w:cs="Times New Roman"/>
          <w:sz w:val="24"/>
          <w:szCs w:val="24"/>
        </w:rPr>
        <w:t xml:space="preserve"> T., Kunz M.J., </w:t>
      </w:r>
      <w:proofErr w:type="spellStart"/>
      <w:r w:rsidRPr="004E58DE">
        <w:rPr>
          <w:rFonts w:ascii="Times New Roman" w:hAnsi="Times New Roman" w:cs="Times New Roman"/>
          <w:sz w:val="24"/>
          <w:szCs w:val="24"/>
        </w:rPr>
        <w:t>Kempter</w:t>
      </w:r>
      <w:proofErr w:type="spellEnd"/>
      <w:r w:rsidRPr="004E58DE">
        <w:rPr>
          <w:rFonts w:ascii="Times New Roman" w:hAnsi="Times New Roman" w:cs="Times New Roman"/>
          <w:sz w:val="24"/>
          <w:szCs w:val="24"/>
        </w:rPr>
        <w:t xml:space="preserve"> T., </w:t>
      </w:r>
      <w:proofErr w:type="spellStart"/>
      <w:r w:rsidRPr="004E58DE">
        <w:rPr>
          <w:rFonts w:ascii="Times New Roman" w:hAnsi="Times New Roman" w:cs="Times New Roman"/>
          <w:sz w:val="24"/>
          <w:szCs w:val="24"/>
        </w:rPr>
        <w:t>Wüest</w:t>
      </w:r>
      <w:proofErr w:type="spellEnd"/>
      <w:r w:rsidRPr="004E58DE">
        <w:rPr>
          <w:rFonts w:ascii="Times New Roman" w:hAnsi="Times New Roman" w:cs="Times New Roman"/>
          <w:sz w:val="24"/>
          <w:szCs w:val="24"/>
        </w:rPr>
        <w:t xml:space="preserve"> A., </w:t>
      </w:r>
      <w:proofErr w:type="spellStart"/>
      <w:r w:rsidRPr="004E58DE">
        <w:rPr>
          <w:rFonts w:ascii="Times New Roman" w:hAnsi="Times New Roman" w:cs="Times New Roman"/>
          <w:sz w:val="24"/>
          <w:szCs w:val="24"/>
        </w:rPr>
        <w:t>Wehrli</w:t>
      </w:r>
      <w:proofErr w:type="spellEnd"/>
      <w:r w:rsidRPr="004E58DE">
        <w:rPr>
          <w:rFonts w:ascii="Times New Roman" w:hAnsi="Times New Roman" w:cs="Times New Roman"/>
          <w:sz w:val="24"/>
          <w:szCs w:val="24"/>
        </w:rPr>
        <w:t xml:space="preserve"> B., </w:t>
      </w:r>
      <w:proofErr w:type="spellStart"/>
      <w:r w:rsidRPr="004E58DE">
        <w:rPr>
          <w:rFonts w:ascii="Times New Roman" w:hAnsi="Times New Roman" w:cs="Times New Roman"/>
          <w:sz w:val="24"/>
          <w:szCs w:val="24"/>
        </w:rPr>
        <w:t>Senn</w:t>
      </w:r>
      <w:proofErr w:type="spellEnd"/>
      <w:r w:rsidRPr="004E58DE">
        <w:rPr>
          <w:rFonts w:ascii="Times New Roman" w:hAnsi="Times New Roman" w:cs="Times New Roman"/>
          <w:sz w:val="24"/>
          <w:szCs w:val="24"/>
        </w:rPr>
        <w:t xml:space="preserve"> D.B. (2011) Spatial Heterogeneity of Methane Ebullition in a Large Tropical Reservoir. </w:t>
      </w:r>
      <w:r w:rsidRPr="004E58DE">
        <w:rPr>
          <w:rFonts w:ascii="Times New Roman" w:hAnsi="Times New Roman" w:cs="Times New Roman"/>
          <w:i/>
          <w:iCs/>
          <w:sz w:val="24"/>
          <w:szCs w:val="24"/>
        </w:rPr>
        <w:t>Environ. Sci. Technol.</w:t>
      </w:r>
      <w:r w:rsidRPr="004E58DE">
        <w:rPr>
          <w:rFonts w:ascii="Times New Roman" w:hAnsi="Times New Roman" w:cs="Times New Roman"/>
          <w:sz w:val="24"/>
          <w:szCs w:val="24"/>
        </w:rPr>
        <w:t xml:space="preserve"> 45: 9866–9873.</w:t>
      </w:r>
    </w:p>
    <w:p w14:paraId="4E113A0F" w14:textId="67ACA955" w:rsidR="006D05C4" w:rsidRPr="004E58DE" w:rsidRDefault="006D05C4">
      <w:pPr>
        <w:pStyle w:val="p1"/>
        <w:ind w:left="0" w:firstLine="0"/>
        <w:rPr>
          <w:rFonts w:ascii="Times New Roman" w:eastAsia="Times New Roman" w:hAnsi="Times New Roman" w:cs="Times New Roman"/>
          <w:sz w:val="24"/>
          <w:szCs w:val="24"/>
        </w:rPr>
      </w:pPr>
      <w:proofErr w:type="spellStart"/>
      <w:r w:rsidRPr="004E58DE">
        <w:rPr>
          <w:rFonts w:ascii="Times New Roman" w:hAnsi="Times New Roman" w:cs="Times New Roman"/>
          <w:sz w:val="24"/>
          <w:szCs w:val="24"/>
        </w:rPr>
        <w:t>DelSontro</w:t>
      </w:r>
      <w:proofErr w:type="spellEnd"/>
      <w:r w:rsidRPr="004E58DE">
        <w:rPr>
          <w:rFonts w:ascii="Times New Roman" w:hAnsi="Times New Roman" w:cs="Times New Roman"/>
          <w:sz w:val="24"/>
          <w:szCs w:val="24"/>
        </w:rPr>
        <w:t xml:space="preserve"> T., Beaulieu J. J., &amp; Downing J.A. (2018) Greenhouse gas emissions from lakes and impoundments: Upscaling in the face of global change. </w:t>
      </w:r>
      <w:proofErr w:type="spellStart"/>
      <w:r w:rsidRPr="004E58DE">
        <w:rPr>
          <w:rFonts w:ascii="Times New Roman" w:hAnsi="Times New Roman" w:cs="Times New Roman"/>
          <w:i/>
          <w:sz w:val="24"/>
          <w:szCs w:val="24"/>
        </w:rPr>
        <w:t>Limnol</w:t>
      </w:r>
      <w:proofErr w:type="spellEnd"/>
      <w:r w:rsidRPr="004E58DE">
        <w:rPr>
          <w:rFonts w:ascii="Times New Roman" w:hAnsi="Times New Roman" w:cs="Times New Roman"/>
          <w:i/>
          <w:sz w:val="24"/>
          <w:szCs w:val="24"/>
        </w:rPr>
        <w:t xml:space="preserve">. </w:t>
      </w:r>
      <w:proofErr w:type="spellStart"/>
      <w:r w:rsidRPr="004E58DE">
        <w:rPr>
          <w:rFonts w:ascii="Times New Roman" w:hAnsi="Times New Roman" w:cs="Times New Roman"/>
          <w:i/>
          <w:sz w:val="24"/>
          <w:szCs w:val="24"/>
        </w:rPr>
        <w:t>Oceanogr</w:t>
      </w:r>
      <w:proofErr w:type="spellEnd"/>
      <w:r w:rsidRPr="004E58DE">
        <w:rPr>
          <w:rFonts w:ascii="Times New Roman" w:hAnsi="Times New Roman" w:cs="Times New Roman"/>
          <w:i/>
          <w:sz w:val="24"/>
          <w:szCs w:val="24"/>
        </w:rPr>
        <w:t xml:space="preserve">. </w:t>
      </w:r>
      <w:r w:rsidR="0026694B" w:rsidRPr="004E58DE">
        <w:rPr>
          <w:rFonts w:ascii="Times New Roman" w:hAnsi="Times New Roman" w:cs="Times New Roman"/>
          <w:i/>
          <w:sz w:val="24"/>
          <w:szCs w:val="24"/>
        </w:rPr>
        <w:t>Letters</w:t>
      </w:r>
      <w:r w:rsidR="001741CF" w:rsidRPr="004E58DE">
        <w:rPr>
          <w:rFonts w:ascii="Times New Roman" w:hAnsi="Times New Roman" w:cs="Times New Roman"/>
          <w:sz w:val="24"/>
          <w:szCs w:val="24"/>
        </w:rPr>
        <w:t xml:space="preserve"> 3: 64-75.</w:t>
      </w:r>
    </w:p>
    <w:p w14:paraId="57B0F690" w14:textId="77777777" w:rsidR="00E43C3B" w:rsidRPr="004E58DE" w:rsidRDefault="00A4709E">
      <w:pPr>
        <w:pStyle w:val="BodyText"/>
        <w:rPr>
          <w:rFonts w:cs="Times New Roman"/>
        </w:rPr>
      </w:pPr>
      <w:r w:rsidRPr="004E58DE">
        <w:rPr>
          <w:rFonts w:cs="Times New Roman"/>
        </w:rPr>
        <w:t xml:space="preserve">Diggle P.J., </w:t>
      </w:r>
      <w:proofErr w:type="spellStart"/>
      <w:r w:rsidRPr="004E58DE">
        <w:rPr>
          <w:rFonts w:cs="Times New Roman"/>
        </w:rPr>
        <w:t>Heagerty</w:t>
      </w:r>
      <w:proofErr w:type="spellEnd"/>
      <w:r w:rsidRPr="004E58DE">
        <w:rPr>
          <w:rFonts w:cs="Times New Roman"/>
        </w:rPr>
        <w:t xml:space="preserve"> P., Liang K.Y., </w:t>
      </w:r>
      <w:proofErr w:type="spellStart"/>
      <w:r w:rsidRPr="004E58DE">
        <w:rPr>
          <w:rFonts w:cs="Times New Roman"/>
        </w:rPr>
        <w:t>Zeger</w:t>
      </w:r>
      <w:proofErr w:type="spellEnd"/>
      <w:r w:rsidRPr="004E58DE">
        <w:rPr>
          <w:rFonts w:cs="Times New Roman"/>
        </w:rPr>
        <w:t xml:space="preserve"> S.L. (2002) The Analysis of Longitudinal Data. Second Edition. Oxford University Press, Oxford, England.</w:t>
      </w:r>
    </w:p>
    <w:p w14:paraId="3AEFE9F9" w14:textId="77777777" w:rsidR="00E43C3B" w:rsidRPr="004E58DE" w:rsidRDefault="00A4709E">
      <w:pPr>
        <w:pStyle w:val="Body"/>
        <w:rPr>
          <w:rFonts w:ascii="Times New Roman" w:eastAsia="Times New Roman" w:hAnsi="Times New Roman" w:cs="Times New Roman"/>
          <w:lang w:val="en-US"/>
        </w:rPr>
      </w:pPr>
      <w:r w:rsidRPr="004E58DE">
        <w:rPr>
          <w:rFonts w:ascii="Times New Roman" w:hAnsi="Times New Roman" w:cs="Times New Roman"/>
          <w:lang w:val="en-US"/>
        </w:rPr>
        <w:t xml:space="preserve">Downing, J.A., Prairie, Y.T., Cole, J.J., Duarte, C.M., </w:t>
      </w:r>
      <w:proofErr w:type="spellStart"/>
      <w:r w:rsidRPr="004E58DE">
        <w:rPr>
          <w:rFonts w:ascii="Times New Roman" w:hAnsi="Times New Roman" w:cs="Times New Roman"/>
          <w:lang w:val="en-US"/>
        </w:rPr>
        <w:t>Tranvik</w:t>
      </w:r>
      <w:proofErr w:type="spellEnd"/>
      <w:r w:rsidRPr="004E58DE">
        <w:rPr>
          <w:rFonts w:ascii="Times New Roman" w:hAnsi="Times New Roman" w:cs="Times New Roman"/>
          <w:lang w:val="en-US"/>
        </w:rPr>
        <w:t xml:space="preserve">, L.J., </w:t>
      </w:r>
      <w:proofErr w:type="spellStart"/>
      <w:r w:rsidRPr="004E58DE">
        <w:rPr>
          <w:rFonts w:ascii="Times New Roman" w:hAnsi="Times New Roman" w:cs="Times New Roman"/>
          <w:lang w:val="en-US"/>
        </w:rPr>
        <w:t>Striegl</w:t>
      </w:r>
      <w:proofErr w:type="spellEnd"/>
      <w:r w:rsidRPr="004E58DE">
        <w:rPr>
          <w:rFonts w:ascii="Times New Roman" w:hAnsi="Times New Roman" w:cs="Times New Roman"/>
          <w:lang w:val="en-US"/>
        </w:rPr>
        <w:t xml:space="preserve">, R.G. </w:t>
      </w:r>
      <w:r w:rsidRPr="004E58DE">
        <w:rPr>
          <w:rFonts w:ascii="Times New Roman" w:hAnsi="Times New Roman" w:cs="Times New Roman"/>
          <w:i/>
          <w:iCs/>
          <w:lang w:val="en-US"/>
        </w:rPr>
        <w:t xml:space="preserve">et al. </w:t>
      </w:r>
      <w:r w:rsidRPr="004E58DE">
        <w:rPr>
          <w:rFonts w:ascii="Times New Roman" w:hAnsi="Times New Roman" w:cs="Times New Roman"/>
          <w:lang w:val="en-US"/>
        </w:rPr>
        <w:t xml:space="preserve">(2006). The global abundance and size distribution of lakes, ponds, and impoundments. </w:t>
      </w:r>
      <w:proofErr w:type="spellStart"/>
      <w:r w:rsidRPr="004E58DE">
        <w:rPr>
          <w:rFonts w:ascii="Times New Roman" w:hAnsi="Times New Roman" w:cs="Times New Roman"/>
          <w:i/>
          <w:iCs/>
          <w:lang w:val="en-US"/>
        </w:rPr>
        <w:t>Limnol</w:t>
      </w:r>
      <w:proofErr w:type="spellEnd"/>
      <w:r w:rsidRPr="004E58DE">
        <w:rPr>
          <w:rFonts w:ascii="Times New Roman" w:hAnsi="Times New Roman" w:cs="Times New Roman"/>
          <w:i/>
          <w:iCs/>
          <w:lang w:val="en-US"/>
        </w:rPr>
        <w:t xml:space="preserve">. </w:t>
      </w:r>
      <w:proofErr w:type="spellStart"/>
      <w:r w:rsidRPr="004E58DE">
        <w:rPr>
          <w:rFonts w:ascii="Times New Roman" w:hAnsi="Times New Roman" w:cs="Times New Roman"/>
          <w:i/>
          <w:iCs/>
          <w:lang w:val="en-US"/>
        </w:rPr>
        <w:t>Oceanogr</w:t>
      </w:r>
      <w:proofErr w:type="spellEnd"/>
      <w:r w:rsidRPr="004E58DE">
        <w:rPr>
          <w:rFonts w:ascii="Times New Roman" w:hAnsi="Times New Roman" w:cs="Times New Roman"/>
          <w:i/>
          <w:iCs/>
          <w:lang w:val="en-US"/>
        </w:rPr>
        <w:t>.</w:t>
      </w:r>
      <w:r w:rsidRPr="004E58DE">
        <w:rPr>
          <w:rFonts w:ascii="Times New Roman" w:hAnsi="Times New Roman" w:cs="Times New Roman"/>
          <w:lang w:val="en-US"/>
        </w:rPr>
        <w:t xml:space="preserve"> 51: 2388-2397. </w:t>
      </w:r>
    </w:p>
    <w:p w14:paraId="20EFD25F" w14:textId="77777777" w:rsidR="00E43C3B" w:rsidRPr="004E58DE" w:rsidRDefault="00E43C3B">
      <w:pPr>
        <w:pStyle w:val="Body"/>
        <w:rPr>
          <w:rFonts w:ascii="Times New Roman" w:eastAsia="Times New Roman" w:hAnsi="Times New Roman" w:cs="Times New Roman"/>
          <w:lang w:val="en-US"/>
        </w:rPr>
      </w:pPr>
    </w:p>
    <w:p w14:paraId="2B6642FB" w14:textId="77777777" w:rsidR="00E43C3B" w:rsidRPr="004E58DE" w:rsidRDefault="00A4709E">
      <w:pPr>
        <w:pStyle w:val="Body"/>
        <w:widowControl w:val="0"/>
        <w:spacing w:after="240" w:line="280" w:lineRule="atLeast"/>
        <w:rPr>
          <w:rFonts w:ascii="Times New Roman" w:eastAsia="Times New Roman" w:hAnsi="Times New Roman" w:cs="Times New Roman"/>
          <w:lang w:val="en-US"/>
        </w:rPr>
      </w:pPr>
      <w:r w:rsidRPr="004E58DE">
        <w:rPr>
          <w:rFonts w:ascii="Times New Roman" w:hAnsi="Times New Roman" w:cs="Times New Roman"/>
          <w:color w:val="1A1718"/>
          <w:u w:color="1A1718"/>
          <w:lang w:val="en-US"/>
        </w:rPr>
        <w:t xml:space="preserve">Downing B. D. and others. (2009) Quantifying fluxes and characterizing compositional changes of dissolved organic matter in aquatic systems in situ using combined acoustic and optical measurements. </w:t>
      </w:r>
      <w:proofErr w:type="spellStart"/>
      <w:r w:rsidRPr="004E58DE">
        <w:rPr>
          <w:rFonts w:ascii="Times New Roman" w:hAnsi="Times New Roman" w:cs="Times New Roman"/>
          <w:i/>
          <w:iCs/>
          <w:color w:val="1A1718"/>
          <w:u w:color="1A1718"/>
          <w:lang w:val="en-US"/>
        </w:rPr>
        <w:t>Limnol</w:t>
      </w:r>
      <w:proofErr w:type="spellEnd"/>
      <w:r w:rsidRPr="004E58DE">
        <w:rPr>
          <w:rFonts w:ascii="Times New Roman" w:hAnsi="Times New Roman" w:cs="Times New Roman"/>
          <w:i/>
          <w:iCs/>
          <w:color w:val="1A1718"/>
          <w:u w:color="1A1718"/>
          <w:lang w:val="en-US"/>
        </w:rPr>
        <w:t xml:space="preserve"> </w:t>
      </w:r>
      <w:proofErr w:type="spellStart"/>
      <w:r w:rsidRPr="004E58DE">
        <w:rPr>
          <w:rFonts w:ascii="Times New Roman" w:hAnsi="Times New Roman" w:cs="Times New Roman"/>
          <w:i/>
          <w:iCs/>
          <w:color w:val="1A1718"/>
          <w:u w:color="1A1718"/>
          <w:lang w:val="en-US"/>
        </w:rPr>
        <w:t>Oceanogr</w:t>
      </w:r>
      <w:proofErr w:type="spellEnd"/>
      <w:r w:rsidRPr="004E58DE">
        <w:rPr>
          <w:rFonts w:ascii="Times New Roman" w:hAnsi="Times New Roman" w:cs="Times New Roman"/>
          <w:i/>
          <w:iCs/>
          <w:color w:val="1A1718"/>
          <w:u w:color="1A1718"/>
          <w:lang w:val="en-US"/>
        </w:rPr>
        <w:t>-Meth</w:t>
      </w:r>
      <w:r w:rsidRPr="004E58DE">
        <w:rPr>
          <w:rFonts w:ascii="Times New Roman" w:hAnsi="Times New Roman" w:cs="Times New Roman"/>
          <w:color w:val="1A1718"/>
          <w:u w:color="1A1718"/>
          <w:lang w:val="en-US"/>
        </w:rPr>
        <w:t xml:space="preserve"> 7: 119–131. </w:t>
      </w:r>
    </w:p>
    <w:p w14:paraId="0D246111" w14:textId="671D16E0" w:rsidR="00E43C3B" w:rsidRPr="004E58DE" w:rsidRDefault="00A4709E">
      <w:pPr>
        <w:pStyle w:val="Body"/>
        <w:spacing w:before="100" w:after="100"/>
        <w:rPr>
          <w:rFonts w:ascii="Times New Roman" w:hAnsi="Times New Roman" w:cs="Times New Roman"/>
          <w:lang w:val="en-US"/>
        </w:rPr>
      </w:pPr>
      <w:r w:rsidRPr="004E58DE">
        <w:rPr>
          <w:rFonts w:ascii="Times New Roman" w:hAnsi="Times New Roman" w:cs="Times New Roman"/>
          <w:lang w:val="en-US"/>
        </w:rPr>
        <w:t xml:space="preserve">Duc N.T., </w:t>
      </w:r>
      <w:proofErr w:type="spellStart"/>
      <w:r w:rsidRPr="004E58DE">
        <w:rPr>
          <w:rFonts w:ascii="Times New Roman" w:hAnsi="Times New Roman" w:cs="Times New Roman"/>
          <w:lang w:val="en-US"/>
        </w:rPr>
        <w:t>Crill</w:t>
      </w:r>
      <w:proofErr w:type="spellEnd"/>
      <w:r w:rsidRPr="004E58DE">
        <w:rPr>
          <w:rFonts w:ascii="Times New Roman" w:hAnsi="Times New Roman" w:cs="Times New Roman"/>
          <w:lang w:val="en-US"/>
        </w:rPr>
        <w:t xml:space="preserve"> P., </w:t>
      </w:r>
      <w:proofErr w:type="spellStart"/>
      <w:r w:rsidRPr="004E58DE">
        <w:rPr>
          <w:rFonts w:ascii="Times New Roman" w:hAnsi="Times New Roman" w:cs="Times New Roman"/>
          <w:lang w:val="en-US"/>
        </w:rPr>
        <w:t>Bastviken</w:t>
      </w:r>
      <w:proofErr w:type="spellEnd"/>
      <w:r w:rsidRPr="004E58DE">
        <w:rPr>
          <w:rFonts w:ascii="Times New Roman" w:hAnsi="Times New Roman" w:cs="Times New Roman"/>
          <w:lang w:val="en-US"/>
        </w:rPr>
        <w:t xml:space="preserve"> D. (2010) Implications of temperature and sediment characteristics on methane formation and oxidation in lake sediments. </w:t>
      </w:r>
      <w:r w:rsidRPr="004E58DE">
        <w:rPr>
          <w:rFonts w:ascii="Times New Roman" w:hAnsi="Times New Roman" w:cs="Times New Roman"/>
          <w:i/>
          <w:iCs/>
          <w:lang w:val="en-US"/>
        </w:rPr>
        <w:t>Biogeochemistry</w:t>
      </w:r>
      <w:r w:rsidRPr="004E58DE">
        <w:rPr>
          <w:rFonts w:ascii="Times New Roman" w:hAnsi="Times New Roman" w:cs="Times New Roman"/>
          <w:lang w:val="en-US"/>
        </w:rPr>
        <w:t> 100:185–196.</w:t>
      </w:r>
    </w:p>
    <w:p w14:paraId="62037DD1" w14:textId="509F05B6" w:rsidR="007562B4" w:rsidRPr="004E58DE" w:rsidRDefault="007562B4">
      <w:pPr>
        <w:pStyle w:val="Body"/>
        <w:spacing w:before="100" w:after="100"/>
        <w:rPr>
          <w:rFonts w:ascii="Times New Roman" w:eastAsia="Times New Roman" w:hAnsi="Times New Roman" w:cs="Times New Roman"/>
          <w:lang w:val="en-US"/>
        </w:rPr>
      </w:pPr>
      <w:r w:rsidRPr="004E58DE">
        <w:rPr>
          <w:rFonts w:ascii="Times New Roman" w:hAnsi="Times New Roman" w:cs="Times New Roman"/>
        </w:rPr>
        <w:t xml:space="preserve">Eller, G., P. Deines, J. Grey, H.-H. </w:t>
      </w:r>
      <w:proofErr w:type="spellStart"/>
      <w:r w:rsidRPr="004E58DE">
        <w:rPr>
          <w:rFonts w:ascii="Times New Roman" w:hAnsi="Times New Roman" w:cs="Times New Roman"/>
        </w:rPr>
        <w:t>Richnow</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and</w:t>
      </w:r>
      <w:proofErr w:type="spellEnd"/>
      <w:r w:rsidRPr="004E58DE">
        <w:rPr>
          <w:rFonts w:ascii="Times New Roman" w:hAnsi="Times New Roman" w:cs="Times New Roman"/>
        </w:rPr>
        <w:t xml:space="preserve"> M. Krüger. 2005. </w:t>
      </w:r>
      <w:proofErr w:type="spellStart"/>
      <w:r w:rsidRPr="004E58DE">
        <w:rPr>
          <w:rFonts w:ascii="Times New Roman" w:hAnsi="Times New Roman" w:cs="Times New Roman"/>
        </w:rPr>
        <w:t>Methane</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cycling</w:t>
      </w:r>
      <w:proofErr w:type="spellEnd"/>
      <w:r w:rsidRPr="004E58DE">
        <w:rPr>
          <w:rFonts w:ascii="Times New Roman" w:hAnsi="Times New Roman" w:cs="Times New Roman"/>
        </w:rPr>
        <w:t xml:space="preserve"> in </w:t>
      </w:r>
      <w:proofErr w:type="spellStart"/>
      <w:r w:rsidRPr="004E58DE">
        <w:rPr>
          <w:rFonts w:ascii="Times New Roman" w:hAnsi="Times New Roman" w:cs="Times New Roman"/>
        </w:rPr>
        <w:t>lake</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sediments</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and</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its</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influence</w:t>
      </w:r>
      <w:proofErr w:type="spellEnd"/>
      <w:r w:rsidRPr="004E58DE">
        <w:rPr>
          <w:rFonts w:ascii="Times New Roman" w:hAnsi="Times New Roman" w:cs="Times New Roman"/>
        </w:rPr>
        <w:t xml:space="preserve"> on </w:t>
      </w:r>
      <w:proofErr w:type="spellStart"/>
      <w:r w:rsidRPr="004E58DE">
        <w:rPr>
          <w:rFonts w:ascii="Times New Roman" w:hAnsi="Times New Roman" w:cs="Times New Roman"/>
        </w:rPr>
        <w:t>chironomid</w:t>
      </w:r>
      <w:proofErr w:type="spellEnd"/>
      <w:r w:rsidRPr="004E58DE">
        <w:rPr>
          <w:rFonts w:ascii="Times New Roman" w:hAnsi="Times New Roman" w:cs="Times New Roman"/>
        </w:rPr>
        <w:t xml:space="preserve"> larval d13C. FEMS </w:t>
      </w:r>
      <w:proofErr w:type="spellStart"/>
      <w:r w:rsidRPr="004E58DE">
        <w:rPr>
          <w:rFonts w:ascii="Times New Roman" w:hAnsi="Times New Roman" w:cs="Times New Roman"/>
        </w:rPr>
        <w:t>Microbiol</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Ecol</w:t>
      </w:r>
      <w:proofErr w:type="spellEnd"/>
      <w:r w:rsidRPr="004E58DE">
        <w:rPr>
          <w:rFonts w:ascii="Times New Roman" w:hAnsi="Times New Roman" w:cs="Times New Roman"/>
        </w:rPr>
        <w:t xml:space="preserve">. </w:t>
      </w:r>
      <w:r w:rsidRPr="004E58DE">
        <w:rPr>
          <w:rFonts w:ascii="Times New Roman" w:hAnsi="Times New Roman" w:cs="Times New Roman"/>
          <w:b/>
          <w:bCs/>
        </w:rPr>
        <w:t>54</w:t>
      </w:r>
      <w:r w:rsidRPr="004E58DE">
        <w:rPr>
          <w:rFonts w:ascii="Times New Roman" w:hAnsi="Times New Roman" w:cs="Times New Roman"/>
        </w:rPr>
        <w:t>: 339–350. doi:10.1016/j.femsec.2005.04.006</w:t>
      </w:r>
    </w:p>
    <w:p w14:paraId="47AC8066" w14:textId="77777777" w:rsidR="00E43C3B" w:rsidRPr="004E58DE" w:rsidRDefault="00A4709E">
      <w:pPr>
        <w:pStyle w:val="Body"/>
        <w:rPr>
          <w:rFonts w:ascii="Times New Roman" w:eastAsia="Times New Roman" w:hAnsi="Times New Roman" w:cs="Times New Roman"/>
          <w:lang w:val="en-US"/>
        </w:rPr>
      </w:pPr>
      <w:proofErr w:type="spellStart"/>
      <w:r w:rsidRPr="004E58DE">
        <w:rPr>
          <w:rFonts w:ascii="Times New Roman" w:hAnsi="Times New Roman" w:cs="Times New Roman"/>
          <w:lang w:val="en-US"/>
        </w:rPr>
        <w:t>Fagervold</w:t>
      </w:r>
      <w:proofErr w:type="spellEnd"/>
      <w:r w:rsidRPr="004E58DE">
        <w:rPr>
          <w:rFonts w:ascii="Times New Roman" w:hAnsi="Times New Roman" w:cs="Times New Roman"/>
          <w:lang w:val="en-US"/>
        </w:rPr>
        <w:t xml:space="preserve"> S.K., Bourgeois S., </w:t>
      </w:r>
      <w:proofErr w:type="spellStart"/>
      <w:r w:rsidRPr="004E58DE">
        <w:rPr>
          <w:rFonts w:ascii="Times New Roman" w:hAnsi="Times New Roman" w:cs="Times New Roman"/>
          <w:lang w:val="en-US"/>
        </w:rPr>
        <w:t>Pruski</w:t>
      </w:r>
      <w:proofErr w:type="spellEnd"/>
      <w:r w:rsidRPr="004E58DE">
        <w:rPr>
          <w:rFonts w:ascii="Times New Roman" w:hAnsi="Times New Roman" w:cs="Times New Roman"/>
          <w:lang w:val="en-US"/>
        </w:rPr>
        <w:t xml:space="preserve"> A.M., Charles F.C.O. et al. (2014) River organic matter shapes microbial communities in the sediment of the Rhone </w:t>
      </w:r>
      <w:proofErr w:type="spellStart"/>
      <w:r w:rsidRPr="004E58DE">
        <w:rPr>
          <w:rFonts w:ascii="Times New Roman" w:hAnsi="Times New Roman" w:cs="Times New Roman"/>
          <w:lang w:val="en-US"/>
        </w:rPr>
        <w:t>prodelta</w:t>
      </w:r>
      <w:proofErr w:type="spellEnd"/>
      <w:r w:rsidRPr="004E58DE">
        <w:rPr>
          <w:rFonts w:ascii="Times New Roman" w:hAnsi="Times New Roman" w:cs="Times New Roman"/>
          <w:lang w:val="en-US"/>
        </w:rPr>
        <w:t xml:space="preserve">. </w:t>
      </w:r>
      <w:r w:rsidRPr="004E58DE">
        <w:rPr>
          <w:rFonts w:ascii="Times New Roman" w:hAnsi="Times New Roman" w:cs="Times New Roman"/>
          <w:i/>
          <w:iCs/>
          <w:lang w:val="en-US"/>
        </w:rPr>
        <w:t>The ISME Journal</w:t>
      </w:r>
      <w:r w:rsidRPr="004E58DE">
        <w:rPr>
          <w:rFonts w:ascii="Times New Roman" w:hAnsi="Times New Roman" w:cs="Times New Roman"/>
          <w:lang w:val="en-US"/>
        </w:rPr>
        <w:t xml:space="preserve"> 8:2327–2338.</w:t>
      </w:r>
    </w:p>
    <w:p w14:paraId="3FC69DE0" w14:textId="77777777" w:rsidR="00E43C3B" w:rsidRPr="004E58DE" w:rsidRDefault="00E43C3B">
      <w:pPr>
        <w:pStyle w:val="Body"/>
        <w:rPr>
          <w:rFonts w:ascii="Times New Roman" w:eastAsia="Times New Roman" w:hAnsi="Times New Roman" w:cs="Times New Roman"/>
          <w:lang w:val="en-US"/>
        </w:rPr>
      </w:pPr>
    </w:p>
    <w:p w14:paraId="41A36587" w14:textId="084CAA8B" w:rsidR="00E43C3B" w:rsidRPr="004E58DE" w:rsidRDefault="00A4709E">
      <w:pPr>
        <w:pStyle w:val="Body"/>
        <w:widowControl w:val="0"/>
        <w:spacing w:after="240"/>
        <w:rPr>
          <w:rFonts w:ascii="Times New Roman" w:hAnsi="Times New Roman" w:cs="Times New Roman"/>
          <w:lang w:val="en-US"/>
        </w:rPr>
      </w:pPr>
      <w:r w:rsidRPr="004E58DE">
        <w:rPr>
          <w:rFonts w:ascii="Times New Roman" w:hAnsi="Times New Roman" w:cs="Times New Roman"/>
          <w:lang w:val="en-US"/>
        </w:rPr>
        <w:t xml:space="preserve">Ferry J.G. (1992) Biochemistry of Methanogenesis. </w:t>
      </w:r>
      <w:r w:rsidRPr="004E58DE">
        <w:rPr>
          <w:rFonts w:ascii="Times New Roman" w:hAnsi="Times New Roman" w:cs="Times New Roman"/>
          <w:i/>
          <w:iCs/>
          <w:lang w:val="en-US"/>
        </w:rPr>
        <w:t>Critical Reviews in Biochemistry and Molecular Biology</w:t>
      </w:r>
      <w:r w:rsidRPr="004E58DE">
        <w:rPr>
          <w:rFonts w:ascii="Times New Roman" w:hAnsi="Times New Roman" w:cs="Times New Roman"/>
          <w:lang w:val="en-US"/>
        </w:rPr>
        <w:t xml:space="preserve"> 27(6): 473-503. </w:t>
      </w:r>
    </w:p>
    <w:p w14:paraId="0037481A" w14:textId="2EE8471A" w:rsidR="000F7F38" w:rsidRPr="004E58DE" w:rsidRDefault="000F7F38">
      <w:pPr>
        <w:pStyle w:val="Body"/>
        <w:widowControl w:val="0"/>
        <w:spacing w:after="240"/>
        <w:rPr>
          <w:rFonts w:ascii="Times New Roman" w:eastAsia="Times New Roman" w:hAnsi="Times New Roman" w:cs="Times New Roman"/>
          <w:lang w:val="en-US"/>
        </w:rPr>
      </w:pPr>
      <w:r w:rsidRPr="004E58DE">
        <w:rPr>
          <w:rFonts w:ascii="Times New Roman" w:hAnsi="Times New Roman" w:cs="Times New Roman"/>
        </w:rPr>
        <w:t xml:space="preserve">Fuchs, A., E. </w:t>
      </w:r>
      <w:proofErr w:type="spellStart"/>
      <w:r w:rsidRPr="004E58DE">
        <w:rPr>
          <w:rFonts w:ascii="Times New Roman" w:hAnsi="Times New Roman" w:cs="Times New Roman"/>
        </w:rPr>
        <w:t>Lyautey</w:t>
      </w:r>
      <w:proofErr w:type="spellEnd"/>
      <w:r w:rsidRPr="004E58DE">
        <w:rPr>
          <w:rFonts w:ascii="Times New Roman" w:hAnsi="Times New Roman" w:cs="Times New Roman"/>
        </w:rPr>
        <w:t xml:space="preserve">, B. </w:t>
      </w:r>
      <w:proofErr w:type="spellStart"/>
      <w:r w:rsidRPr="004E58DE">
        <w:rPr>
          <w:rFonts w:ascii="Times New Roman" w:hAnsi="Times New Roman" w:cs="Times New Roman"/>
        </w:rPr>
        <w:t>Montuelle</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and</w:t>
      </w:r>
      <w:proofErr w:type="spellEnd"/>
      <w:r w:rsidRPr="004E58DE">
        <w:rPr>
          <w:rFonts w:ascii="Times New Roman" w:hAnsi="Times New Roman" w:cs="Times New Roman"/>
        </w:rPr>
        <w:t xml:space="preserve"> P. Casper. 2016. </w:t>
      </w:r>
      <w:proofErr w:type="spellStart"/>
      <w:r w:rsidRPr="004E58DE">
        <w:rPr>
          <w:rFonts w:ascii="Times New Roman" w:hAnsi="Times New Roman" w:cs="Times New Roman"/>
        </w:rPr>
        <w:t>Effects</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of</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increasing</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temperatures</w:t>
      </w:r>
      <w:proofErr w:type="spellEnd"/>
      <w:r w:rsidRPr="004E58DE">
        <w:rPr>
          <w:rFonts w:ascii="Times New Roman" w:hAnsi="Times New Roman" w:cs="Times New Roman"/>
        </w:rPr>
        <w:t xml:space="preserve"> on </w:t>
      </w:r>
      <w:proofErr w:type="spellStart"/>
      <w:r w:rsidRPr="004E58DE">
        <w:rPr>
          <w:rFonts w:ascii="Times New Roman" w:hAnsi="Times New Roman" w:cs="Times New Roman"/>
        </w:rPr>
        <w:t>methane</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concentrations</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and</w:t>
      </w:r>
      <w:proofErr w:type="spellEnd"/>
      <w:r w:rsidRPr="004E58DE">
        <w:rPr>
          <w:rFonts w:ascii="Times New Roman" w:hAnsi="Times New Roman" w:cs="Times New Roman"/>
        </w:rPr>
        <w:t xml:space="preserve"> methanogenesis </w:t>
      </w:r>
      <w:proofErr w:type="spellStart"/>
      <w:r w:rsidRPr="004E58DE">
        <w:rPr>
          <w:rFonts w:ascii="Times New Roman" w:hAnsi="Times New Roman" w:cs="Times New Roman"/>
        </w:rPr>
        <w:t>during</w:t>
      </w:r>
      <w:proofErr w:type="spellEnd"/>
      <w:r w:rsidRPr="004E58DE">
        <w:rPr>
          <w:rFonts w:ascii="Times New Roman" w:hAnsi="Times New Roman" w:cs="Times New Roman"/>
        </w:rPr>
        <w:t xml:space="preserve"> experimental </w:t>
      </w:r>
      <w:proofErr w:type="spellStart"/>
      <w:r w:rsidRPr="004E58DE">
        <w:rPr>
          <w:rFonts w:ascii="Times New Roman" w:hAnsi="Times New Roman" w:cs="Times New Roman"/>
        </w:rPr>
        <w:t>incubation</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of</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sediments</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from</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oligotrophic</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and</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mesotrophic</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lakes</w:t>
      </w:r>
      <w:proofErr w:type="spellEnd"/>
      <w:r w:rsidRPr="004E58DE">
        <w:rPr>
          <w:rFonts w:ascii="Times New Roman" w:hAnsi="Times New Roman" w:cs="Times New Roman"/>
        </w:rPr>
        <w:t xml:space="preserve">. J. </w:t>
      </w:r>
      <w:proofErr w:type="spellStart"/>
      <w:r w:rsidRPr="004E58DE">
        <w:rPr>
          <w:rFonts w:ascii="Times New Roman" w:hAnsi="Times New Roman" w:cs="Times New Roman"/>
        </w:rPr>
        <w:t>Geophys</w:t>
      </w:r>
      <w:proofErr w:type="spellEnd"/>
      <w:r w:rsidRPr="004E58DE">
        <w:rPr>
          <w:rFonts w:ascii="Times New Roman" w:hAnsi="Times New Roman" w:cs="Times New Roman"/>
        </w:rPr>
        <w:t xml:space="preserve">. Res.: </w:t>
      </w:r>
      <w:proofErr w:type="spellStart"/>
      <w:r w:rsidRPr="004E58DE">
        <w:rPr>
          <w:rFonts w:ascii="Times New Roman" w:hAnsi="Times New Roman" w:cs="Times New Roman"/>
        </w:rPr>
        <w:t>Biogeosci</w:t>
      </w:r>
      <w:proofErr w:type="spellEnd"/>
      <w:r w:rsidRPr="004E58DE">
        <w:rPr>
          <w:rFonts w:ascii="Times New Roman" w:hAnsi="Times New Roman" w:cs="Times New Roman"/>
        </w:rPr>
        <w:t>. 1394–1406. doi:10.1002/(ISSN)2169-8961</w:t>
      </w:r>
    </w:p>
    <w:p w14:paraId="347ACD00" w14:textId="02F102A6" w:rsidR="00E43C3B" w:rsidRPr="004E58DE" w:rsidRDefault="00A4709E">
      <w:pPr>
        <w:pStyle w:val="p1"/>
        <w:spacing w:after="0"/>
        <w:ind w:left="245" w:hanging="245"/>
        <w:rPr>
          <w:rFonts w:ascii="Times New Roman" w:eastAsia="Times New Roman" w:hAnsi="Times New Roman" w:cs="Times New Roman"/>
          <w:sz w:val="24"/>
          <w:szCs w:val="24"/>
        </w:rPr>
      </w:pPr>
      <w:r w:rsidRPr="004E58DE">
        <w:rPr>
          <w:rFonts w:ascii="Times New Roman" w:hAnsi="Times New Roman" w:cs="Times New Roman"/>
          <w:sz w:val="24"/>
          <w:szCs w:val="24"/>
        </w:rPr>
        <w:t xml:space="preserve">Grasset C., </w:t>
      </w:r>
      <w:proofErr w:type="spellStart"/>
      <w:r w:rsidRPr="004E58DE">
        <w:rPr>
          <w:rFonts w:ascii="Times New Roman" w:hAnsi="Times New Roman" w:cs="Times New Roman"/>
          <w:sz w:val="24"/>
          <w:szCs w:val="24"/>
        </w:rPr>
        <w:t>Mendonça</w:t>
      </w:r>
      <w:proofErr w:type="spellEnd"/>
      <w:r w:rsidR="00F503B4" w:rsidRPr="004E58DE">
        <w:rPr>
          <w:rFonts w:ascii="Times New Roman" w:hAnsi="Times New Roman" w:cs="Times New Roman"/>
          <w:sz w:val="24"/>
          <w:szCs w:val="24"/>
        </w:rPr>
        <w:t xml:space="preserve"> R.</w:t>
      </w:r>
      <w:r w:rsidRPr="004E58DE">
        <w:rPr>
          <w:rFonts w:ascii="Times New Roman" w:hAnsi="Times New Roman" w:cs="Times New Roman"/>
          <w:sz w:val="24"/>
          <w:szCs w:val="24"/>
        </w:rPr>
        <w:t xml:space="preserve">, </w:t>
      </w:r>
      <w:proofErr w:type="spellStart"/>
      <w:r w:rsidRPr="004E58DE">
        <w:rPr>
          <w:rFonts w:ascii="Times New Roman" w:hAnsi="Times New Roman" w:cs="Times New Roman"/>
          <w:sz w:val="24"/>
          <w:szCs w:val="24"/>
        </w:rPr>
        <w:t>Villamor</w:t>
      </w:r>
      <w:proofErr w:type="spellEnd"/>
      <w:r w:rsidRPr="004E58DE">
        <w:rPr>
          <w:rFonts w:ascii="Times New Roman" w:hAnsi="Times New Roman" w:cs="Times New Roman"/>
          <w:sz w:val="24"/>
          <w:szCs w:val="24"/>
        </w:rPr>
        <w:t xml:space="preserve"> Saucedo</w:t>
      </w:r>
      <w:r w:rsidR="00F503B4" w:rsidRPr="004E58DE">
        <w:rPr>
          <w:rFonts w:ascii="Times New Roman" w:hAnsi="Times New Roman" w:cs="Times New Roman"/>
          <w:sz w:val="24"/>
          <w:szCs w:val="24"/>
        </w:rPr>
        <w:t xml:space="preserve"> G.</w:t>
      </w:r>
      <w:r w:rsidRPr="004E58DE">
        <w:rPr>
          <w:rFonts w:ascii="Times New Roman" w:hAnsi="Times New Roman" w:cs="Times New Roman"/>
          <w:sz w:val="24"/>
          <w:szCs w:val="24"/>
        </w:rPr>
        <w:t xml:space="preserve">, </w:t>
      </w:r>
      <w:proofErr w:type="spellStart"/>
      <w:r w:rsidRPr="004E58DE">
        <w:rPr>
          <w:rFonts w:ascii="Times New Roman" w:hAnsi="Times New Roman" w:cs="Times New Roman"/>
          <w:sz w:val="24"/>
          <w:szCs w:val="24"/>
        </w:rPr>
        <w:t>Bastviken</w:t>
      </w:r>
      <w:proofErr w:type="spellEnd"/>
      <w:r w:rsidR="00F503B4" w:rsidRPr="004E58DE">
        <w:rPr>
          <w:rFonts w:ascii="Times New Roman" w:hAnsi="Times New Roman" w:cs="Times New Roman"/>
          <w:sz w:val="24"/>
          <w:szCs w:val="24"/>
        </w:rPr>
        <w:t xml:space="preserve"> D.</w:t>
      </w:r>
      <w:r w:rsidRPr="004E58DE">
        <w:rPr>
          <w:rFonts w:ascii="Times New Roman" w:hAnsi="Times New Roman" w:cs="Times New Roman"/>
          <w:sz w:val="24"/>
          <w:szCs w:val="24"/>
        </w:rPr>
        <w:t>, Roland</w:t>
      </w:r>
      <w:r w:rsidR="00F503B4" w:rsidRPr="004E58DE">
        <w:rPr>
          <w:rFonts w:ascii="Times New Roman" w:hAnsi="Times New Roman" w:cs="Times New Roman"/>
          <w:sz w:val="24"/>
          <w:szCs w:val="24"/>
        </w:rPr>
        <w:t xml:space="preserve"> F.</w:t>
      </w:r>
      <w:r w:rsidRPr="004E58DE">
        <w:rPr>
          <w:rFonts w:ascii="Times New Roman" w:hAnsi="Times New Roman" w:cs="Times New Roman"/>
          <w:sz w:val="24"/>
          <w:szCs w:val="24"/>
        </w:rPr>
        <w:t xml:space="preserve">, </w:t>
      </w:r>
      <w:r w:rsidR="00F503B4" w:rsidRPr="004E58DE">
        <w:rPr>
          <w:rFonts w:ascii="Times New Roman" w:hAnsi="Times New Roman" w:cs="Times New Roman"/>
          <w:sz w:val="24"/>
          <w:szCs w:val="24"/>
        </w:rPr>
        <w:t xml:space="preserve">&amp; </w:t>
      </w:r>
      <w:r w:rsidRPr="004E58DE">
        <w:rPr>
          <w:rFonts w:ascii="Times New Roman" w:hAnsi="Times New Roman" w:cs="Times New Roman"/>
          <w:sz w:val="24"/>
          <w:szCs w:val="24"/>
        </w:rPr>
        <w:t>Sobek</w:t>
      </w:r>
      <w:r w:rsidR="00F503B4" w:rsidRPr="004E58DE">
        <w:rPr>
          <w:rFonts w:ascii="Times New Roman" w:hAnsi="Times New Roman" w:cs="Times New Roman"/>
          <w:sz w:val="24"/>
          <w:szCs w:val="24"/>
        </w:rPr>
        <w:t xml:space="preserve"> S</w:t>
      </w:r>
      <w:r w:rsidRPr="004E58DE">
        <w:rPr>
          <w:rFonts w:ascii="Times New Roman" w:hAnsi="Times New Roman" w:cs="Times New Roman"/>
          <w:sz w:val="24"/>
          <w:szCs w:val="24"/>
        </w:rPr>
        <w:t xml:space="preserve">. 2018. </w:t>
      </w:r>
    </w:p>
    <w:p w14:paraId="6617547C" w14:textId="77777777" w:rsidR="00E43C3B" w:rsidRPr="004E58DE" w:rsidRDefault="00A4709E">
      <w:pPr>
        <w:pStyle w:val="p1"/>
        <w:spacing w:after="0"/>
        <w:ind w:left="245" w:hanging="245"/>
        <w:rPr>
          <w:rFonts w:ascii="Times New Roman" w:eastAsia="Times New Roman" w:hAnsi="Times New Roman" w:cs="Times New Roman"/>
          <w:sz w:val="24"/>
          <w:szCs w:val="24"/>
        </w:rPr>
      </w:pPr>
      <w:r w:rsidRPr="004E58DE">
        <w:rPr>
          <w:rFonts w:ascii="Times New Roman" w:hAnsi="Times New Roman" w:cs="Times New Roman"/>
          <w:sz w:val="24"/>
          <w:szCs w:val="24"/>
        </w:rPr>
        <w:t xml:space="preserve">Large but variable methane production in anoxic freshwater sediment upon addition of </w:t>
      </w:r>
    </w:p>
    <w:p w14:paraId="281110EF" w14:textId="77777777" w:rsidR="00E43C3B" w:rsidRPr="004E58DE" w:rsidRDefault="00A4709E">
      <w:pPr>
        <w:pStyle w:val="p1"/>
        <w:spacing w:after="0"/>
        <w:ind w:left="245" w:hanging="245"/>
        <w:rPr>
          <w:rFonts w:ascii="Times New Roman" w:eastAsia="Times New Roman" w:hAnsi="Times New Roman" w:cs="Times New Roman"/>
          <w:sz w:val="24"/>
          <w:szCs w:val="24"/>
        </w:rPr>
      </w:pPr>
      <w:r w:rsidRPr="004E58DE">
        <w:rPr>
          <w:rFonts w:ascii="Times New Roman" w:hAnsi="Times New Roman" w:cs="Times New Roman"/>
          <w:sz w:val="24"/>
          <w:szCs w:val="24"/>
        </w:rPr>
        <w:t xml:space="preserve">allochthonous and autochthonous organic matter. </w:t>
      </w:r>
      <w:proofErr w:type="spellStart"/>
      <w:r w:rsidRPr="004E58DE">
        <w:rPr>
          <w:rFonts w:ascii="Times New Roman" w:hAnsi="Times New Roman" w:cs="Times New Roman"/>
          <w:i/>
          <w:sz w:val="24"/>
          <w:szCs w:val="24"/>
        </w:rPr>
        <w:t>Limnol</w:t>
      </w:r>
      <w:proofErr w:type="spellEnd"/>
      <w:r w:rsidRPr="004E58DE">
        <w:rPr>
          <w:rFonts w:ascii="Times New Roman" w:hAnsi="Times New Roman" w:cs="Times New Roman"/>
          <w:i/>
          <w:sz w:val="24"/>
          <w:szCs w:val="24"/>
        </w:rPr>
        <w:t xml:space="preserve">. </w:t>
      </w:r>
      <w:proofErr w:type="spellStart"/>
      <w:r w:rsidRPr="004E58DE">
        <w:rPr>
          <w:rFonts w:ascii="Times New Roman" w:hAnsi="Times New Roman" w:cs="Times New Roman"/>
          <w:i/>
          <w:sz w:val="24"/>
          <w:szCs w:val="24"/>
        </w:rPr>
        <w:t>Oceanogr</w:t>
      </w:r>
      <w:proofErr w:type="spellEnd"/>
      <w:r w:rsidRPr="004E58DE">
        <w:rPr>
          <w:rFonts w:ascii="Times New Roman" w:hAnsi="Times New Roman" w:cs="Times New Roman"/>
          <w:i/>
          <w:sz w:val="24"/>
          <w:szCs w:val="24"/>
        </w:rPr>
        <w:t>.</w:t>
      </w:r>
      <w:r w:rsidRPr="004E58DE">
        <w:rPr>
          <w:rFonts w:ascii="Times New Roman" w:hAnsi="Times New Roman" w:cs="Times New Roman"/>
          <w:sz w:val="24"/>
          <w:szCs w:val="24"/>
        </w:rPr>
        <w:t xml:space="preserve"> </w:t>
      </w:r>
      <w:r w:rsidRPr="004E58DE">
        <w:rPr>
          <w:rFonts w:ascii="Times New Roman" w:hAnsi="Times New Roman" w:cs="Times New Roman"/>
          <w:bCs/>
          <w:sz w:val="24"/>
          <w:szCs w:val="24"/>
        </w:rPr>
        <w:t>91</w:t>
      </w:r>
      <w:r w:rsidRPr="004E58DE">
        <w:rPr>
          <w:rFonts w:ascii="Times New Roman" w:hAnsi="Times New Roman" w:cs="Times New Roman"/>
          <w:sz w:val="24"/>
          <w:szCs w:val="24"/>
        </w:rPr>
        <w:t xml:space="preserve">: 1225–14. </w:t>
      </w:r>
    </w:p>
    <w:p w14:paraId="31C36C47" w14:textId="77777777" w:rsidR="00E43C3B" w:rsidRPr="004E58DE" w:rsidRDefault="00A4709E">
      <w:pPr>
        <w:pStyle w:val="p1"/>
        <w:spacing w:after="0"/>
        <w:ind w:left="245" w:hanging="245"/>
        <w:rPr>
          <w:rFonts w:ascii="Times New Roman" w:hAnsi="Times New Roman" w:cs="Times New Roman"/>
          <w:sz w:val="24"/>
          <w:szCs w:val="24"/>
        </w:rPr>
      </w:pPr>
      <w:r w:rsidRPr="004E58DE">
        <w:rPr>
          <w:rFonts w:ascii="Times New Roman" w:hAnsi="Times New Roman" w:cs="Times New Roman"/>
          <w:sz w:val="24"/>
          <w:szCs w:val="24"/>
        </w:rPr>
        <w:t>doi:10.1002/lno.10786</w:t>
      </w:r>
    </w:p>
    <w:p w14:paraId="536325A0" w14:textId="77777777" w:rsidR="00FD3094" w:rsidRPr="004E58DE" w:rsidRDefault="00FD3094">
      <w:pPr>
        <w:pStyle w:val="p1"/>
        <w:spacing w:after="0"/>
        <w:ind w:left="245" w:hanging="245"/>
        <w:rPr>
          <w:rFonts w:ascii="Times New Roman" w:hAnsi="Times New Roman" w:cs="Times New Roman"/>
          <w:sz w:val="24"/>
          <w:szCs w:val="24"/>
        </w:rPr>
      </w:pPr>
    </w:p>
    <w:p w14:paraId="22699BC7" w14:textId="1DDDFA8E" w:rsidR="00FD3094" w:rsidRPr="004E58DE" w:rsidRDefault="00FD3094" w:rsidP="00316DA2">
      <w:pPr>
        <w:pStyle w:val="p1"/>
        <w:spacing w:after="0"/>
        <w:ind w:left="0" w:firstLine="0"/>
        <w:rPr>
          <w:rFonts w:ascii="Times New Roman" w:eastAsia="Times New Roman" w:hAnsi="Times New Roman" w:cs="Times New Roman"/>
          <w:sz w:val="24"/>
          <w:szCs w:val="24"/>
        </w:rPr>
      </w:pPr>
      <w:proofErr w:type="spellStart"/>
      <w:r w:rsidRPr="004E58DE">
        <w:rPr>
          <w:rFonts w:ascii="Times New Roman" w:hAnsi="Times New Roman" w:cs="Times New Roman"/>
          <w:sz w:val="24"/>
          <w:szCs w:val="24"/>
        </w:rPr>
        <w:t>Grinham</w:t>
      </w:r>
      <w:proofErr w:type="spellEnd"/>
      <w:r w:rsidR="00316DA2" w:rsidRPr="004E58DE">
        <w:rPr>
          <w:rFonts w:ascii="Times New Roman" w:hAnsi="Times New Roman" w:cs="Times New Roman"/>
          <w:sz w:val="24"/>
          <w:szCs w:val="24"/>
        </w:rPr>
        <w:t xml:space="preserve"> A.M., </w:t>
      </w:r>
      <w:proofErr w:type="spellStart"/>
      <w:r w:rsidR="00316DA2" w:rsidRPr="004E58DE">
        <w:rPr>
          <w:rFonts w:ascii="Times New Roman" w:hAnsi="Times New Roman" w:cs="Times New Roman"/>
          <w:sz w:val="24"/>
          <w:szCs w:val="24"/>
        </w:rPr>
        <w:t>Dunbabin</w:t>
      </w:r>
      <w:proofErr w:type="spellEnd"/>
      <w:r w:rsidR="00316DA2" w:rsidRPr="004E58DE">
        <w:rPr>
          <w:rFonts w:ascii="Times New Roman" w:hAnsi="Times New Roman" w:cs="Times New Roman"/>
          <w:sz w:val="24"/>
          <w:szCs w:val="24"/>
        </w:rPr>
        <w:t xml:space="preserve"> D., &amp; </w:t>
      </w:r>
      <w:proofErr w:type="spellStart"/>
      <w:r w:rsidR="00316DA2" w:rsidRPr="004E58DE">
        <w:rPr>
          <w:rFonts w:ascii="Times New Roman" w:hAnsi="Times New Roman" w:cs="Times New Roman"/>
          <w:sz w:val="24"/>
          <w:szCs w:val="24"/>
        </w:rPr>
        <w:t>Udy</w:t>
      </w:r>
      <w:proofErr w:type="spellEnd"/>
      <w:r w:rsidR="00316DA2" w:rsidRPr="004E58DE">
        <w:rPr>
          <w:rFonts w:ascii="Times New Roman" w:hAnsi="Times New Roman" w:cs="Times New Roman"/>
          <w:sz w:val="24"/>
          <w:szCs w:val="24"/>
        </w:rPr>
        <w:t xml:space="preserve"> J. (2011) Quantification of ebullitive and diffusive methane release to the atmosphere from a water storage. </w:t>
      </w:r>
      <w:r w:rsidR="00316DA2" w:rsidRPr="004E58DE">
        <w:rPr>
          <w:rFonts w:ascii="Times New Roman" w:hAnsi="Times New Roman" w:cs="Times New Roman"/>
          <w:i/>
          <w:sz w:val="24"/>
          <w:szCs w:val="24"/>
        </w:rPr>
        <w:t xml:space="preserve">Atmospheric Environment </w:t>
      </w:r>
      <w:r w:rsidR="00316DA2" w:rsidRPr="004E58DE">
        <w:rPr>
          <w:rFonts w:ascii="Times New Roman" w:hAnsi="Times New Roman" w:cs="Times New Roman"/>
          <w:sz w:val="24"/>
          <w:szCs w:val="24"/>
        </w:rPr>
        <w:t xml:space="preserve">45(9): 7166-7173. </w:t>
      </w:r>
    </w:p>
    <w:p w14:paraId="311DB643" w14:textId="77777777" w:rsidR="00E43C3B" w:rsidRPr="004E58DE" w:rsidRDefault="00E43C3B">
      <w:pPr>
        <w:pStyle w:val="Body"/>
        <w:rPr>
          <w:rFonts w:ascii="Times New Roman" w:eastAsia="Times New Roman" w:hAnsi="Times New Roman" w:cs="Times New Roman"/>
          <w:lang w:val="en-US"/>
        </w:rPr>
      </w:pPr>
    </w:p>
    <w:p w14:paraId="006DD61D" w14:textId="133EF36A" w:rsidR="006A3E1B" w:rsidRPr="004E58DE" w:rsidRDefault="00A4709E">
      <w:pPr>
        <w:pStyle w:val="Body"/>
        <w:rPr>
          <w:rFonts w:ascii="Times New Roman" w:hAnsi="Times New Roman" w:cs="Times New Roman"/>
          <w:lang w:val="en-US"/>
        </w:rPr>
      </w:pPr>
      <w:r w:rsidRPr="004E58DE">
        <w:rPr>
          <w:rFonts w:ascii="Times New Roman" w:hAnsi="Times New Roman" w:cs="Times New Roman"/>
          <w:lang w:val="en-US"/>
        </w:rPr>
        <w:t>Guillemette F., Bianchi T.S., Spencer R.G.M. (2017</w:t>
      </w:r>
      <w:r w:rsidR="00041CBD" w:rsidRPr="004E58DE">
        <w:rPr>
          <w:rFonts w:ascii="Times New Roman" w:hAnsi="Times New Roman" w:cs="Times New Roman"/>
          <w:lang w:val="en-US"/>
        </w:rPr>
        <w:t>a</w:t>
      </w:r>
      <w:r w:rsidRPr="004E58DE">
        <w:rPr>
          <w:rFonts w:ascii="Times New Roman" w:hAnsi="Times New Roman" w:cs="Times New Roman"/>
          <w:lang w:val="en-US"/>
        </w:rPr>
        <w:t xml:space="preserve">) Old before your time: Ancient carbon incorporation in contemporary aquatic </w:t>
      </w:r>
      <w:proofErr w:type="spellStart"/>
      <w:r w:rsidRPr="004E58DE">
        <w:rPr>
          <w:rFonts w:ascii="Times New Roman" w:hAnsi="Times New Roman" w:cs="Times New Roman"/>
          <w:lang w:val="en-US"/>
        </w:rPr>
        <w:t>foodwebs</w:t>
      </w:r>
      <w:proofErr w:type="spellEnd"/>
      <w:r w:rsidRPr="004E58DE">
        <w:rPr>
          <w:rFonts w:ascii="Times New Roman" w:hAnsi="Times New Roman" w:cs="Times New Roman"/>
          <w:lang w:val="en-US"/>
        </w:rPr>
        <w:t xml:space="preserve">. </w:t>
      </w:r>
      <w:proofErr w:type="spellStart"/>
      <w:r w:rsidRPr="004E58DE">
        <w:rPr>
          <w:rFonts w:ascii="Times New Roman" w:hAnsi="Times New Roman" w:cs="Times New Roman"/>
          <w:i/>
          <w:iCs/>
          <w:lang w:val="en-US"/>
        </w:rPr>
        <w:t>Limnol</w:t>
      </w:r>
      <w:proofErr w:type="spellEnd"/>
      <w:r w:rsidRPr="004E58DE">
        <w:rPr>
          <w:rFonts w:ascii="Times New Roman" w:hAnsi="Times New Roman" w:cs="Times New Roman"/>
          <w:i/>
          <w:iCs/>
          <w:lang w:val="en-US"/>
        </w:rPr>
        <w:t xml:space="preserve"> </w:t>
      </w:r>
      <w:proofErr w:type="spellStart"/>
      <w:r w:rsidRPr="004E58DE">
        <w:rPr>
          <w:rFonts w:ascii="Times New Roman" w:hAnsi="Times New Roman" w:cs="Times New Roman"/>
          <w:i/>
          <w:iCs/>
          <w:lang w:val="en-US"/>
        </w:rPr>
        <w:t>Oceanogr</w:t>
      </w:r>
      <w:proofErr w:type="spellEnd"/>
      <w:r w:rsidRPr="004E58DE">
        <w:rPr>
          <w:rFonts w:ascii="Times New Roman" w:hAnsi="Times New Roman" w:cs="Times New Roman"/>
          <w:lang w:val="en-US"/>
        </w:rPr>
        <w:t xml:space="preserve"> 33:2–19.</w:t>
      </w:r>
    </w:p>
    <w:p w14:paraId="3C34FD18" w14:textId="69239236" w:rsidR="006A3E1B" w:rsidRPr="004E58DE" w:rsidRDefault="006A3E1B" w:rsidP="00D50A95">
      <w:pPr>
        <w:pStyle w:val="NormalWeb"/>
      </w:pPr>
      <w:r w:rsidRPr="004E58DE">
        <w:t xml:space="preserve">Guillemette, F., E. von </w:t>
      </w:r>
      <w:proofErr w:type="spellStart"/>
      <w:r w:rsidRPr="004E58DE">
        <w:t>Wachenfeldt</w:t>
      </w:r>
      <w:proofErr w:type="spellEnd"/>
      <w:r w:rsidRPr="004E58DE">
        <w:t xml:space="preserve">, D. N. </w:t>
      </w:r>
      <w:proofErr w:type="spellStart"/>
      <w:r w:rsidRPr="004E58DE">
        <w:t>Kothawala</w:t>
      </w:r>
      <w:proofErr w:type="spellEnd"/>
      <w:r w:rsidRPr="004E58DE">
        <w:t xml:space="preserve">, D. </w:t>
      </w:r>
      <w:proofErr w:type="spellStart"/>
      <w:r w:rsidRPr="004E58DE">
        <w:t>Bastviken</w:t>
      </w:r>
      <w:proofErr w:type="spellEnd"/>
      <w:r w:rsidRPr="004E58DE">
        <w:t xml:space="preserve">, and L. J. </w:t>
      </w:r>
      <w:proofErr w:type="spellStart"/>
      <w:r w:rsidRPr="004E58DE">
        <w:t>Tranvik</w:t>
      </w:r>
      <w:proofErr w:type="spellEnd"/>
      <w:r w:rsidRPr="004E58DE">
        <w:t xml:space="preserve"> (2017), Preferential sequestration of terrestrial organic matter in boreal lake sediments, </w:t>
      </w:r>
      <w:r w:rsidRPr="004E58DE">
        <w:t xml:space="preserve"> </w:t>
      </w:r>
      <w:r w:rsidRPr="004E58DE">
        <w:t xml:space="preserve">J. </w:t>
      </w:r>
      <w:proofErr w:type="spellStart"/>
      <w:r w:rsidRPr="004E58DE">
        <w:t>Geophys</w:t>
      </w:r>
      <w:proofErr w:type="spellEnd"/>
      <w:r w:rsidRPr="004E58DE">
        <w:t xml:space="preserve">. Res. </w:t>
      </w:r>
      <w:proofErr w:type="spellStart"/>
      <w:r w:rsidRPr="004E58DE">
        <w:t>Biogeosci</w:t>
      </w:r>
      <w:proofErr w:type="spellEnd"/>
      <w:r w:rsidRPr="004E58DE">
        <w:t xml:space="preserve">., 122, 863–874, doi:10.1002/2016JG003735. </w:t>
      </w:r>
    </w:p>
    <w:p w14:paraId="1FB549FE" w14:textId="77777777" w:rsidR="00E43C3B" w:rsidRPr="004E58DE" w:rsidRDefault="00A4709E">
      <w:pPr>
        <w:pStyle w:val="BodyText"/>
        <w:rPr>
          <w:rFonts w:cs="Times New Roman"/>
        </w:rPr>
      </w:pPr>
      <w:r w:rsidRPr="004E58DE">
        <w:rPr>
          <w:rFonts w:cs="Times New Roman"/>
        </w:rPr>
        <w:t xml:space="preserve">Hansen A.M., Kraus TEC, Pellerin BA, Fleck JA, Downing BD, Bergamaschi BA. (2016) Optical properties of dissolved organic matter (DOM): Effects of biological and photolytic degradation. </w:t>
      </w:r>
      <w:proofErr w:type="spellStart"/>
      <w:r w:rsidRPr="004E58DE">
        <w:rPr>
          <w:rFonts w:cs="Times New Roman"/>
          <w:i/>
          <w:iCs/>
        </w:rPr>
        <w:t>Limnol</w:t>
      </w:r>
      <w:proofErr w:type="spellEnd"/>
      <w:r w:rsidRPr="004E58DE">
        <w:rPr>
          <w:rFonts w:cs="Times New Roman"/>
          <w:i/>
          <w:iCs/>
        </w:rPr>
        <w:t xml:space="preserve">. </w:t>
      </w:r>
      <w:proofErr w:type="spellStart"/>
      <w:r w:rsidRPr="004E58DE">
        <w:rPr>
          <w:rFonts w:cs="Times New Roman"/>
          <w:i/>
          <w:iCs/>
        </w:rPr>
        <w:t>Oceanogr</w:t>
      </w:r>
      <w:proofErr w:type="spellEnd"/>
      <w:r w:rsidRPr="004E58DE">
        <w:rPr>
          <w:rFonts w:cs="Times New Roman"/>
          <w:i/>
          <w:iCs/>
        </w:rPr>
        <w:t>.</w:t>
      </w:r>
      <w:r w:rsidRPr="004E58DE">
        <w:rPr>
          <w:rFonts w:cs="Times New Roman"/>
        </w:rPr>
        <w:t xml:space="preserve"> 61:1015–1032.</w:t>
      </w:r>
    </w:p>
    <w:p w14:paraId="08E452A5" w14:textId="77777777" w:rsidR="00E43C3B" w:rsidRPr="004E58DE" w:rsidRDefault="00A4709E">
      <w:pPr>
        <w:pStyle w:val="BodyText"/>
        <w:rPr>
          <w:rFonts w:cs="Times New Roman"/>
        </w:rPr>
      </w:pPr>
      <w:r w:rsidRPr="004E58DE">
        <w:rPr>
          <w:rFonts w:cs="Times New Roman"/>
        </w:rPr>
        <w:t xml:space="preserve">Harris D., </w:t>
      </w:r>
      <w:proofErr w:type="spellStart"/>
      <w:r w:rsidRPr="004E58DE">
        <w:rPr>
          <w:rFonts w:cs="Times New Roman"/>
        </w:rPr>
        <w:t>Horwáth</w:t>
      </w:r>
      <w:proofErr w:type="spellEnd"/>
      <w:r w:rsidRPr="004E58DE">
        <w:rPr>
          <w:rFonts w:cs="Times New Roman"/>
        </w:rPr>
        <w:t xml:space="preserve"> W.R., &amp; van Kessel C. (2001) Acid fumigation of soils to remove carbonates prior to total organic carbon or carbon-13 isotopic analysis. </w:t>
      </w:r>
      <w:r w:rsidRPr="004E58DE">
        <w:rPr>
          <w:rFonts w:cs="Times New Roman"/>
          <w:i/>
          <w:iCs/>
        </w:rPr>
        <w:t>Soil Sci. Soc. Am. J</w:t>
      </w:r>
      <w:r w:rsidRPr="004E58DE">
        <w:rPr>
          <w:rFonts w:cs="Times New Roman"/>
        </w:rPr>
        <w:t>. 65: 1853-1856.</w:t>
      </w:r>
    </w:p>
    <w:p w14:paraId="3A432E5A" w14:textId="77777777" w:rsidR="00E43C3B" w:rsidRPr="004E58DE" w:rsidRDefault="00A4709E">
      <w:pPr>
        <w:pStyle w:val="Body"/>
        <w:rPr>
          <w:rFonts w:ascii="Times New Roman" w:eastAsia="Times New Roman" w:hAnsi="Times New Roman" w:cs="Times New Roman"/>
          <w:lang w:val="en-US"/>
        </w:rPr>
      </w:pPr>
      <w:r w:rsidRPr="004E58DE">
        <w:rPr>
          <w:rFonts w:ascii="Times New Roman" w:hAnsi="Times New Roman" w:cs="Times New Roman"/>
          <w:color w:val="333333"/>
          <w:u w:color="333333"/>
          <w:lang w:val="en-US"/>
        </w:rPr>
        <w:t>Harrison J. A.</w:t>
      </w:r>
      <w:r w:rsidRPr="004E58DE">
        <w:rPr>
          <w:rFonts w:ascii="Times New Roman" w:hAnsi="Times New Roman" w:cs="Times New Roman"/>
          <w:color w:val="333333"/>
          <w:u w:color="333333"/>
          <w:shd w:val="clear" w:color="auto" w:fill="FFFFFF"/>
          <w:lang w:val="en-US"/>
        </w:rPr>
        <w:t>, </w:t>
      </w:r>
      <w:proofErr w:type="spellStart"/>
      <w:r w:rsidRPr="004E58DE">
        <w:rPr>
          <w:rFonts w:ascii="Times New Roman" w:hAnsi="Times New Roman" w:cs="Times New Roman"/>
          <w:color w:val="333333"/>
          <w:u w:color="333333"/>
          <w:lang w:val="en-US"/>
        </w:rPr>
        <w:t>Maranger</w:t>
      </w:r>
      <w:proofErr w:type="spellEnd"/>
      <w:r w:rsidRPr="004E58DE">
        <w:rPr>
          <w:rFonts w:ascii="Times New Roman" w:hAnsi="Times New Roman" w:cs="Times New Roman"/>
          <w:color w:val="333333"/>
          <w:u w:color="333333"/>
          <w:lang w:val="en-US"/>
        </w:rPr>
        <w:t xml:space="preserve"> R.</w:t>
      </w:r>
      <w:r w:rsidRPr="004E58DE">
        <w:rPr>
          <w:rFonts w:ascii="Times New Roman" w:hAnsi="Times New Roman" w:cs="Times New Roman"/>
          <w:color w:val="333333"/>
          <w:u w:color="333333"/>
          <w:shd w:val="clear" w:color="auto" w:fill="FFFFFF"/>
          <w:lang w:val="en-US"/>
        </w:rPr>
        <w:t>,</w:t>
      </w:r>
      <w:r w:rsidRPr="004E58DE">
        <w:rPr>
          <w:rFonts w:ascii="Times New Roman" w:hAnsi="Times New Roman" w:cs="Times New Roman"/>
          <w:color w:val="333333"/>
          <w:u w:color="333333"/>
          <w:lang w:val="en-US"/>
        </w:rPr>
        <w:t xml:space="preserve"> Alexander R. B.</w:t>
      </w:r>
      <w:r w:rsidRPr="004E58DE">
        <w:rPr>
          <w:rFonts w:ascii="Times New Roman" w:hAnsi="Times New Roman" w:cs="Times New Roman"/>
          <w:color w:val="333333"/>
          <w:u w:color="333333"/>
          <w:shd w:val="clear" w:color="auto" w:fill="FFFFFF"/>
          <w:lang w:val="en-US"/>
        </w:rPr>
        <w:t>, </w:t>
      </w:r>
      <w:r w:rsidRPr="004E58DE">
        <w:rPr>
          <w:rFonts w:ascii="Times New Roman" w:hAnsi="Times New Roman" w:cs="Times New Roman"/>
          <w:color w:val="333333"/>
          <w:u w:color="333333"/>
          <w:lang w:val="en-US"/>
        </w:rPr>
        <w:t>Giblin</w:t>
      </w:r>
      <w:r w:rsidRPr="004E58DE">
        <w:rPr>
          <w:rFonts w:ascii="Times New Roman" w:hAnsi="Times New Roman" w:cs="Times New Roman"/>
          <w:color w:val="333333"/>
          <w:u w:color="333333"/>
          <w:shd w:val="clear" w:color="auto" w:fill="FFFFFF"/>
          <w:lang w:val="en-US"/>
        </w:rPr>
        <w:t xml:space="preserve"> A., </w:t>
      </w:r>
      <w:proofErr w:type="spellStart"/>
      <w:r w:rsidRPr="004E58DE">
        <w:rPr>
          <w:rFonts w:ascii="Times New Roman" w:hAnsi="Times New Roman" w:cs="Times New Roman"/>
          <w:color w:val="333333"/>
          <w:u w:color="333333"/>
          <w:lang w:val="en-US"/>
        </w:rPr>
        <w:t>Jacinthe</w:t>
      </w:r>
      <w:proofErr w:type="spellEnd"/>
      <w:r w:rsidRPr="004E58DE">
        <w:rPr>
          <w:rFonts w:ascii="Times New Roman" w:hAnsi="Times New Roman" w:cs="Times New Roman"/>
          <w:color w:val="333333"/>
          <w:u w:color="333333"/>
          <w:lang w:val="en-US"/>
        </w:rPr>
        <w:t xml:space="preserve"> P.-A.</w:t>
      </w:r>
      <w:r w:rsidRPr="004E58DE">
        <w:rPr>
          <w:rFonts w:ascii="Times New Roman" w:hAnsi="Times New Roman" w:cs="Times New Roman"/>
          <w:color w:val="333333"/>
          <w:u w:color="333333"/>
          <w:shd w:val="clear" w:color="auto" w:fill="FFFFFF"/>
          <w:lang w:val="en-US"/>
        </w:rPr>
        <w:t>, </w:t>
      </w:r>
      <w:r w:rsidRPr="004E58DE">
        <w:rPr>
          <w:rFonts w:ascii="Times New Roman" w:hAnsi="Times New Roman" w:cs="Times New Roman"/>
          <w:color w:val="333333"/>
          <w:u w:color="333333"/>
          <w:lang w:val="en-US"/>
        </w:rPr>
        <w:t>Mayorga E.</w:t>
      </w:r>
      <w:r w:rsidRPr="004E58DE">
        <w:rPr>
          <w:rFonts w:ascii="Times New Roman" w:hAnsi="Times New Roman" w:cs="Times New Roman"/>
          <w:color w:val="333333"/>
          <w:u w:color="333333"/>
          <w:shd w:val="clear" w:color="auto" w:fill="FFFFFF"/>
          <w:lang w:val="en-US"/>
        </w:rPr>
        <w:t>,</w:t>
      </w:r>
      <w:r w:rsidRPr="004E58DE">
        <w:rPr>
          <w:rFonts w:ascii="Times New Roman" w:hAnsi="Times New Roman" w:cs="Times New Roman"/>
          <w:color w:val="333333"/>
          <w:u w:color="333333"/>
          <w:lang w:val="en-US"/>
        </w:rPr>
        <w:t xml:space="preserve"> </w:t>
      </w:r>
      <w:proofErr w:type="spellStart"/>
      <w:r w:rsidRPr="004E58DE">
        <w:rPr>
          <w:rFonts w:ascii="Times New Roman" w:hAnsi="Times New Roman" w:cs="Times New Roman"/>
          <w:color w:val="333333"/>
          <w:u w:color="333333"/>
          <w:lang w:val="en-US"/>
        </w:rPr>
        <w:t>Seitzinger</w:t>
      </w:r>
      <w:proofErr w:type="spellEnd"/>
      <w:r w:rsidRPr="004E58DE">
        <w:rPr>
          <w:rFonts w:ascii="Times New Roman" w:hAnsi="Times New Roman" w:cs="Times New Roman"/>
          <w:color w:val="333333"/>
          <w:u w:color="333333"/>
          <w:lang w:val="en-US"/>
        </w:rPr>
        <w:t xml:space="preserve"> S.P.</w:t>
      </w:r>
      <w:r w:rsidRPr="004E58DE">
        <w:rPr>
          <w:rFonts w:ascii="Times New Roman" w:hAnsi="Times New Roman" w:cs="Times New Roman"/>
          <w:color w:val="333333"/>
          <w:u w:color="333333"/>
          <w:shd w:val="clear" w:color="auto" w:fill="FFFFFF"/>
          <w:lang w:val="en-US"/>
        </w:rPr>
        <w:t>,</w:t>
      </w:r>
      <w:r w:rsidRPr="004E58DE">
        <w:rPr>
          <w:rFonts w:ascii="Times New Roman" w:hAnsi="Times New Roman" w:cs="Times New Roman"/>
          <w:color w:val="333333"/>
          <w:u w:color="333333"/>
          <w:lang w:val="en-US"/>
        </w:rPr>
        <w:t xml:space="preserve"> </w:t>
      </w:r>
      <w:proofErr w:type="spellStart"/>
      <w:r w:rsidRPr="004E58DE">
        <w:rPr>
          <w:rFonts w:ascii="Times New Roman" w:hAnsi="Times New Roman" w:cs="Times New Roman"/>
          <w:color w:val="333333"/>
          <w:u w:color="333333"/>
          <w:lang w:val="en-US"/>
        </w:rPr>
        <w:t>Sobota</w:t>
      </w:r>
      <w:proofErr w:type="spellEnd"/>
      <w:r w:rsidRPr="004E58DE">
        <w:rPr>
          <w:rFonts w:ascii="Times New Roman" w:hAnsi="Times New Roman" w:cs="Times New Roman"/>
          <w:color w:val="333333"/>
          <w:u w:color="333333"/>
          <w:lang w:val="en-US"/>
        </w:rPr>
        <w:t xml:space="preserve"> D.J.</w:t>
      </w:r>
      <w:r w:rsidRPr="004E58DE">
        <w:rPr>
          <w:rFonts w:ascii="Times New Roman" w:hAnsi="Times New Roman" w:cs="Times New Roman"/>
          <w:color w:val="333333"/>
          <w:u w:color="333333"/>
          <w:shd w:val="clear" w:color="auto" w:fill="FFFFFF"/>
          <w:lang w:val="en-US"/>
        </w:rPr>
        <w:t>, and </w:t>
      </w:r>
      <w:proofErr w:type="spellStart"/>
      <w:r w:rsidRPr="004E58DE">
        <w:rPr>
          <w:rFonts w:ascii="Times New Roman" w:hAnsi="Times New Roman" w:cs="Times New Roman"/>
          <w:color w:val="333333"/>
          <w:u w:color="333333"/>
          <w:lang w:val="en-US"/>
        </w:rPr>
        <w:t>Wollheim</w:t>
      </w:r>
      <w:proofErr w:type="spellEnd"/>
      <w:r w:rsidRPr="004E58DE">
        <w:rPr>
          <w:rFonts w:ascii="Times New Roman" w:hAnsi="Times New Roman" w:cs="Times New Roman"/>
          <w:color w:val="333333"/>
          <w:u w:color="333333"/>
          <w:lang w:val="en-US"/>
        </w:rPr>
        <w:t xml:space="preserve"> W.</w:t>
      </w:r>
      <w:r w:rsidRPr="004E58DE">
        <w:rPr>
          <w:rFonts w:ascii="Times New Roman" w:hAnsi="Times New Roman" w:cs="Times New Roman"/>
          <w:color w:val="333333"/>
          <w:u w:color="333333"/>
          <w:shd w:val="clear" w:color="auto" w:fill="FFFFFF"/>
          <w:lang w:val="en-US"/>
        </w:rPr>
        <w:t> (</w:t>
      </w:r>
      <w:r w:rsidRPr="004E58DE">
        <w:rPr>
          <w:rFonts w:ascii="Times New Roman" w:hAnsi="Times New Roman" w:cs="Times New Roman"/>
          <w:color w:val="333333"/>
          <w:u w:color="333333"/>
          <w:lang w:val="en-US"/>
        </w:rPr>
        <w:t>2009</w:t>
      </w:r>
      <w:r w:rsidRPr="004E58DE">
        <w:rPr>
          <w:rFonts w:ascii="Times New Roman" w:hAnsi="Times New Roman" w:cs="Times New Roman"/>
          <w:color w:val="333333"/>
          <w:u w:color="333333"/>
          <w:shd w:val="clear" w:color="auto" w:fill="FFFFFF"/>
          <w:lang w:val="en-US"/>
        </w:rPr>
        <w:t>) </w:t>
      </w:r>
      <w:r w:rsidRPr="004E58DE">
        <w:rPr>
          <w:rFonts w:ascii="Times New Roman" w:hAnsi="Times New Roman" w:cs="Times New Roman"/>
          <w:color w:val="333333"/>
          <w:u w:color="333333"/>
          <w:lang w:val="en-US"/>
        </w:rPr>
        <w:t>Controls and significance of nitrogen retention in lakes and reservoirs</w:t>
      </w:r>
      <w:r w:rsidRPr="004E58DE">
        <w:rPr>
          <w:rFonts w:ascii="Times New Roman" w:hAnsi="Times New Roman" w:cs="Times New Roman"/>
          <w:color w:val="333333"/>
          <w:u w:color="333333"/>
          <w:shd w:val="clear" w:color="auto" w:fill="FFFFFF"/>
          <w:lang w:val="en-US"/>
        </w:rPr>
        <w:t>, </w:t>
      </w:r>
      <w:r w:rsidRPr="004E58DE">
        <w:rPr>
          <w:rFonts w:ascii="Times New Roman" w:hAnsi="Times New Roman" w:cs="Times New Roman"/>
          <w:i/>
          <w:iCs/>
          <w:color w:val="333333"/>
          <w:u w:color="333333"/>
          <w:lang w:val="en-US"/>
        </w:rPr>
        <w:t>Biogeochemistry</w:t>
      </w:r>
      <w:r w:rsidRPr="004E58DE">
        <w:rPr>
          <w:rFonts w:ascii="Times New Roman" w:hAnsi="Times New Roman" w:cs="Times New Roman"/>
          <w:color w:val="333333"/>
          <w:u w:color="333333"/>
          <w:shd w:val="clear" w:color="auto" w:fill="FFFFFF"/>
          <w:lang w:val="en-US"/>
        </w:rPr>
        <w:t> </w:t>
      </w:r>
      <w:r w:rsidRPr="004E58DE">
        <w:rPr>
          <w:rFonts w:ascii="Times New Roman" w:hAnsi="Times New Roman" w:cs="Times New Roman"/>
          <w:color w:val="333333"/>
          <w:u w:color="333333"/>
          <w:lang w:val="en-US"/>
        </w:rPr>
        <w:t>93</w:t>
      </w:r>
      <w:r w:rsidRPr="004E58DE">
        <w:rPr>
          <w:rFonts w:ascii="Times New Roman" w:hAnsi="Times New Roman" w:cs="Times New Roman"/>
          <w:color w:val="333333"/>
          <w:u w:color="333333"/>
          <w:shd w:val="clear" w:color="auto" w:fill="FFFFFF"/>
          <w:lang w:val="en-US"/>
        </w:rPr>
        <w:t>: </w:t>
      </w:r>
      <w:r w:rsidRPr="004E58DE">
        <w:rPr>
          <w:rFonts w:ascii="Times New Roman" w:hAnsi="Times New Roman" w:cs="Times New Roman"/>
          <w:color w:val="333333"/>
          <w:u w:color="333333"/>
          <w:lang w:val="en-US"/>
        </w:rPr>
        <w:t>143</w:t>
      </w:r>
      <w:r w:rsidRPr="004E58DE">
        <w:rPr>
          <w:rFonts w:ascii="Times New Roman" w:hAnsi="Times New Roman" w:cs="Times New Roman"/>
          <w:color w:val="333333"/>
          <w:u w:color="333333"/>
          <w:shd w:val="clear" w:color="auto" w:fill="FFFFFF"/>
          <w:lang w:val="en-US"/>
        </w:rPr>
        <w:t>–</w:t>
      </w:r>
      <w:r w:rsidRPr="004E58DE">
        <w:rPr>
          <w:rFonts w:ascii="Times New Roman" w:hAnsi="Times New Roman" w:cs="Times New Roman"/>
          <w:color w:val="333333"/>
          <w:u w:color="333333"/>
          <w:lang w:val="en-US"/>
        </w:rPr>
        <w:t>157.</w:t>
      </w:r>
    </w:p>
    <w:p w14:paraId="3E560531" w14:textId="77777777" w:rsidR="00E43C3B" w:rsidRPr="004E58DE" w:rsidRDefault="00A4709E">
      <w:pPr>
        <w:pStyle w:val="BodyText"/>
        <w:rPr>
          <w:rFonts w:cs="Times New Roman"/>
          <w:color w:val="333333"/>
          <w:u w:color="333333"/>
          <w:shd w:val="clear" w:color="auto" w:fill="FFFFFF"/>
        </w:rPr>
      </w:pPr>
      <w:r w:rsidRPr="004E58DE">
        <w:rPr>
          <w:rFonts w:cs="Times New Roman"/>
          <w:color w:val="333333"/>
          <w:u w:color="333333"/>
          <w:shd w:val="clear" w:color="auto" w:fill="FFFFFF"/>
        </w:rPr>
        <w:t xml:space="preserve">Hayes N. M., </w:t>
      </w:r>
      <w:proofErr w:type="spellStart"/>
      <w:r w:rsidRPr="004E58DE">
        <w:rPr>
          <w:rFonts w:cs="Times New Roman"/>
          <w:color w:val="333333"/>
          <w:u w:color="333333"/>
          <w:shd w:val="clear" w:color="auto" w:fill="FFFFFF"/>
        </w:rPr>
        <w:t>Deemer</w:t>
      </w:r>
      <w:proofErr w:type="spellEnd"/>
      <w:r w:rsidRPr="004E58DE">
        <w:rPr>
          <w:rFonts w:cs="Times New Roman"/>
          <w:color w:val="333333"/>
          <w:u w:color="333333"/>
          <w:shd w:val="clear" w:color="auto" w:fill="FFFFFF"/>
        </w:rPr>
        <w:t xml:space="preserve"> B. R., Corman J. R., </w:t>
      </w:r>
      <w:proofErr w:type="spellStart"/>
      <w:r w:rsidRPr="004E58DE">
        <w:rPr>
          <w:rFonts w:cs="Times New Roman"/>
          <w:color w:val="333333"/>
          <w:u w:color="333333"/>
          <w:shd w:val="clear" w:color="auto" w:fill="FFFFFF"/>
        </w:rPr>
        <w:t>Razavi</w:t>
      </w:r>
      <w:proofErr w:type="spellEnd"/>
      <w:r w:rsidRPr="004E58DE">
        <w:rPr>
          <w:rFonts w:cs="Times New Roman"/>
          <w:color w:val="333333"/>
          <w:u w:color="333333"/>
          <w:shd w:val="clear" w:color="auto" w:fill="FFFFFF"/>
        </w:rPr>
        <w:t xml:space="preserve"> N. R. and </w:t>
      </w:r>
      <w:proofErr w:type="spellStart"/>
      <w:r w:rsidRPr="004E58DE">
        <w:rPr>
          <w:rFonts w:cs="Times New Roman"/>
          <w:color w:val="333333"/>
          <w:u w:color="333333"/>
          <w:shd w:val="clear" w:color="auto" w:fill="FFFFFF"/>
        </w:rPr>
        <w:t>Strock</w:t>
      </w:r>
      <w:proofErr w:type="spellEnd"/>
      <w:r w:rsidRPr="004E58DE">
        <w:rPr>
          <w:rFonts w:cs="Times New Roman"/>
          <w:color w:val="333333"/>
          <w:u w:color="333333"/>
          <w:shd w:val="clear" w:color="auto" w:fill="FFFFFF"/>
        </w:rPr>
        <w:t xml:space="preserve"> K. E. (2017) Key differences between lakes and reservoirs modify climate signals: A case for a new conceptual model. </w:t>
      </w:r>
      <w:proofErr w:type="spellStart"/>
      <w:r w:rsidRPr="004E58DE">
        <w:rPr>
          <w:rFonts w:cs="Times New Roman"/>
          <w:i/>
          <w:iCs/>
          <w:color w:val="333333"/>
          <w:u w:color="333333"/>
          <w:shd w:val="clear" w:color="auto" w:fill="FFFFFF"/>
        </w:rPr>
        <w:t>Limnol</w:t>
      </w:r>
      <w:proofErr w:type="spellEnd"/>
      <w:r w:rsidRPr="004E58DE">
        <w:rPr>
          <w:rFonts w:cs="Times New Roman"/>
          <w:i/>
          <w:iCs/>
          <w:color w:val="333333"/>
          <w:u w:color="333333"/>
          <w:shd w:val="clear" w:color="auto" w:fill="FFFFFF"/>
        </w:rPr>
        <w:t xml:space="preserve">. </w:t>
      </w:r>
      <w:proofErr w:type="spellStart"/>
      <w:r w:rsidRPr="004E58DE">
        <w:rPr>
          <w:rFonts w:cs="Times New Roman"/>
          <w:i/>
          <w:iCs/>
          <w:color w:val="333333"/>
          <w:u w:color="333333"/>
          <w:shd w:val="clear" w:color="auto" w:fill="FFFFFF"/>
        </w:rPr>
        <w:t>Oceanogr</w:t>
      </w:r>
      <w:proofErr w:type="spellEnd"/>
      <w:r w:rsidRPr="004E58DE">
        <w:rPr>
          <w:rFonts w:cs="Times New Roman"/>
          <w:i/>
          <w:iCs/>
          <w:color w:val="333333"/>
          <w:u w:color="333333"/>
          <w:shd w:val="clear" w:color="auto" w:fill="FFFFFF"/>
        </w:rPr>
        <w:t>.</w:t>
      </w:r>
      <w:r w:rsidRPr="004E58DE">
        <w:rPr>
          <w:rFonts w:cs="Times New Roman"/>
          <w:color w:val="333333"/>
          <w:u w:color="333333"/>
          <w:shd w:val="clear" w:color="auto" w:fill="FFFFFF"/>
        </w:rPr>
        <w:t xml:space="preserve"> 2: 47–62. </w:t>
      </w:r>
    </w:p>
    <w:p w14:paraId="0512021F" w14:textId="77777777" w:rsidR="00E43C3B" w:rsidRPr="004E58DE" w:rsidRDefault="00A4709E">
      <w:pPr>
        <w:pStyle w:val="BodyText"/>
        <w:rPr>
          <w:rFonts w:cs="Times New Roman"/>
        </w:rPr>
      </w:pPr>
      <w:proofErr w:type="spellStart"/>
      <w:r w:rsidRPr="004E58DE">
        <w:rPr>
          <w:rFonts w:cs="Times New Roman"/>
          <w:color w:val="333333"/>
          <w:u w:color="333333"/>
          <w:shd w:val="clear" w:color="auto" w:fill="FFFFFF"/>
        </w:rPr>
        <w:t>Holgerson</w:t>
      </w:r>
      <w:proofErr w:type="spellEnd"/>
      <w:r w:rsidRPr="004E58DE">
        <w:rPr>
          <w:rFonts w:cs="Times New Roman"/>
          <w:color w:val="333333"/>
          <w:u w:color="333333"/>
          <w:shd w:val="clear" w:color="auto" w:fill="FFFFFF"/>
        </w:rPr>
        <w:t xml:space="preserve"> M.A. &amp; Raymond P.A. (2016) Large contribution to inland water CO</w:t>
      </w:r>
      <w:r w:rsidRPr="004E58DE">
        <w:rPr>
          <w:rFonts w:cs="Times New Roman"/>
          <w:color w:val="333333"/>
          <w:u w:color="333333"/>
          <w:shd w:val="clear" w:color="auto" w:fill="FFFFFF"/>
          <w:vertAlign w:val="subscript"/>
        </w:rPr>
        <w:t>2</w:t>
      </w:r>
      <w:r w:rsidRPr="004E58DE">
        <w:rPr>
          <w:rFonts w:cs="Times New Roman"/>
          <w:color w:val="333333"/>
          <w:u w:color="333333"/>
          <w:shd w:val="clear" w:color="auto" w:fill="FFFFFF"/>
        </w:rPr>
        <w:t xml:space="preserve"> and CH</w:t>
      </w:r>
      <w:r w:rsidRPr="004E58DE">
        <w:rPr>
          <w:rFonts w:cs="Times New Roman"/>
          <w:color w:val="333333"/>
          <w:u w:color="333333"/>
          <w:shd w:val="clear" w:color="auto" w:fill="FFFFFF"/>
          <w:vertAlign w:val="subscript"/>
        </w:rPr>
        <w:t>4</w:t>
      </w:r>
      <w:r w:rsidRPr="004E58DE">
        <w:rPr>
          <w:rFonts w:cs="Times New Roman"/>
          <w:color w:val="333333"/>
          <w:u w:color="333333"/>
          <w:shd w:val="clear" w:color="auto" w:fill="FFFFFF"/>
        </w:rPr>
        <w:t xml:space="preserve"> emissions from very small ponds. </w:t>
      </w:r>
      <w:r w:rsidRPr="004E58DE">
        <w:rPr>
          <w:rFonts w:cs="Times New Roman"/>
          <w:i/>
          <w:iCs/>
          <w:color w:val="333333"/>
          <w:u w:color="333333"/>
          <w:shd w:val="clear" w:color="auto" w:fill="FFFFFF"/>
        </w:rPr>
        <w:t>Nature Geoscience</w:t>
      </w:r>
      <w:r w:rsidRPr="004E58DE">
        <w:rPr>
          <w:rFonts w:cs="Times New Roman"/>
          <w:color w:val="333333"/>
          <w:u w:color="333333"/>
          <w:shd w:val="clear" w:color="auto" w:fill="FFFFFF"/>
        </w:rPr>
        <w:t xml:space="preserve"> 9: 222-226. </w:t>
      </w:r>
    </w:p>
    <w:p w14:paraId="1EE80028" w14:textId="77777777" w:rsidR="00E43C3B" w:rsidRPr="004E58DE" w:rsidRDefault="00A4709E">
      <w:pPr>
        <w:pStyle w:val="BodyText"/>
        <w:rPr>
          <w:rFonts w:cs="Times New Roman"/>
        </w:rPr>
      </w:pPr>
      <w:proofErr w:type="spellStart"/>
      <w:r w:rsidRPr="004E58DE">
        <w:rPr>
          <w:rFonts w:cs="Times New Roman"/>
        </w:rPr>
        <w:t>Huguet</w:t>
      </w:r>
      <w:proofErr w:type="spellEnd"/>
      <w:r w:rsidRPr="004E58DE">
        <w:rPr>
          <w:rFonts w:cs="Times New Roman"/>
        </w:rPr>
        <w:t xml:space="preserve"> A., </w:t>
      </w:r>
      <w:proofErr w:type="spellStart"/>
      <w:r w:rsidRPr="004E58DE">
        <w:rPr>
          <w:rFonts w:cs="Times New Roman"/>
        </w:rPr>
        <w:t>Vacher</w:t>
      </w:r>
      <w:proofErr w:type="spellEnd"/>
      <w:r w:rsidRPr="004E58DE">
        <w:rPr>
          <w:rFonts w:cs="Times New Roman"/>
        </w:rPr>
        <w:t xml:space="preserve"> L., </w:t>
      </w:r>
      <w:proofErr w:type="spellStart"/>
      <w:r w:rsidRPr="004E58DE">
        <w:rPr>
          <w:rFonts w:cs="Times New Roman"/>
        </w:rPr>
        <w:t>Relexans</w:t>
      </w:r>
      <w:proofErr w:type="spellEnd"/>
      <w:r w:rsidRPr="004E58DE">
        <w:rPr>
          <w:rFonts w:cs="Times New Roman"/>
        </w:rPr>
        <w:t xml:space="preserve"> S., </w:t>
      </w:r>
      <w:proofErr w:type="spellStart"/>
      <w:r w:rsidRPr="004E58DE">
        <w:rPr>
          <w:rFonts w:cs="Times New Roman"/>
        </w:rPr>
        <w:t>Saubusse</w:t>
      </w:r>
      <w:proofErr w:type="spellEnd"/>
      <w:r w:rsidRPr="004E58DE">
        <w:rPr>
          <w:rFonts w:cs="Times New Roman"/>
        </w:rPr>
        <w:t xml:space="preserve"> S., </w:t>
      </w:r>
      <w:proofErr w:type="spellStart"/>
      <w:r w:rsidRPr="004E58DE">
        <w:rPr>
          <w:rFonts w:cs="Times New Roman"/>
        </w:rPr>
        <w:t>Froidefond</w:t>
      </w:r>
      <w:proofErr w:type="spellEnd"/>
      <w:r w:rsidRPr="004E58DE">
        <w:rPr>
          <w:rFonts w:cs="Times New Roman"/>
        </w:rPr>
        <w:t xml:space="preserve"> J.M., </w:t>
      </w:r>
      <w:proofErr w:type="spellStart"/>
      <w:r w:rsidRPr="004E58DE">
        <w:rPr>
          <w:rFonts w:cs="Times New Roman"/>
        </w:rPr>
        <w:t>Parlanti</w:t>
      </w:r>
      <w:proofErr w:type="spellEnd"/>
      <w:r w:rsidRPr="004E58DE">
        <w:rPr>
          <w:rFonts w:cs="Times New Roman"/>
        </w:rPr>
        <w:t xml:space="preserve"> E. (2009) Properties of fluorescent dissolved organic matter in the Gironde Estuary. </w:t>
      </w:r>
      <w:r w:rsidRPr="004E58DE">
        <w:rPr>
          <w:rFonts w:cs="Times New Roman"/>
          <w:i/>
          <w:iCs/>
        </w:rPr>
        <w:t>Organic Geochemistry</w:t>
      </w:r>
      <w:r w:rsidRPr="004E58DE">
        <w:rPr>
          <w:rFonts w:cs="Times New Roman"/>
        </w:rPr>
        <w:t xml:space="preserve"> 40: 706-719.</w:t>
      </w:r>
    </w:p>
    <w:p w14:paraId="455ACE68" w14:textId="77777777" w:rsidR="00E43C3B" w:rsidRPr="004E58DE" w:rsidRDefault="00A4709E">
      <w:pPr>
        <w:pStyle w:val="BodyText"/>
        <w:rPr>
          <w:rFonts w:cs="Times New Roman"/>
        </w:rPr>
      </w:pPr>
      <w:r w:rsidRPr="004E58DE">
        <w:rPr>
          <w:rFonts w:cs="Times New Roman"/>
          <w:color w:val="1A1718"/>
          <w:u w:color="1A1718"/>
        </w:rPr>
        <w:t xml:space="preserve">Kelley C.A. &amp; Chynoweth D. P. (1981) The contributions of temperature and of the input of organic matter in controlling rates of sediment methanogenesis. </w:t>
      </w:r>
      <w:proofErr w:type="spellStart"/>
      <w:r w:rsidRPr="004E58DE">
        <w:rPr>
          <w:rFonts w:cs="Times New Roman"/>
          <w:i/>
          <w:iCs/>
          <w:color w:val="1A1718"/>
          <w:u w:color="1A1718"/>
        </w:rPr>
        <w:t>Limnol</w:t>
      </w:r>
      <w:proofErr w:type="spellEnd"/>
      <w:r w:rsidRPr="004E58DE">
        <w:rPr>
          <w:rFonts w:cs="Times New Roman"/>
          <w:i/>
          <w:iCs/>
          <w:color w:val="1A1718"/>
          <w:u w:color="1A1718"/>
        </w:rPr>
        <w:t xml:space="preserve">. </w:t>
      </w:r>
      <w:proofErr w:type="spellStart"/>
      <w:r w:rsidRPr="004E58DE">
        <w:rPr>
          <w:rFonts w:cs="Times New Roman"/>
          <w:i/>
          <w:iCs/>
          <w:color w:val="1A1718"/>
          <w:u w:color="1A1718"/>
        </w:rPr>
        <w:t>Oceanogr</w:t>
      </w:r>
      <w:proofErr w:type="spellEnd"/>
      <w:r w:rsidRPr="004E58DE">
        <w:rPr>
          <w:rFonts w:cs="Times New Roman"/>
          <w:i/>
          <w:iCs/>
          <w:color w:val="1A1718"/>
          <w:u w:color="1A1718"/>
        </w:rPr>
        <w:t>.</w:t>
      </w:r>
      <w:r w:rsidRPr="004E58DE">
        <w:rPr>
          <w:rFonts w:cs="Times New Roman"/>
          <w:color w:val="1A1718"/>
          <w:u w:color="1A1718"/>
        </w:rPr>
        <w:t xml:space="preserve"> 26: 891–897. doi</w:t>
      </w:r>
      <w:r w:rsidRPr="004E58DE">
        <w:rPr>
          <w:rFonts w:cs="Times New Roman"/>
        </w:rPr>
        <w:t xml:space="preserve">:10.4319/lo.1981.26.5.0891. </w:t>
      </w:r>
    </w:p>
    <w:p w14:paraId="47AD3762" w14:textId="77777777" w:rsidR="00E43C3B" w:rsidRPr="004E58DE" w:rsidRDefault="00A4709E">
      <w:pPr>
        <w:pStyle w:val="Body"/>
        <w:widowControl w:val="0"/>
        <w:spacing w:after="240" w:line="280" w:lineRule="atLeast"/>
        <w:rPr>
          <w:rFonts w:ascii="Times New Roman" w:eastAsia="Times New Roman" w:hAnsi="Times New Roman" w:cs="Times New Roman"/>
          <w:color w:val="1A1718"/>
          <w:u w:color="1A1718"/>
          <w:lang w:val="en-US"/>
        </w:rPr>
      </w:pPr>
      <w:proofErr w:type="spellStart"/>
      <w:r w:rsidRPr="004E58DE">
        <w:rPr>
          <w:rFonts w:ascii="Times New Roman" w:hAnsi="Times New Roman" w:cs="Times New Roman"/>
          <w:color w:val="1A1718"/>
          <w:u w:color="1A1718"/>
          <w:lang w:val="en-US"/>
        </w:rPr>
        <w:t>Kirschke</w:t>
      </w:r>
      <w:proofErr w:type="spellEnd"/>
      <w:r w:rsidRPr="004E58DE">
        <w:rPr>
          <w:rFonts w:ascii="Times New Roman" w:hAnsi="Times New Roman" w:cs="Times New Roman"/>
          <w:color w:val="1A1718"/>
          <w:u w:color="1A1718"/>
          <w:lang w:val="en-US"/>
        </w:rPr>
        <w:t xml:space="preserve"> S. et al. (2013) Three decades of global meth- </w:t>
      </w:r>
      <w:proofErr w:type="spellStart"/>
      <w:r w:rsidRPr="004E58DE">
        <w:rPr>
          <w:rFonts w:ascii="Times New Roman" w:hAnsi="Times New Roman" w:cs="Times New Roman"/>
          <w:color w:val="1A1718"/>
          <w:u w:color="1A1718"/>
          <w:lang w:val="en-US"/>
        </w:rPr>
        <w:t>ane</w:t>
      </w:r>
      <w:proofErr w:type="spellEnd"/>
      <w:r w:rsidRPr="004E58DE">
        <w:rPr>
          <w:rFonts w:ascii="Times New Roman" w:hAnsi="Times New Roman" w:cs="Times New Roman"/>
          <w:color w:val="1A1718"/>
          <w:u w:color="1A1718"/>
          <w:lang w:val="en-US"/>
        </w:rPr>
        <w:t xml:space="preserve"> sources and sinks. </w:t>
      </w:r>
      <w:r w:rsidRPr="004E58DE">
        <w:rPr>
          <w:rFonts w:ascii="Times New Roman" w:hAnsi="Times New Roman" w:cs="Times New Roman"/>
          <w:i/>
          <w:iCs/>
          <w:color w:val="1A1718"/>
          <w:u w:color="1A1718"/>
          <w:lang w:val="en-US"/>
        </w:rPr>
        <w:t xml:space="preserve">Nat. </w:t>
      </w:r>
      <w:proofErr w:type="spellStart"/>
      <w:r w:rsidRPr="004E58DE">
        <w:rPr>
          <w:rFonts w:ascii="Times New Roman" w:hAnsi="Times New Roman" w:cs="Times New Roman"/>
          <w:i/>
          <w:iCs/>
          <w:color w:val="1A1718"/>
          <w:u w:color="1A1718"/>
          <w:lang w:val="en-US"/>
        </w:rPr>
        <w:t>Geosci</w:t>
      </w:r>
      <w:proofErr w:type="spellEnd"/>
      <w:r w:rsidRPr="004E58DE">
        <w:rPr>
          <w:rFonts w:ascii="Times New Roman" w:hAnsi="Times New Roman" w:cs="Times New Roman"/>
          <w:i/>
          <w:iCs/>
          <w:color w:val="1A1718"/>
          <w:u w:color="1A1718"/>
          <w:lang w:val="en-US"/>
        </w:rPr>
        <w:t>.</w:t>
      </w:r>
      <w:r w:rsidRPr="004E58DE">
        <w:rPr>
          <w:rFonts w:ascii="Times New Roman" w:hAnsi="Times New Roman" w:cs="Times New Roman"/>
          <w:color w:val="1A1718"/>
          <w:u w:color="1A1718"/>
          <w:lang w:val="en-US"/>
        </w:rPr>
        <w:t xml:space="preserve"> 6: 813–823. </w:t>
      </w:r>
    </w:p>
    <w:p w14:paraId="5B328F01" w14:textId="77777777" w:rsidR="00E43C3B" w:rsidRPr="004E58DE" w:rsidRDefault="00A4709E">
      <w:pPr>
        <w:pStyle w:val="Body"/>
        <w:widowControl w:val="0"/>
        <w:spacing w:after="240" w:line="280" w:lineRule="atLeast"/>
        <w:rPr>
          <w:rFonts w:ascii="Times New Roman" w:eastAsia="Times New Roman" w:hAnsi="Times New Roman" w:cs="Times New Roman"/>
          <w:color w:val="1A1718"/>
          <w:u w:color="1A1718"/>
          <w:lang w:val="en-US"/>
        </w:rPr>
      </w:pPr>
      <w:r w:rsidRPr="004E58DE">
        <w:rPr>
          <w:rFonts w:ascii="Times New Roman" w:hAnsi="Times New Roman" w:cs="Times New Roman"/>
          <w:lang w:val="en-US"/>
        </w:rPr>
        <w:t xml:space="preserve">Knoll L. B., </w:t>
      </w:r>
      <w:proofErr w:type="spellStart"/>
      <w:r w:rsidRPr="004E58DE">
        <w:rPr>
          <w:rFonts w:ascii="Times New Roman" w:hAnsi="Times New Roman" w:cs="Times New Roman"/>
          <w:lang w:val="en-US"/>
        </w:rPr>
        <w:t>Vanni</w:t>
      </w:r>
      <w:proofErr w:type="spellEnd"/>
      <w:r w:rsidRPr="004E58DE">
        <w:rPr>
          <w:rFonts w:ascii="Times New Roman" w:hAnsi="Times New Roman" w:cs="Times New Roman"/>
          <w:lang w:val="en-US"/>
        </w:rPr>
        <w:t xml:space="preserve"> M.J., Renwick W.H., &amp; </w:t>
      </w:r>
      <w:proofErr w:type="spellStart"/>
      <w:r w:rsidRPr="004E58DE">
        <w:rPr>
          <w:rFonts w:ascii="Times New Roman" w:hAnsi="Times New Roman" w:cs="Times New Roman"/>
          <w:lang w:val="en-US"/>
        </w:rPr>
        <w:t>Kollie</w:t>
      </w:r>
      <w:proofErr w:type="spellEnd"/>
      <w:r w:rsidRPr="004E58DE">
        <w:rPr>
          <w:rFonts w:ascii="Times New Roman" w:hAnsi="Times New Roman" w:cs="Times New Roman"/>
          <w:lang w:val="en-US"/>
        </w:rPr>
        <w:t xml:space="preserve"> S. (2014) Burial rates and stoichiometry of sedimentary carbon, nitrogen and phosphorus in Midwestern US reservoirs. </w:t>
      </w:r>
      <w:r w:rsidRPr="004E58DE">
        <w:rPr>
          <w:rFonts w:ascii="Times New Roman" w:hAnsi="Times New Roman" w:cs="Times New Roman"/>
          <w:i/>
          <w:iCs/>
          <w:lang w:val="en-US"/>
        </w:rPr>
        <w:t>Freshwater Biology</w:t>
      </w:r>
      <w:r w:rsidRPr="004E58DE">
        <w:rPr>
          <w:rFonts w:ascii="Times New Roman" w:hAnsi="Times New Roman" w:cs="Times New Roman"/>
          <w:lang w:val="en-US"/>
        </w:rPr>
        <w:t xml:space="preserve"> 59(11): 2342-2353.</w:t>
      </w:r>
    </w:p>
    <w:p w14:paraId="3DA5027D"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 xml:space="preserve">Kondo, M., K. </w:t>
      </w:r>
      <w:proofErr w:type="spellStart"/>
      <w:r w:rsidRPr="004E58DE">
        <w:rPr>
          <w:rFonts w:ascii="Times New Roman" w:hAnsi="Times New Roman" w:cs="Times New Roman"/>
          <w:lang w:val="en-US"/>
        </w:rPr>
        <w:t>Ichii</w:t>
      </w:r>
      <w:proofErr w:type="spellEnd"/>
      <w:r w:rsidRPr="004E58DE">
        <w:rPr>
          <w:rFonts w:ascii="Times New Roman" w:hAnsi="Times New Roman" w:cs="Times New Roman"/>
          <w:lang w:val="en-US"/>
        </w:rPr>
        <w:t>, H. Takagi, and</w:t>
      </w:r>
    </w:p>
    <w:p w14:paraId="7E5D492D"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 xml:space="preserve">M. </w:t>
      </w:r>
      <w:proofErr w:type="spellStart"/>
      <w:r w:rsidRPr="004E58DE">
        <w:rPr>
          <w:rFonts w:ascii="Times New Roman" w:hAnsi="Times New Roman" w:cs="Times New Roman"/>
          <w:lang w:val="en-US"/>
        </w:rPr>
        <w:t>Sasakawa</w:t>
      </w:r>
      <w:proofErr w:type="spellEnd"/>
      <w:r w:rsidRPr="004E58DE">
        <w:rPr>
          <w:rFonts w:ascii="Times New Roman" w:hAnsi="Times New Roman" w:cs="Times New Roman"/>
          <w:lang w:val="en-US"/>
        </w:rPr>
        <w:t xml:space="preserve"> (2015), Comparison of the</w:t>
      </w:r>
    </w:p>
    <w:p w14:paraId="5BCD4665"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data-driven top-down and bottom-up</w:t>
      </w:r>
    </w:p>
    <w:p w14:paraId="6D12850D"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global terrestrial CO</w:t>
      </w:r>
    </w:p>
    <w:p w14:paraId="7A87474B" w14:textId="77777777" w:rsidR="00E43C3B" w:rsidRPr="004E58DE" w:rsidRDefault="00A4709E" w:rsidP="00005DE7">
      <w:pPr>
        <w:pStyle w:val="Body"/>
        <w:shd w:val="clear" w:color="auto" w:fill="FFFFFF"/>
        <w:spacing w:line="0" w:lineRule="auto"/>
        <w:outlineLvl w:val="0"/>
        <w:rPr>
          <w:rFonts w:ascii="Times New Roman" w:eastAsia="Times New Roman" w:hAnsi="Times New Roman" w:cs="Times New Roman"/>
          <w:lang w:val="en-US"/>
        </w:rPr>
      </w:pPr>
      <w:r w:rsidRPr="004E58DE">
        <w:rPr>
          <w:rFonts w:ascii="Times New Roman" w:hAnsi="Times New Roman" w:cs="Times New Roman"/>
          <w:lang w:val="en-US"/>
        </w:rPr>
        <w:t>2</w:t>
      </w:r>
    </w:p>
    <w:p w14:paraId="32C706F3"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exchanges: GOSAT</w:t>
      </w:r>
    </w:p>
    <w:p w14:paraId="1862781D" w14:textId="77777777" w:rsidR="00E43C3B" w:rsidRPr="004E58DE" w:rsidRDefault="00A4709E" w:rsidP="00005DE7">
      <w:pPr>
        <w:pStyle w:val="Body"/>
        <w:shd w:val="clear" w:color="auto" w:fill="FFFFFF"/>
        <w:spacing w:line="0" w:lineRule="auto"/>
        <w:outlineLvl w:val="0"/>
        <w:rPr>
          <w:rFonts w:ascii="Times New Roman" w:eastAsia="Times New Roman" w:hAnsi="Times New Roman" w:cs="Times New Roman"/>
          <w:lang w:val="en-US"/>
        </w:rPr>
      </w:pPr>
      <w:r w:rsidRPr="004E58DE">
        <w:rPr>
          <w:rFonts w:ascii="Times New Roman" w:hAnsi="Times New Roman" w:cs="Times New Roman"/>
          <w:lang w:val="en-US"/>
        </w:rPr>
        <w:t>CO</w:t>
      </w:r>
    </w:p>
    <w:p w14:paraId="14A6B03A"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2</w:t>
      </w:r>
    </w:p>
    <w:p w14:paraId="59C363AE"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inversion and empirical eddy ﬂux</w:t>
      </w:r>
    </w:p>
    <w:p w14:paraId="37D3F669"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 xml:space="preserve">upscaling, J. </w:t>
      </w:r>
      <w:proofErr w:type="spellStart"/>
      <w:r w:rsidRPr="004E58DE">
        <w:rPr>
          <w:rFonts w:ascii="Times New Roman" w:hAnsi="Times New Roman" w:cs="Times New Roman"/>
          <w:lang w:val="en-US"/>
        </w:rPr>
        <w:t>Geophys</w:t>
      </w:r>
      <w:proofErr w:type="spellEnd"/>
      <w:r w:rsidRPr="004E58DE">
        <w:rPr>
          <w:rFonts w:ascii="Times New Roman" w:hAnsi="Times New Roman" w:cs="Times New Roman"/>
          <w:lang w:val="en-US"/>
        </w:rPr>
        <w:t xml:space="preserve">. Res. </w:t>
      </w:r>
      <w:proofErr w:type="spellStart"/>
      <w:r w:rsidRPr="004E58DE">
        <w:rPr>
          <w:rFonts w:ascii="Times New Roman" w:hAnsi="Times New Roman" w:cs="Times New Roman"/>
          <w:lang w:val="en-US"/>
        </w:rPr>
        <w:t>Biogeosci</w:t>
      </w:r>
      <w:proofErr w:type="spellEnd"/>
      <w:r w:rsidRPr="004E58DE">
        <w:rPr>
          <w:rFonts w:ascii="Times New Roman" w:hAnsi="Times New Roman" w:cs="Times New Roman"/>
          <w:lang w:val="en-US"/>
        </w:rPr>
        <w:t>.,</w:t>
      </w:r>
    </w:p>
    <w:p w14:paraId="59A0D8B5" w14:textId="77777777" w:rsidR="00E43C3B" w:rsidRPr="004E58DE" w:rsidRDefault="00A4709E" w:rsidP="00005DE7">
      <w:pPr>
        <w:pStyle w:val="Body"/>
        <w:shd w:val="clear" w:color="auto" w:fill="FFFFFF"/>
        <w:spacing w:line="0" w:lineRule="auto"/>
        <w:outlineLvl w:val="0"/>
        <w:rPr>
          <w:rFonts w:ascii="Times New Roman" w:eastAsia="Times New Roman" w:hAnsi="Times New Roman" w:cs="Times New Roman"/>
          <w:lang w:val="en-US"/>
        </w:rPr>
      </w:pPr>
      <w:r w:rsidRPr="004E58DE">
        <w:rPr>
          <w:rFonts w:ascii="Times New Roman" w:hAnsi="Times New Roman" w:cs="Times New Roman"/>
          <w:lang w:val="en-US"/>
        </w:rPr>
        <w:t>120, 1226–1245</w:t>
      </w:r>
    </w:p>
    <w:p w14:paraId="0AA68B4C"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 xml:space="preserve">Kondo, M., K. </w:t>
      </w:r>
      <w:proofErr w:type="spellStart"/>
      <w:r w:rsidRPr="004E58DE">
        <w:rPr>
          <w:rFonts w:ascii="Times New Roman" w:hAnsi="Times New Roman" w:cs="Times New Roman"/>
          <w:lang w:val="en-US"/>
        </w:rPr>
        <w:t>Ichii</w:t>
      </w:r>
      <w:proofErr w:type="spellEnd"/>
      <w:r w:rsidRPr="004E58DE">
        <w:rPr>
          <w:rFonts w:ascii="Times New Roman" w:hAnsi="Times New Roman" w:cs="Times New Roman"/>
          <w:lang w:val="en-US"/>
        </w:rPr>
        <w:t>, H. Takagi, and</w:t>
      </w:r>
    </w:p>
    <w:p w14:paraId="323A9988"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 xml:space="preserve">M. </w:t>
      </w:r>
      <w:proofErr w:type="spellStart"/>
      <w:r w:rsidRPr="004E58DE">
        <w:rPr>
          <w:rFonts w:ascii="Times New Roman" w:hAnsi="Times New Roman" w:cs="Times New Roman"/>
          <w:lang w:val="en-US"/>
        </w:rPr>
        <w:t>Sasakawa</w:t>
      </w:r>
      <w:proofErr w:type="spellEnd"/>
      <w:r w:rsidRPr="004E58DE">
        <w:rPr>
          <w:rFonts w:ascii="Times New Roman" w:hAnsi="Times New Roman" w:cs="Times New Roman"/>
          <w:lang w:val="en-US"/>
        </w:rPr>
        <w:t xml:space="preserve"> (2015), Comparison of the</w:t>
      </w:r>
    </w:p>
    <w:p w14:paraId="0D20D5B8"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data-driven top-down and bottom-up</w:t>
      </w:r>
    </w:p>
    <w:p w14:paraId="3FB3A91E"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global terrestrial CO</w:t>
      </w:r>
    </w:p>
    <w:p w14:paraId="6A6BC35B" w14:textId="77777777" w:rsidR="00E43C3B" w:rsidRPr="004E58DE" w:rsidRDefault="00A4709E" w:rsidP="00005DE7">
      <w:pPr>
        <w:pStyle w:val="Body"/>
        <w:shd w:val="clear" w:color="auto" w:fill="FFFFFF"/>
        <w:spacing w:line="0" w:lineRule="auto"/>
        <w:outlineLvl w:val="0"/>
        <w:rPr>
          <w:rFonts w:ascii="Times New Roman" w:eastAsia="Times New Roman" w:hAnsi="Times New Roman" w:cs="Times New Roman"/>
          <w:lang w:val="en-US"/>
        </w:rPr>
      </w:pPr>
      <w:r w:rsidRPr="004E58DE">
        <w:rPr>
          <w:rFonts w:ascii="Times New Roman" w:hAnsi="Times New Roman" w:cs="Times New Roman"/>
          <w:lang w:val="en-US"/>
        </w:rPr>
        <w:t>2</w:t>
      </w:r>
    </w:p>
    <w:p w14:paraId="433263A2"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exchanges: GOSAT</w:t>
      </w:r>
    </w:p>
    <w:p w14:paraId="7F251511" w14:textId="77777777" w:rsidR="00E43C3B" w:rsidRPr="004E58DE" w:rsidRDefault="00A4709E" w:rsidP="00005DE7">
      <w:pPr>
        <w:pStyle w:val="Body"/>
        <w:shd w:val="clear" w:color="auto" w:fill="FFFFFF"/>
        <w:spacing w:line="0" w:lineRule="auto"/>
        <w:outlineLvl w:val="0"/>
        <w:rPr>
          <w:rFonts w:ascii="Times New Roman" w:eastAsia="Times New Roman" w:hAnsi="Times New Roman" w:cs="Times New Roman"/>
          <w:lang w:val="en-US"/>
        </w:rPr>
      </w:pPr>
      <w:r w:rsidRPr="004E58DE">
        <w:rPr>
          <w:rFonts w:ascii="Times New Roman" w:hAnsi="Times New Roman" w:cs="Times New Roman"/>
          <w:lang w:val="en-US"/>
        </w:rPr>
        <w:t>CO</w:t>
      </w:r>
    </w:p>
    <w:p w14:paraId="4CA61780"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2</w:t>
      </w:r>
    </w:p>
    <w:p w14:paraId="1AE059C0"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inversion and empirical eddy ﬂux</w:t>
      </w:r>
    </w:p>
    <w:p w14:paraId="2BDFE2D5"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 xml:space="preserve">upscaling, J. </w:t>
      </w:r>
      <w:proofErr w:type="spellStart"/>
      <w:r w:rsidRPr="004E58DE">
        <w:rPr>
          <w:rFonts w:ascii="Times New Roman" w:hAnsi="Times New Roman" w:cs="Times New Roman"/>
          <w:lang w:val="en-US"/>
        </w:rPr>
        <w:t>Geophys</w:t>
      </w:r>
      <w:proofErr w:type="spellEnd"/>
      <w:r w:rsidRPr="004E58DE">
        <w:rPr>
          <w:rFonts w:ascii="Times New Roman" w:hAnsi="Times New Roman" w:cs="Times New Roman"/>
          <w:lang w:val="en-US"/>
        </w:rPr>
        <w:t xml:space="preserve">. Res. </w:t>
      </w:r>
      <w:proofErr w:type="spellStart"/>
      <w:r w:rsidRPr="004E58DE">
        <w:rPr>
          <w:rFonts w:ascii="Times New Roman" w:hAnsi="Times New Roman" w:cs="Times New Roman"/>
          <w:lang w:val="en-US"/>
        </w:rPr>
        <w:t>Biogeosci</w:t>
      </w:r>
      <w:proofErr w:type="spellEnd"/>
      <w:r w:rsidRPr="004E58DE">
        <w:rPr>
          <w:rFonts w:ascii="Times New Roman" w:hAnsi="Times New Roman" w:cs="Times New Roman"/>
          <w:lang w:val="en-US"/>
        </w:rPr>
        <w:t>.,</w:t>
      </w:r>
    </w:p>
    <w:p w14:paraId="470DD52D" w14:textId="77777777" w:rsidR="00E43C3B" w:rsidRPr="004E58DE" w:rsidRDefault="00A4709E" w:rsidP="00005DE7">
      <w:pPr>
        <w:pStyle w:val="Body"/>
        <w:shd w:val="clear" w:color="auto" w:fill="FFFFFF"/>
        <w:spacing w:line="0" w:lineRule="auto"/>
        <w:outlineLvl w:val="0"/>
        <w:rPr>
          <w:rFonts w:ascii="Times New Roman" w:eastAsia="Times New Roman" w:hAnsi="Times New Roman" w:cs="Times New Roman"/>
          <w:lang w:val="en-US"/>
        </w:rPr>
      </w:pPr>
      <w:r w:rsidRPr="004E58DE">
        <w:rPr>
          <w:rFonts w:ascii="Times New Roman" w:hAnsi="Times New Roman" w:cs="Times New Roman"/>
          <w:lang w:val="en-US"/>
        </w:rPr>
        <w:t>120, 1226–1245</w:t>
      </w:r>
    </w:p>
    <w:p w14:paraId="78B80A58"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 xml:space="preserve">Kondo, M., K. </w:t>
      </w:r>
      <w:proofErr w:type="spellStart"/>
      <w:r w:rsidRPr="004E58DE">
        <w:rPr>
          <w:rFonts w:ascii="Times New Roman" w:hAnsi="Times New Roman" w:cs="Times New Roman"/>
          <w:lang w:val="en-US"/>
        </w:rPr>
        <w:t>Ichii</w:t>
      </w:r>
      <w:proofErr w:type="spellEnd"/>
      <w:r w:rsidRPr="004E58DE">
        <w:rPr>
          <w:rFonts w:ascii="Times New Roman" w:hAnsi="Times New Roman" w:cs="Times New Roman"/>
          <w:lang w:val="en-US"/>
        </w:rPr>
        <w:t>, H. Takagi, and</w:t>
      </w:r>
    </w:p>
    <w:p w14:paraId="4771BA7E"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 xml:space="preserve">M. </w:t>
      </w:r>
      <w:proofErr w:type="spellStart"/>
      <w:r w:rsidRPr="004E58DE">
        <w:rPr>
          <w:rFonts w:ascii="Times New Roman" w:hAnsi="Times New Roman" w:cs="Times New Roman"/>
          <w:lang w:val="en-US"/>
        </w:rPr>
        <w:t>Sasakawa</w:t>
      </w:r>
      <w:proofErr w:type="spellEnd"/>
      <w:r w:rsidRPr="004E58DE">
        <w:rPr>
          <w:rFonts w:ascii="Times New Roman" w:hAnsi="Times New Roman" w:cs="Times New Roman"/>
          <w:lang w:val="en-US"/>
        </w:rPr>
        <w:t xml:space="preserve"> (2015), Comparison of the</w:t>
      </w:r>
    </w:p>
    <w:p w14:paraId="710C5C98"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data-driven top-down and bottom-up</w:t>
      </w:r>
    </w:p>
    <w:p w14:paraId="024937D9"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global terrestrial CO</w:t>
      </w:r>
    </w:p>
    <w:p w14:paraId="4DF0206D" w14:textId="77777777" w:rsidR="00E43C3B" w:rsidRPr="004E58DE" w:rsidRDefault="00A4709E" w:rsidP="00005DE7">
      <w:pPr>
        <w:pStyle w:val="Body"/>
        <w:shd w:val="clear" w:color="auto" w:fill="FFFFFF"/>
        <w:spacing w:line="0" w:lineRule="auto"/>
        <w:outlineLvl w:val="0"/>
        <w:rPr>
          <w:rFonts w:ascii="Times New Roman" w:eastAsia="Times New Roman" w:hAnsi="Times New Roman" w:cs="Times New Roman"/>
          <w:lang w:val="en-US"/>
        </w:rPr>
      </w:pPr>
      <w:r w:rsidRPr="004E58DE">
        <w:rPr>
          <w:rFonts w:ascii="Times New Roman" w:hAnsi="Times New Roman" w:cs="Times New Roman"/>
          <w:lang w:val="en-US"/>
        </w:rPr>
        <w:t>2</w:t>
      </w:r>
    </w:p>
    <w:p w14:paraId="1018CFF7"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exchanges: GOSAT</w:t>
      </w:r>
    </w:p>
    <w:p w14:paraId="22EF0376" w14:textId="77777777" w:rsidR="00E43C3B" w:rsidRPr="004E58DE" w:rsidRDefault="00A4709E" w:rsidP="00005DE7">
      <w:pPr>
        <w:pStyle w:val="Body"/>
        <w:shd w:val="clear" w:color="auto" w:fill="FFFFFF"/>
        <w:spacing w:line="0" w:lineRule="auto"/>
        <w:outlineLvl w:val="0"/>
        <w:rPr>
          <w:rFonts w:ascii="Times New Roman" w:eastAsia="Times New Roman" w:hAnsi="Times New Roman" w:cs="Times New Roman"/>
          <w:lang w:val="en-US"/>
        </w:rPr>
      </w:pPr>
      <w:r w:rsidRPr="004E58DE">
        <w:rPr>
          <w:rFonts w:ascii="Times New Roman" w:hAnsi="Times New Roman" w:cs="Times New Roman"/>
          <w:lang w:val="en-US"/>
        </w:rPr>
        <w:t>CO</w:t>
      </w:r>
    </w:p>
    <w:p w14:paraId="46647958"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2</w:t>
      </w:r>
    </w:p>
    <w:p w14:paraId="178FF6A5"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inversion and empirical eddy ﬂux</w:t>
      </w:r>
    </w:p>
    <w:p w14:paraId="08F5CAF9" w14:textId="77777777" w:rsidR="00E43C3B" w:rsidRPr="004E58DE" w:rsidRDefault="00A4709E">
      <w:pPr>
        <w:pStyle w:val="Body"/>
        <w:shd w:val="clear" w:color="auto" w:fill="FFFFFF"/>
        <w:spacing w:line="0" w:lineRule="auto"/>
        <w:rPr>
          <w:rFonts w:ascii="Times New Roman" w:eastAsia="Times New Roman" w:hAnsi="Times New Roman" w:cs="Times New Roman"/>
          <w:lang w:val="en-US"/>
        </w:rPr>
      </w:pPr>
      <w:r w:rsidRPr="004E58DE">
        <w:rPr>
          <w:rFonts w:ascii="Times New Roman" w:hAnsi="Times New Roman" w:cs="Times New Roman"/>
          <w:lang w:val="en-US"/>
        </w:rPr>
        <w:t xml:space="preserve">upscaling, J. </w:t>
      </w:r>
      <w:proofErr w:type="spellStart"/>
      <w:r w:rsidRPr="004E58DE">
        <w:rPr>
          <w:rFonts w:ascii="Times New Roman" w:hAnsi="Times New Roman" w:cs="Times New Roman"/>
          <w:lang w:val="en-US"/>
        </w:rPr>
        <w:t>Geophys</w:t>
      </w:r>
      <w:proofErr w:type="spellEnd"/>
      <w:r w:rsidRPr="004E58DE">
        <w:rPr>
          <w:rFonts w:ascii="Times New Roman" w:hAnsi="Times New Roman" w:cs="Times New Roman"/>
          <w:lang w:val="en-US"/>
        </w:rPr>
        <w:t xml:space="preserve">. Res. </w:t>
      </w:r>
      <w:proofErr w:type="spellStart"/>
      <w:r w:rsidRPr="004E58DE">
        <w:rPr>
          <w:rFonts w:ascii="Times New Roman" w:hAnsi="Times New Roman" w:cs="Times New Roman"/>
          <w:lang w:val="en-US"/>
        </w:rPr>
        <w:t>Biogeosci</w:t>
      </w:r>
      <w:proofErr w:type="spellEnd"/>
      <w:r w:rsidRPr="004E58DE">
        <w:rPr>
          <w:rFonts w:ascii="Times New Roman" w:hAnsi="Times New Roman" w:cs="Times New Roman"/>
          <w:lang w:val="en-US"/>
        </w:rPr>
        <w:t>.,</w:t>
      </w:r>
    </w:p>
    <w:p w14:paraId="58785A51" w14:textId="77777777" w:rsidR="00E43C3B" w:rsidRPr="004E58DE" w:rsidRDefault="00A4709E" w:rsidP="00005DE7">
      <w:pPr>
        <w:pStyle w:val="Body"/>
        <w:shd w:val="clear" w:color="auto" w:fill="FFFFFF"/>
        <w:spacing w:line="0" w:lineRule="auto"/>
        <w:outlineLvl w:val="0"/>
        <w:rPr>
          <w:rFonts w:ascii="Times New Roman" w:eastAsia="Times New Roman" w:hAnsi="Times New Roman" w:cs="Times New Roman"/>
          <w:lang w:val="en-US"/>
        </w:rPr>
      </w:pPr>
      <w:r w:rsidRPr="004E58DE">
        <w:rPr>
          <w:rFonts w:ascii="Times New Roman" w:hAnsi="Times New Roman" w:cs="Times New Roman"/>
          <w:lang w:val="en-US"/>
        </w:rPr>
        <w:t>120, 1226–1245</w:t>
      </w:r>
    </w:p>
    <w:p w14:paraId="1C2DC78B" w14:textId="77777777" w:rsidR="00E43C3B" w:rsidRPr="004E58DE" w:rsidRDefault="00A4709E">
      <w:pPr>
        <w:pStyle w:val="Body"/>
        <w:widowControl w:val="0"/>
        <w:spacing w:after="240" w:line="280" w:lineRule="atLeast"/>
        <w:rPr>
          <w:rFonts w:ascii="Times New Roman" w:eastAsia="Times New Roman" w:hAnsi="Times New Roman" w:cs="Times New Roman"/>
          <w:lang w:val="en-US"/>
        </w:rPr>
      </w:pPr>
      <w:r w:rsidRPr="004E58DE">
        <w:rPr>
          <w:rFonts w:ascii="Times New Roman" w:hAnsi="Times New Roman" w:cs="Times New Roman"/>
          <w:lang w:val="en-US"/>
        </w:rPr>
        <w:t xml:space="preserve">Kondo M., </w:t>
      </w:r>
      <w:proofErr w:type="spellStart"/>
      <w:r w:rsidRPr="004E58DE">
        <w:rPr>
          <w:rFonts w:ascii="Times New Roman" w:hAnsi="Times New Roman" w:cs="Times New Roman"/>
          <w:lang w:val="en-US"/>
        </w:rPr>
        <w:t>Ichii</w:t>
      </w:r>
      <w:proofErr w:type="spellEnd"/>
      <w:r w:rsidRPr="004E58DE">
        <w:rPr>
          <w:rFonts w:ascii="Times New Roman" w:hAnsi="Times New Roman" w:cs="Times New Roman"/>
          <w:lang w:val="en-US"/>
        </w:rPr>
        <w:t xml:space="preserve"> K., Takagi H., and </w:t>
      </w:r>
      <w:proofErr w:type="spellStart"/>
      <w:r w:rsidRPr="004E58DE">
        <w:rPr>
          <w:rFonts w:ascii="Times New Roman" w:hAnsi="Times New Roman" w:cs="Times New Roman"/>
          <w:lang w:val="en-US"/>
        </w:rPr>
        <w:t>Saskawa</w:t>
      </w:r>
      <w:proofErr w:type="spellEnd"/>
      <w:r w:rsidRPr="004E58DE">
        <w:rPr>
          <w:rFonts w:ascii="Times New Roman" w:hAnsi="Times New Roman" w:cs="Times New Roman"/>
          <w:lang w:val="en-US"/>
        </w:rPr>
        <w:t xml:space="preserve"> M. (2015) Comparison of the data-driven top-down and bottom-up global terrestrial CO</w:t>
      </w:r>
      <w:r w:rsidRPr="004E58DE">
        <w:rPr>
          <w:rFonts w:ascii="Times New Roman" w:hAnsi="Times New Roman" w:cs="Times New Roman"/>
          <w:vertAlign w:val="subscript"/>
          <w:lang w:val="en-US"/>
        </w:rPr>
        <w:t>2</w:t>
      </w:r>
      <w:r w:rsidRPr="004E58DE">
        <w:rPr>
          <w:rFonts w:ascii="Times New Roman" w:hAnsi="Times New Roman" w:cs="Times New Roman"/>
          <w:lang w:val="en-US"/>
        </w:rPr>
        <w:t xml:space="preserve"> exchanges: GOSAT CO</w:t>
      </w:r>
      <w:r w:rsidRPr="004E58DE">
        <w:rPr>
          <w:rFonts w:ascii="Times New Roman" w:hAnsi="Times New Roman" w:cs="Times New Roman"/>
          <w:vertAlign w:val="subscript"/>
          <w:lang w:val="en-US"/>
        </w:rPr>
        <w:t>2</w:t>
      </w:r>
      <w:r w:rsidRPr="004E58DE">
        <w:rPr>
          <w:rFonts w:ascii="Times New Roman" w:hAnsi="Times New Roman" w:cs="Times New Roman"/>
          <w:lang w:val="en-US"/>
        </w:rPr>
        <w:t xml:space="preserve"> inversion and </w:t>
      </w:r>
      <w:proofErr w:type="spellStart"/>
      <w:r w:rsidRPr="004E58DE">
        <w:rPr>
          <w:rFonts w:ascii="Times New Roman" w:hAnsi="Times New Roman" w:cs="Times New Roman"/>
          <w:lang w:val="en-US"/>
        </w:rPr>
        <w:t>empirial</w:t>
      </w:r>
      <w:proofErr w:type="spellEnd"/>
      <w:r w:rsidRPr="004E58DE">
        <w:rPr>
          <w:rFonts w:ascii="Times New Roman" w:hAnsi="Times New Roman" w:cs="Times New Roman"/>
          <w:lang w:val="en-US"/>
        </w:rPr>
        <w:t xml:space="preserve"> eddy flux upscaling. </w:t>
      </w:r>
      <w:r w:rsidRPr="004E58DE">
        <w:rPr>
          <w:rFonts w:ascii="Times New Roman" w:hAnsi="Times New Roman" w:cs="Times New Roman"/>
          <w:i/>
          <w:iCs/>
          <w:lang w:val="en-US"/>
        </w:rPr>
        <w:t xml:space="preserve">J. </w:t>
      </w:r>
      <w:proofErr w:type="spellStart"/>
      <w:r w:rsidRPr="004E58DE">
        <w:rPr>
          <w:rFonts w:ascii="Times New Roman" w:hAnsi="Times New Roman" w:cs="Times New Roman"/>
          <w:i/>
          <w:iCs/>
          <w:lang w:val="en-US"/>
        </w:rPr>
        <w:t>Geophy</w:t>
      </w:r>
      <w:proofErr w:type="spellEnd"/>
      <w:r w:rsidRPr="004E58DE">
        <w:rPr>
          <w:rFonts w:ascii="Times New Roman" w:hAnsi="Times New Roman" w:cs="Times New Roman"/>
          <w:i/>
          <w:iCs/>
          <w:lang w:val="en-US"/>
        </w:rPr>
        <w:t xml:space="preserve">. Res. </w:t>
      </w:r>
      <w:proofErr w:type="spellStart"/>
      <w:r w:rsidRPr="004E58DE">
        <w:rPr>
          <w:rFonts w:ascii="Times New Roman" w:hAnsi="Times New Roman" w:cs="Times New Roman"/>
          <w:i/>
          <w:iCs/>
          <w:lang w:val="en-US"/>
        </w:rPr>
        <w:t>Biogeosci</w:t>
      </w:r>
      <w:proofErr w:type="spellEnd"/>
      <w:r w:rsidRPr="004E58DE">
        <w:rPr>
          <w:rFonts w:ascii="Times New Roman" w:hAnsi="Times New Roman" w:cs="Times New Roman"/>
          <w:i/>
          <w:iCs/>
          <w:lang w:val="en-US"/>
        </w:rPr>
        <w:t>.</w:t>
      </w:r>
      <w:r w:rsidRPr="004E58DE">
        <w:rPr>
          <w:rFonts w:ascii="Times New Roman" w:hAnsi="Times New Roman" w:cs="Times New Roman"/>
          <w:lang w:val="en-US"/>
        </w:rPr>
        <w:t xml:space="preserve"> 120: 1226-1245.</w:t>
      </w:r>
    </w:p>
    <w:p w14:paraId="234CEB7A" w14:textId="2530D779" w:rsidR="00E43C3B" w:rsidRPr="004E58DE" w:rsidRDefault="00A4709E">
      <w:pPr>
        <w:pStyle w:val="BodyText"/>
        <w:rPr>
          <w:rFonts w:cs="Times New Roman"/>
        </w:rPr>
      </w:pPr>
      <w:proofErr w:type="spellStart"/>
      <w:r w:rsidRPr="004E58DE">
        <w:rPr>
          <w:rFonts w:cs="Times New Roman"/>
          <w:color w:val="252525"/>
          <w:u w:color="252525"/>
          <w:shd w:val="clear" w:color="auto" w:fill="FFFFFF"/>
        </w:rPr>
        <w:t>Kozich</w:t>
      </w:r>
      <w:proofErr w:type="spellEnd"/>
      <w:r w:rsidRPr="004E58DE">
        <w:rPr>
          <w:rFonts w:cs="Times New Roman"/>
          <w:color w:val="252525"/>
          <w:u w:color="252525"/>
          <w:shd w:val="clear" w:color="auto" w:fill="FFFFFF"/>
        </w:rPr>
        <w:t xml:space="preserve"> J.J., Westcott S.L., Baxter N.T., Highlander S.K., Schloss P.D. (2013) Development of a dual-index sequencing strategy and curation pipeline for analyzing amplicon sequence data on </w:t>
      </w:r>
      <w:r w:rsidRPr="004E58DE">
        <w:rPr>
          <w:rFonts w:cs="Times New Roman"/>
          <w:color w:val="252525"/>
          <w:u w:color="252525"/>
          <w:shd w:val="clear" w:color="auto" w:fill="FFFFFF"/>
        </w:rPr>
        <w:lastRenderedPageBreak/>
        <w:t xml:space="preserve">the </w:t>
      </w:r>
      <w:proofErr w:type="spellStart"/>
      <w:r w:rsidRPr="004E58DE">
        <w:rPr>
          <w:rFonts w:cs="Times New Roman"/>
          <w:color w:val="252525"/>
          <w:u w:color="252525"/>
          <w:shd w:val="clear" w:color="auto" w:fill="FFFFFF"/>
        </w:rPr>
        <w:t>MiSeq</w:t>
      </w:r>
      <w:proofErr w:type="spellEnd"/>
      <w:r w:rsidRPr="004E58DE">
        <w:rPr>
          <w:rFonts w:cs="Times New Roman"/>
          <w:color w:val="252525"/>
          <w:u w:color="252525"/>
          <w:shd w:val="clear" w:color="auto" w:fill="FFFFFF"/>
        </w:rPr>
        <w:t xml:space="preserve"> Illumina sequencing platform. </w:t>
      </w:r>
      <w:r w:rsidRPr="004E58DE">
        <w:rPr>
          <w:rFonts w:cs="Times New Roman"/>
          <w:i/>
          <w:iCs/>
          <w:color w:val="252525"/>
          <w:u w:color="252525"/>
          <w:shd w:val="clear" w:color="auto" w:fill="FFFFFF"/>
        </w:rPr>
        <w:t>Applied and Environmental Microbiology</w:t>
      </w:r>
      <w:r w:rsidRPr="004E58DE">
        <w:rPr>
          <w:rFonts w:cs="Times New Roman"/>
          <w:color w:val="252525"/>
          <w:u w:color="252525"/>
          <w:shd w:val="clear" w:color="auto" w:fill="FFFFFF"/>
        </w:rPr>
        <w:t xml:space="preserve"> 79(17): 5112-20.</w:t>
      </w:r>
      <w:r w:rsidRPr="004E58DE">
        <w:rPr>
          <w:rFonts w:cs="Times New Roman"/>
        </w:rPr>
        <w:t xml:space="preserve">Liu Y. &amp; Whitman W.B. (2008) Metabolic, Phylogenetic, and Ecological Diversity of the Methanogenic Archaea. </w:t>
      </w:r>
      <w:r w:rsidRPr="004E58DE">
        <w:rPr>
          <w:rFonts w:cs="Times New Roman"/>
          <w:i/>
          <w:iCs/>
        </w:rPr>
        <w:t>Annals of the New York Academy of Sciences</w:t>
      </w:r>
      <w:r w:rsidRPr="004E58DE">
        <w:rPr>
          <w:rFonts w:cs="Times New Roman"/>
        </w:rPr>
        <w:t xml:space="preserve"> 1125: 171–189.</w:t>
      </w:r>
    </w:p>
    <w:p w14:paraId="45D5EFE8" w14:textId="4F58343B" w:rsidR="006C3D94" w:rsidRPr="004E58DE" w:rsidRDefault="006C3D94" w:rsidP="006C3D94">
      <w:pPr>
        <w:pStyle w:val="BodyText"/>
        <w:rPr>
          <w:rFonts w:cs="Times New Roman"/>
        </w:rPr>
      </w:pPr>
      <w:r w:rsidRPr="004E58DE">
        <w:rPr>
          <w:rFonts w:cs="Times New Roman"/>
        </w:rPr>
        <w:t xml:space="preserve">Kuznetsova Alexandra, Per </w:t>
      </w:r>
      <w:proofErr w:type="spellStart"/>
      <w:r w:rsidRPr="004E58DE">
        <w:rPr>
          <w:rFonts w:cs="Times New Roman"/>
        </w:rPr>
        <w:t>Bruun</w:t>
      </w:r>
      <w:proofErr w:type="spellEnd"/>
      <w:r w:rsidRPr="004E58DE">
        <w:rPr>
          <w:rFonts w:cs="Times New Roman"/>
        </w:rPr>
        <w:t xml:space="preserve"> </w:t>
      </w:r>
      <w:proofErr w:type="spellStart"/>
      <w:r w:rsidRPr="004E58DE">
        <w:rPr>
          <w:rFonts w:cs="Times New Roman"/>
        </w:rPr>
        <w:t>Brockhoff</w:t>
      </w:r>
      <w:proofErr w:type="spellEnd"/>
      <w:r w:rsidRPr="004E58DE">
        <w:rPr>
          <w:rFonts w:cs="Times New Roman"/>
        </w:rPr>
        <w:t xml:space="preserve"> and Rune </w:t>
      </w:r>
      <w:proofErr w:type="spellStart"/>
      <w:r w:rsidRPr="004E58DE">
        <w:rPr>
          <w:rFonts w:cs="Times New Roman"/>
        </w:rPr>
        <w:t>Haubo</w:t>
      </w:r>
      <w:proofErr w:type="spellEnd"/>
      <w:r w:rsidRPr="004E58DE">
        <w:rPr>
          <w:rFonts w:cs="Times New Roman"/>
        </w:rPr>
        <w:t xml:space="preserve"> </w:t>
      </w:r>
      <w:proofErr w:type="spellStart"/>
      <w:r w:rsidRPr="004E58DE">
        <w:rPr>
          <w:rFonts w:cs="Times New Roman"/>
        </w:rPr>
        <w:t>Bojesen</w:t>
      </w:r>
      <w:proofErr w:type="spellEnd"/>
      <w:r w:rsidRPr="004E58DE">
        <w:rPr>
          <w:rFonts w:cs="Times New Roman"/>
        </w:rPr>
        <w:t xml:space="preserve"> Christensen (2016). </w:t>
      </w:r>
      <w:proofErr w:type="spellStart"/>
      <w:r w:rsidRPr="004E58DE">
        <w:rPr>
          <w:rFonts w:cs="Times New Roman"/>
        </w:rPr>
        <w:t>lmerTest</w:t>
      </w:r>
      <w:proofErr w:type="spellEnd"/>
      <w:r w:rsidRPr="004E58DE">
        <w:rPr>
          <w:rFonts w:cs="Times New Roman"/>
        </w:rPr>
        <w:t xml:space="preserve">: Tests in Linear Mixed Effects Models. </w:t>
      </w:r>
      <w:proofErr w:type="spellStart"/>
      <w:r w:rsidRPr="004E58DE">
        <w:rPr>
          <w:rFonts w:cs="Times New Roman"/>
        </w:rPr>
        <w:t>Rpackage</w:t>
      </w:r>
      <w:proofErr w:type="spellEnd"/>
      <w:r w:rsidRPr="004E58DE">
        <w:rPr>
          <w:rFonts w:cs="Times New Roman"/>
        </w:rPr>
        <w:t xml:space="preserve"> version 2.0-33. </w:t>
      </w:r>
      <w:hyperlink r:id="rId13" w:history="1">
        <w:r w:rsidR="00C963CF" w:rsidRPr="004E58DE">
          <w:rPr>
            <w:rStyle w:val="Hyperlink"/>
            <w:rFonts w:cs="Times New Roman"/>
          </w:rPr>
          <w:t>https://CRAN.R-project.org/package=lmerTest</w:t>
        </w:r>
      </w:hyperlink>
    </w:p>
    <w:p w14:paraId="7F66BB2B" w14:textId="09C597BE" w:rsidR="00C963CF" w:rsidRPr="004E58DE" w:rsidRDefault="00C963CF" w:rsidP="00C963CF">
      <w:pPr>
        <w:pStyle w:val="CommentText"/>
      </w:pPr>
      <w:r w:rsidRPr="004E58DE">
        <w:t xml:space="preserve">Liu, Y., R. Conrad, T. Yao, G. </w:t>
      </w:r>
      <w:proofErr w:type="spellStart"/>
      <w:r w:rsidRPr="004E58DE">
        <w:t>Gleixner</w:t>
      </w:r>
      <w:proofErr w:type="spellEnd"/>
      <w:r w:rsidRPr="004E58DE">
        <w:t xml:space="preserve">, and P. Claus. 2017. Change of methane production pathway with sediment depth in a lake on the Tibetan plateau. </w:t>
      </w:r>
      <w:proofErr w:type="spellStart"/>
      <w:r w:rsidRPr="004E58DE">
        <w:t>Palaeogeography</w:t>
      </w:r>
      <w:proofErr w:type="spellEnd"/>
      <w:r w:rsidRPr="004E58DE">
        <w:t xml:space="preserve">, </w:t>
      </w:r>
      <w:proofErr w:type="spellStart"/>
      <w:r w:rsidRPr="004E58DE">
        <w:t>Palaeoclimatology</w:t>
      </w:r>
      <w:proofErr w:type="spellEnd"/>
      <w:r w:rsidRPr="004E58DE">
        <w:t xml:space="preserve">, </w:t>
      </w:r>
      <w:proofErr w:type="spellStart"/>
      <w:r w:rsidRPr="004E58DE">
        <w:t>Palaeoecology</w:t>
      </w:r>
      <w:proofErr w:type="spellEnd"/>
      <w:r w:rsidRPr="004E58DE">
        <w:t xml:space="preserve"> </w:t>
      </w:r>
      <w:r w:rsidRPr="004E58DE">
        <w:rPr>
          <w:b/>
          <w:bCs/>
        </w:rPr>
        <w:t>474</w:t>
      </w:r>
      <w:r w:rsidRPr="004E58DE">
        <w:t>: 279–286. doi:10.1016/j.palaeo.2016.06.021</w:t>
      </w:r>
    </w:p>
    <w:p w14:paraId="62FF7A75" w14:textId="7A228EEB" w:rsidR="006C3D94" w:rsidRPr="004E58DE" w:rsidRDefault="006C3D94">
      <w:pPr>
        <w:pStyle w:val="BodyText"/>
        <w:rPr>
          <w:rFonts w:cs="Times New Roman"/>
        </w:rPr>
      </w:pPr>
      <w:r w:rsidRPr="004E58DE">
        <w:rPr>
          <w:rFonts w:cs="Times New Roman"/>
        </w:rPr>
        <w:t>Luke, S. G. 2017. Evaluating significance in linear mixed-effects models in R. 1–9. doi:10.3758/s13428-016-0809-y</w:t>
      </w:r>
    </w:p>
    <w:p w14:paraId="58F261D7" w14:textId="54D0A2B9" w:rsidR="00E43C3B" w:rsidRPr="004E58DE" w:rsidRDefault="00A4709E">
      <w:pPr>
        <w:pStyle w:val="BodyText"/>
        <w:rPr>
          <w:rFonts w:cs="Times New Roman"/>
        </w:rPr>
      </w:pPr>
      <w:proofErr w:type="spellStart"/>
      <w:r w:rsidRPr="004E58DE">
        <w:rPr>
          <w:rFonts w:cs="Times New Roman"/>
        </w:rPr>
        <w:t>Luton</w:t>
      </w:r>
      <w:proofErr w:type="spellEnd"/>
      <w:r w:rsidRPr="004E58DE">
        <w:rPr>
          <w:rFonts w:cs="Times New Roman"/>
        </w:rPr>
        <w:t xml:space="preserve"> P.E., Wayne J.M., Sharp R.J., Riley P.W. (2002) The </w:t>
      </w:r>
      <w:proofErr w:type="spellStart"/>
      <w:r w:rsidRPr="004E58DE">
        <w:rPr>
          <w:rFonts w:cs="Times New Roman"/>
        </w:rPr>
        <w:t>mcrA</w:t>
      </w:r>
      <w:proofErr w:type="spellEnd"/>
      <w:r w:rsidRPr="004E58DE">
        <w:rPr>
          <w:rFonts w:cs="Times New Roman"/>
        </w:rPr>
        <w:t xml:space="preserve"> gene as an alternative to 16S rRNA in the phylogenetic analysis of methanogen populations in landfill. </w:t>
      </w:r>
      <w:r w:rsidRPr="004E58DE">
        <w:rPr>
          <w:rFonts w:cs="Times New Roman"/>
          <w:i/>
          <w:iCs/>
        </w:rPr>
        <w:t>Microbiology</w:t>
      </w:r>
      <w:r w:rsidRPr="004E58DE">
        <w:rPr>
          <w:rFonts w:cs="Times New Roman"/>
        </w:rPr>
        <w:t xml:space="preserve"> 148: 3521–3530.</w:t>
      </w:r>
    </w:p>
    <w:p w14:paraId="65A0499F" w14:textId="77777777" w:rsidR="00E43C3B" w:rsidRPr="004E58DE" w:rsidRDefault="00A4709E">
      <w:pPr>
        <w:pStyle w:val="p1"/>
        <w:ind w:left="0" w:firstLine="0"/>
        <w:rPr>
          <w:rFonts w:ascii="Times New Roman" w:eastAsia="Times New Roman" w:hAnsi="Times New Roman" w:cs="Times New Roman"/>
          <w:sz w:val="24"/>
          <w:szCs w:val="24"/>
        </w:rPr>
      </w:pPr>
      <w:proofErr w:type="spellStart"/>
      <w:r w:rsidRPr="004E58DE">
        <w:rPr>
          <w:rFonts w:ascii="Times New Roman" w:hAnsi="Times New Roman" w:cs="Times New Roman"/>
          <w:sz w:val="24"/>
          <w:szCs w:val="24"/>
        </w:rPr>
        <w:t>Maeck</w:t>
      </w:r>
      <w:proofErr w:type="spellEnd"/>
      <w:r w:rsidRPr="004E58DE">
        <w:rPr>
          <w:rFonts w:ascii="Times New Roman" w:hAnsi="Times New Roman" w:cs="Times New Roman"/>
          <w:sz w:val="24"/>
          <w:szCs w:val="24"/>
        </w:rPr>
        <w:t xml:space="preserve"> A., </w:t>
      </w:r>
      <w:proofErr w:type="spellStart"/>
      <w:r w:rsidRPr="004E58DE">
        <w:rPr>
          <w:rFonts w:ascii="Times New Roman" w:hAnsi="Times New Roman" w:cs="Times New Roman"/>
          <w:sz w:val="24"/>
          <w:szCs w:val="24"/>
        </w:rPr>
        <w:t>DelSontro</w:t>
      </w:r>
      <w:proofErr w:type="spellEnd"/>
      <w:r w:rsidRPr="004E58DE">
        <w:rPr>
          <w:rFonts w:ascii="Times New Roman" w:hAnsi="Times New Roman" w:cs="Times New Roman"/>
          <w:sz w:val="24"/>
          <w:szCs w:val="24"/>
        </w:rPr>
        <w:t xml:space="preserve"> T., McGinnis D.F., Fischer H., </w:t>
      </w:r>
      <w:proofErr w:type="spellStart"/>
      <w:r w:rsidRPr="004E58DE">
        <w:rPr>
          <w:rFonts w:ascii="Times New Roman" w:hAnsi="Times New Roman" w:cs="Times New Roman"/>
          <w:sz w:val="24"/>
          <w:szCs w:val="24"/>
        </w:rPr>
        <w:t>Flury</w:t>
      </w:r>
      <w:proofErr w:type="spellEnd"/>
      <w:r w:rsidRPr="004E58DE">
        <w:rPr>
          <w:rFonts w:ascii="Times New Roman" w:hAnsi="Times New Roman" w:cs="Times New Roman"/>
          <w:sz w:val="24"/>
          <w:szCs w:val="24"/>
        </w:rPr>
        <w:t xml:space="preserve"> S., Schmidt M., </w:t>
      </w:r>
      <w:proofErr w:type="spellStart"/>
      <w:r w:rsidRPr="004E58DE">
        <w:rPr>
          <w:rFonts w:ascii="Times New Roman" w:hAnsi="Times New Roman" w:cs="Times New Roman"/>
          <w:sz w:val="24"/>
          <w:szCs w:val="24"/>
        </w:rPr>
        <w:t>Fietzek</w:t>
      </w:r>
      <w:proofErr w:type="spellEnd"/>
      <w:r w:rsidRPr="004E58DE">
        <w:rPr>
          <w:rFonts w:ascii="Times New Roman" w:hAnsi="Times New Roman" w:cs="Times New Roman"/>
          <w:sz w:val="24"/>
          <w:szCs w:val="24"/>
        </w:rPr>
        <w:t xml:space="preserve"> P., </w:t>
      </w:r>
      <w:proofErr w:type="spellStart"/>
      <w:r w:rsidRPr="004E58DE">
        <w:rPr>
          <w:rFonts w:ascii="Times New Roman" w:hAnsi="Times New Roman" w:cs="Times New Roman"/>
          <w:sz w:val="24"/>
          <w:szCs w:val="24"/>
        </w:rPr>
        <w:t>Lorke</w:t>
      </w:r>
      <w:proofErr w:type="spellEnd"/>
      <w:r w:rsidRPr="004E58DE">
        <w:rPr>
          <w:rFonts w:ascii="Times New Roman" w:hAnsi="Times New Roman" w:cs="Times New Roman"/>
          <w:sz w:val="24"/>
          <w:szCs w:val="24"/>
        </w:rPr>
        <w:t xml:space="preserve"> A. (2013) Sediment Trapping by Dams Creates Methane Emission Hot Spots. </w:t>
      </w:r>
      <w:r w:rsidRPr="004E58DE">
        <w:rPr>
          <w:rFonts w:ascii="Times New Roman" w:hAnsi="Times New Roman" w:cs="Times New Roman"/>
          <w:i/>
          <w:iCs/>
          <w:sz w:val="24"/>
          <w:szCs w:val="24"/>
        </w:rPr>
        <w:t>Environ. Sci. Technol.</w:t>
      </w:r>
      <w:r w:rsidRPr="004E58DE">
        <w:rPr>
          <w:rFonts w:ascii="Times New Roman" w:hAnsi="Times New Roman" w:cs="Times New Roman"/>
          <w:sz w:val="24"/>
          <w:szCs w:val="24"/>
        </w:rPr>
        <w:t xml:space="preserve"> 47: 8130–8137.</w:t>
      </w:r>
    </w:p>
    <w:p w14:paraId="513554C4" w14:textId="77777777" w:rsidR="00E43C3B" w:rsidRPr="004E58DE" w:rsidRDefault="00A4709E">
      <w:pPr>
        <w:pStyle w:val="p1"/>
        <w:ind w:left="0" w:firstLine="0"/>
        <w:rPr>
          <w:rFonts w:ascii="Times New Roman" w:eastAsia="Times New Roman" w:hAnsi="Times New Roman" w:cs="Times New Roman"/>
          <w:sz w:val="24"/>
          <w:szCs w:val="24"/>
        </w:rPr>
      </w:pPr>
      <w:r w:rsidRPr="004E58DE">
        <w:rPr>
          <w:rFonts w:ascii="Times New Roman" w:hAnsi="Times New Roman" w:cs="Times New Roman"/>
          <w:sz w:val="24"/>
          <w:szCs w:val="24"/>
        </w:rPr>
        <w:t xml:space="preserve">Meyers P.A. (1994) Preservation of elemental and isotopic source identification of sedimentary organic matter. </w:t>
      </w:r>
      <w:r w:rsidRPr="004E58DE">
        <w:rPr>
          <w:rFonts w:ascii="Times New Roman" w:hAnsi="Times New Roman" w:cs="Times New Roman"/>
          <w:i/>
          <w:iCs/>
          <w:sz w:val="24"/>
          <w:szCs w:val="24"/>
        </w:rPr>
        <w:t>Chemical Geology</w:t>
      </w:r>
      <w:r w:rsidRPr="004E58DE">
        <w:rPr>
          <w:rFonts w:ascii="Times New Roman" w:hAnsi="Times New Roman" w:cs="Times New Roman"/>
          <w:sz w:val="24"/>
          <w:szCs w:val="24"/>
        </w:rPr>
        <w:t xml:space="preserve"> 114: 289–302.</w:t>
      </w:r>
    </w:p>
    <w:p w14:paraId="0601D4A6" w14:textId="77777777" w:rsidR="00E43C3B" w:rsidRPr="004E58DE" w:rsidRDefault="00A4709E">
      <w:pPr>
        <w:pStyle w:val="Body"/>
        <w:widowControl w:val="0"/>
        <w:spacing w:after="240" w:line="280" w:lineRule="atLeast"/>
        <w:rPr>
          <w:rFonts w:ascii="Times New Roman" w:eastAsia="Times New Roman" w:hAnsi="Times New Roman" w:cs="Times New Roman"/>
          <w:color w:val="221E7F"/>
          <w:u w:color="221E7F"/>
          <w:lang w:val="en-US"/>
        </w:rPr>
      </w:pPr>
      <w:r w:rsidRPr="004E58DE">
        <w:rPr>
          <w:rFonts w:ascii="Times New Roman" w:hAnsi="Times New Roman" w:cs="Times New Roman"/>
          <w:color w:val="1A1718"/>
          <w:u w:color="1A1718"/>
          <w:lang w:val="en-US"/>
        </w:rPr>
        <w:t xml:space="preserve">McCallister S. L., &amp; del Giorgio P.A. (2012) Evidence for the respiration of ancient terrestrial organic C in northern temperate lakes and streams. </w:t>
      </w:r>
      <w:r w:rsidRPr="004E58DE">
        <w:rPr>
          <w:rFonts w:ascii="Times New Roman" w:hAnsi="Times New Roman" w:cs="Times New Roman"/>
          <w:i/>
          <w:iCs/>
          <w:color w:val="1A1718"/>
          <w:u w:color="1A1718"/>
          <w:lang w:val="en-US"/>
        </w:rPr>
        <w:t>Proc. Natl. Acad. Sci. USA</w:t>
      </w:r>
      <w:r w:rsidRPr="004E58DE">
        <w:rPr>
          <w:rFonts w:ascii="Times New Roman" w:hAnsi="Times New Roman" w:cs="Times New Roman"/>
          <w:color w:val="1A1718"/>
          <w:u w:color="1A1718"/>
          <w:lang w:val="en-US"/>
        </w:rPr>
        <w:t xml:space="preserve"> 109: 16963–16968. doi:</w:t>
      </w:r>
      <w:r w:rsidRPr="004E58DE">
        <w:rPr>
          <w:rFonts w:ascii="Times New Roman" w:hAnsi="Times New Roman" w:cs="Times New Roman"/>
          <w:color w:val="221E7F"/>
          <w:u w:color="221E7F"/>
          <w:lang w:val="en-US"/>
        </w:rPr>
        <w:t xml:space="preserve">10.1073/pnas.1207305109 </w:t>
      </w:r>
    </w:p>
    <w:p w14:paraId="0F4797EF" w14:textId="77777777" w:rsidR="00E43C3B" w:rsidRPr="004E58DE" w:rsidRDefault="00A4709E">
      <w:pPr>
        <w:pStyle w:val="Body"/>
        <w:widowControl w:val="0"/>
        <w:spacing w:after="240" w:line="280" w:lineRule="atLeast"/>
        <w:rPr>
          <w:rFonts w:ascii="Times New Roman" w:eastAsia="Times New Roman" w:hAnsi="Times New Roman" w:cs="Times New Roman"/>
          <w:lang w:val="en-US"/>
        </w:rPr>
      </w:pPr>
      <w:r w:rsidRPr="004E58DE">
        <w:rPr>
          <w:rFonts w:ascii="Times New Roman" w:hAnsi="Times New Roman" w:cs="Times New Roman"/>
          <w:lang w:val="en-US"/>
        </w:rPr>
        <w:t xml:space="preserve">McGinnis D. F., </w:t>
      </w:r>
      <w:proofErr w:type="spellStart"/>
      <w:r w:rsidRPr="004E58DE">
        <w:rPr>
          <w:rFonts w:ascii="Times New Roman" w:hAnsi="Times New Roman" w:cs="Times New Roman"/>
          <w:lang w:val="en-US"/>
        </w:rPr>
        <w:t>Greinert</w:t>
      </w:r>
      <w:proofErr w:type="spellEnd"/>
      <w:r w:rsidRPr="004E58DE">
        <w:rPr>
          <w:rFonts w:ascii="Times New Roman" w:hAnsi="Times New Roman" w:cs="Times New Roman"/>
          <w:lang w:val="en-US"/>
        </w:rPr>
        <w:t xml:space="preserve"> J., </w:t>
      </w:r>
      <w:proofErr w:type="spellStart"/>
      <w:r w:rsidRPr="004E58DE">
        <w:rPr>
          <w:rFonts w:ascii="Times New Roman" w:hAnsi="Times New Roman" w:cs="Times New Roman"/>
          <w:lang w:val="en-US"/>
        </w:rPr>
        <w:t>Artemov</w:t>
      </w:r>
      <w:proofErr w:type="spellEnd"/>
      <w:r w:rsidRPr="004E58DE">
        <w:rPr>
          <w:rFonts w:ascii="Times New Roman" w:hAnsi="Times New Roman" w:cs="Times New Roman"/>
          <w:lang w:val="en-US"/>
        </w:rPr>
        <w:t xml:space="preserve"> Y., Beaubien S. E., </w:t>
      </w:r>
      <w:proofErr w:type="spellStart"/>
      <w:r w:rsidRPr="004E58DE">
        <w:rPr>
          <w:rFonts w:ascii="Times New Roman" w:hAnsi="Times New Roman" w:cs="Times New Roman"/>
          <w:lang w:val="en-US"/>
        </w:rPr>
        <w:t>W€uest</w:t>
      </w:r>
      <w:proofErr w:type="spellEnd"/>
      <w:r w:rsidRPr="004E58DE">
        <w:rPr>
          <w:rFonts w:ascii="Times New Roman" w:hAnsi="Times New Roman" w:cs="Times New Roman"/>
          <w:lang w:val="en-US"/>
        </w:rPr>
        <w:t xml:space="preserve"> A. (2006) The fate of rising methane bubbles in stratified waters: How much methane reaches the atmosphere?</w:t>
      </w:r>
      <w:r w:rsidRPr="004E58DE">
        <w:rPr>
          <w:rFonts w:ascii="Times New Roman" w:hAnsi="Times New Roman" w:cs="Times New Roman"/>
          <w:i/>
          <w:iCs/>
          <w:lang w:val="en-US"/>
        </w:rPr>
        <w:t xml:space="preserve"> J. </w:t>
      </w:r>
      <w:proofErr w:type="spellStart"/>
      <w:r w:rsidRPr="004E58DE">
        <w:rPr>
          <w:rFonts w:ascii="Times New Roman" w:hAnsi="Times New Roman" w:cs="Times New Roman"/>
          <w:i/>
          <w:iCs/>
          <w:lang w:val="en-US"/>
        </w:rPr>
        <w:t>Geophys</w:t>
      </w:r>
      <w:proofErr w:type="spellEnd"/>
      <w:r w:rsidRPr="004E58DE">
        <w:rPr>
          <w:rFonts w:ascii="Times New Roman" w:hAnsi="Times New Roman" w:cs="Times New Roman"/>
          <w:i/>
          <w:iCs/>
          <w:lang w:val="en-US"/>
        </w:rPr>
        <w:t xml:space="preserve">. Res. </w:t>
      </w:r>
      <w:r w:rsidRPr="004E58DE">
        <w:rPr>
          <w:rFonts w:ascii="Times New Roman" w:hAnsi="Times New Roman" w:cs="Times New Roman"/>
          <w:lang w:val="en-US"/>
        </w:rPr>
        <w:t xml:space="preserve">111(C9): C09007. </w:t>
      </w:r>
    </w:p>
    <w:p w14:paraId="489C6512" w14:textId="77777777" w:rsidR="00E43C3B" w:rsidRPr="004E58DE" w:rsidRDefault="00A4709E">
      <w:pPr>
        <w:pStyle w:val="BodyText"/>
        <w:rPr>
          <w:rFonts w:cs="Times New Roman"/>
          <w:color w:val="333333"/>
          <w:u w:color="333333"/>
          <w:shd w:val="clear" w:color="auto" w:fill="FFFFFF"/>
        </w:rPr>
      </w:pPr>
      <w:r w:rsidRPr="004E58DE">
        <w:rPr>
          <w:rFonts w:cs="Times New Roman"/>
          <w:color w:val="333333"/>
          <w:u w:color="333333"/>
        </w:rPr>
        <w:t>McKnight D.M.</w:t>
      </w:r>
      <w:r w:rsidRPr="004E58DE">
        <w:rPr>
          <w:rFonts w:cs="Times New Roman"/>
          <w:color w:val="333333"/>
          <w:u w:color="333333"/>
          <w:shd w:val="clear" w:color="auto" w:fill="FFFFFF"/>
        </w:rPr>
        <w:t>, </w:t>
      </w:r>
      <w:r w:rsidRPr="004E58DE">
        <w:rPr>
          <w:rFonts w:cs="Times New Roman"/>
          <w:color w:val="333333"/>
          <w:u w:color="333333"/>
        </w:rPr>
        <w:t xml:space="preserve">Boyer E.W., </w:t>
      </w:r>
      <w:proofErr w:type="spellStart"/>
      <w:r w:rsidRPr="004E58DE">
        <w:rPr>
          <w:rFonts w:cs="Times New Roman"/>
          <w:color w:val="333333"/>
          <w:u w:color="333333"/>
        </w:rPr>
        <w:t>Westerhoff</w:t>
      </w:r>
      <w:proofErr w:type="spellEnd"/>
      <w:r w:rsidRPr="004E58DE">
        <w:rPr>
          <w:rFonts w:cs="Times New Roman"/>
          <w:color w:val="333333"/>
          <w:u w:color="333333"/>
        </w:rPr>
        <w:t xml:space="preserve"> P.K.</w:t>
      </w:r>
      <w:r w:rsidRPr="004E58DE">
        <w:rPr>
          <w:rFonts w:cs="Times New Roman"/>
          <w:color w:val="333333"/>
          <w:u w:color="333333"/>
          <w:shd w:val="clear" w:color="auto" w:fill="FFFFFF"/>
        </w:rPr>
        <w:t>, </w:t>
      </w:r>
      <w:r w:rsidRPr="004E58DE">
        <w:rPr>
          <w:rFonts w:cs="Times New Roman"/>
          <w:color w:val="333333"/>
          <w:u w:color="333333"/>
        </w:rPr>
        <w:t>Doran P.T.</w:t>
      </w:r>
      <w:r w:rsidRPr="004E58DE">
        <w:rPr>
          <w:rFonts w:cs="Times New Roman"/>
          <w:color w:val="333333"/>
          <w:u w:color="333333"/>
          <w:shd w:val="clear" w:color="auto" w:fill="FFFFFF"/>
        </w:rPr>
        <w:t>, </w:t>
      </w:r>
      <w:proofErr w:type="spellStart"/>
      <w:r w:rsidRPr="004E58DE">
        <w:rPr>
          <w:rFonts w:cs="Times New Roman"/>
          <w:color w:val="333333"/>
          <w:u w:color="333333"/>
        </w:rPr>
        <w:t>Kulbe</w:t>
      </w:r>
      <w:proofErr w:type="spellEnd"/>
      <w:r w:rsidRPr="004E58DE">
        <w:rPr>
          <w:rFonts w:cs="Times New Roman"/>
          <w:color w:val="333333"/>
          <w:u w:color="333333"/>
        </w:rPr>
        <w:t xml:space="preserve"> T.</w:t>
      </w:r>
      <w:r w:rsidRPr="004E58DE">
        <w:rPr>
          <w:rFonts w:cs="Times New Roman"/>
          <w:color w:val="333333"/>
          <w:u w:color="333333"/>
          <w:shd w:val="clear" w:color="auto" w:fill="FFFFFF"/>
        </w:rPr>
        <w:t>, </w:t>
      </w:r>
      <w:r w:rsidRPr="004E58DE">
        <w:rPr>
          <w:rFonts w:cs="Times New Roman"/>
          <w:color w:val="333333"/>
          <w:u w:color="333333"/>
        </w:rPr>
        <w:t>Andersen D.T. </w:t>
      </w:r>
      <w:r w:rsidRPr="004E58DE">
        <w:rPr>
          <w:rFonts w:cs="Times New Roman"/>
          <w:color w:val="333333"/>
          <w:u w:color="333333"/>
          <w:shd w:val="clear" w:color="auto" w:fill="FFFFFF"/>
        </w:rPr>
        <w:t>(</w:t>
      </w:r>
      <w:r w:rsidRPr="004E58DE">
        <w:rPr>
          <w:rFonts w:cs="Times New Roman"/>
          <w:color w:val="333333"/>
          <w:u w:color="333333"/>
        </w:rPr>
        <w:t>2001</w:t>
      </w:r>
      <w:r w:rsidRPr="004E58DE">
        <w:rPr>
          <w:rFonts w:cs="Times New Roman"/>
          <w:color w:val="333333"/>
          <w:u w:color="333333"/>
          <w:shd w:val="clear" w:color="auto" w:fill="FFFFFF"/>
        </w:rPr>
        <w:t>) </w:t>
      </w:r>
      <w:r w:rsidRPr="004E58DE">
        <w:rPr>
          <w:rFonts w:cs="Times New Roman"/>
          <w:color w:val="333333"/>
          <w:u w:color="333333"/>
        </w:rPr>
        <w:t>Spectrofluorometric characterization of dissolved organic matter for indication of precursor organic material and aromaticity</w:t>
      </w:r>
      <w:r w:rsidRPr="004E58DE">
        <w:rPr>
          <w:rFonts w:cs="Times New Roman"/>
          <w:color w:val="333333"/>
          <w:u w:color="333333"/>
          <w:shd w:val="clear" w:color="auto" w:fill="FFFFFF"/>
        </w:rPr>
        <w:t>. </w:t>
      </w:r>
      <w:r w:rsidRPr="004E58DE">
        <w:rPr>
          <w:rFonts w:cs="Times New Roman"/>
          <w:i/>
          <w:iCs/>
          <w:color w:val="333333"/>
          <w:u w:color="333333"/>
        </w:rPr>
        <w:t>Limnology and Oceanography</w:t>
      </w:r>
      <w:r w:rsidRPr="004E58DE">
        <w:rPr>
          <w:rFonts w:cs="Times New Roman"/>
          <w:color w:val="333333"/>
          <w:u w:color="333333"/>
          <w:shd w:val="clear" w:color="auto" w:fill="FFFFFF"/>
        </w:rPr>
        <w:t> </w:t>
      </w:r>
      <w:r w:rsidRPr="004E58DE">
        <w:rPr>
          <w:rFonts w:cs="Times New Roman"/>
          <w:color w:val="333333"/>
          <w:u w:color="333333"/>
        </w:rPr>
        <w:t>46</w:t>
      </w:r>
      <w:r w:rsidRPr="004E58DE">
        <w:rPr>
          <w:rFonts w:cs="Times New Roman"/>
          <w:color w:val="333333"/>
          <w:u w:color="333333"/>
          <w:shd w:val="clear" w:color="auto" w:fill="FFFFFF"/>
        </w:rPr>
        <w:t xml:space="preserve">: </w:t>
      </w:r>
      <w:proofErr w:type="spellStart"/>
      <w:r w:rsidRPr="004E58DE">
        <w:rPr>
          <w:rFonts w:cs="Times New Roman"/>
          <w:color w:val="333333"/>
          <w:u w:color="333333"/>
          <w:shd w:val="clear" w:color="auto" w:fill="FFFFFF"/>
        </w:rPr>
        <w:t>doi</w:t>
      </w:r>
      <w:proofErr w:type="spellEnd"/>
      <w:r w:rsidRPr="004E58DE">
        <w:rPr>
          <w:rFonts w:cs="Times New Roman"/>
          <w:color w:val="333333"/>
          <w:u w:color="333333"/>
          <w:shd w:val="clear" w:color="auto" w:fill="FFFFFF"/>
        </w:rPr>
        <w:t>: 10.4319/lo.2001.46.1.0038.</w:t>
      </w:r>
    </w:p>
    <w:p w14:paraId="32DE34B0" w14:textId="77777777" w:rsidR="00E43C3B" w:rsidRPr="004E58DE" w:rsidRDefault="00A4709E">
      <w:pPr>
        <w:pStyle w:val="BodyText"/>
        <w:rPr>
          <w:rFonts w:cs="Times New Roman"/>
        </w:rPr>
      </w:pPr>
      <w:proofErr w:type="spellStart"/>
      <w:r w:rsidRPr="004E58DE">
        <w:rPr>
          <w:rFonts w:cs="Times New Roman"/>
        </w:rPr>
        <w:t>McMurdie</w:t>
      </w:r>
      <w:proofErr w:type="spellEnd"/>
      <w:r w:rsidRPr="004E58DE">
        <w:rPr>
          <w:rFonts w:cs="Times New Roman"/>
        </w:rPr>
        <w:t xml:space="preserve"> P.J. &amp; Holmes S. (2013) </w:t>
      </w:r>
      <w:proofErr w:type="spellStart"/>
      <w:r w:rsidRPr="004E58DE">
        <w:rPr>
          <w:rFonts w:cs="Times New Roman"/>
        </w:rPr>
        <w:t>phyloseq</w:t>
      </w:r>
      <w:proofErr w:type="spellEnd"/>
      <w:r w:rsidRPr="004E58DE">
        <w:rPr>
          <w:rFonts w:cs="Times New Roman"/>
        </w:rPr>
        <w:t xml:space="preserve">: An R package for reproducible interactive analysis and graphics of microbiome census data. </w:t>
      </w:r>
      <w:proofErr w:type="spellStart"/>
      <w:r w:rsidRPr="004E58DE">
        <w:rPr>
          <w:rFonts w:cs="Times New Roman"/>
          <w:i/>
          <w:iCs/>
        </w:rPr>
        <w:t>PLoS</w:t>
      </w:r>
      <w:proofErr w:type="spellEnd"/>
      <w:r w:rsidRPr="004E58DE">
        <w:rPr>
          <w:rFonts w:cs="Times New Roman"/>
          <w:i/>
          <w:iCs/>
        </w:rPr>
        <w:t xml:space="preserve"> ONE</w:t>
      </w:r>
      <w:r w:rsidRPr="004E58DE">
        <w:rPr>
          <w:rFonts w:cs="Times New Roman"/>
        </w:rPr>
        <w:t xml:space="preserve"> 8(4): e61217.</w:t>
      </w:r>
    </w:p>
    <w:p w14:paraId="119812EA" w14:textId="77777777" w:rsidR="00E43C3B" w:rsidRPr="004E58DE" w:rsidRDefault="00A4709E">
      <w:pPr>
        <w:pStyle w:val="BodyText"/>
        <w:rPr>
          <w:rFonts w:cs="Times New Roman"/>
        </w:rPr>
      </w:pPr>
      <w:r w:rsidRPr="004E58DE">
        <w:rPr>
          <w:rFonts w:cs="Times New Roman"/>
        </w:rPr>
        <w:t>Miller A. (2017). leaps: Regression Subset Selection. R package version 3.0. https://CRAN.R-project.org/package=leaps.</w:t>
      </w:r>
    </w:p>
    <w:p w14:paraId="121A5FB8" w14:textId="73284F71" w:rsidR="00E43C3B" w:rsidRPr="004E58DE" w:rsidRDefault="00A4709E">
      <w:pPr>
        <w:pStyle w:val="BodyText"/>
        <w:rPr>
          <w:rFonts w:cs="Times New Roman"/>
          <w:color w:val="222222"/>
          <w:u w:color="222222"/>
        </w:rPr>
      </w:pPr>
      <w:r w:rsidRPr="004E58DE">
        <w:rPr>
          <w:rFonts w:cs="Times New Roman"/>
          <w:color w:val="222222"/>
          <w:u w:color="222222"/>
        </w:rPr>
        <w:t xml:space="preserve">Mulholland P. J. &amp; Elwood J.W. (1982) The role of lake and reservoir sediments as sinks in the perturbed global carbon cycle. </w:t>
      </w:r>
      <w:r w:rsidRPr="004E58DE">
        <w:rPr>
          <w:rFonts w:cs="Times New Roman"/>
          <w:i/>
          <w:iCs/>
          <w:color w:val="222222"/>
          <w:u w:color="222222"/>
        </w:rPr>
        <w:t>Tellus</w:t>
      </w:r>
      <w:r w:rsidRPr="004E58DE">
        <w:rPr>
          <w:rFonts w:cs="Times New Roman"/>
          <w:color w:val="222222"/>
          <w:u w:color="222222"/>
        </w:rPr>
        <w:t> 34: 490–499.</w:t>
      </w:r>
    </w:p>
    <w:p w14:paraId="6C7CA399" w14:textId="08814DBE" w:rsidR="00C963CF" w:rsidRPr="004E58DE" w:rsidRDefault="00C963CF">
      <w:pPr>
        <w:pStyle w:val="BodyText"/>
        <w:rPr>
          <w:rFonts w:cs="Times New Roman"/>
          <w:color w:val="222222"/>
          <w:u w:color="222222"/>
        </w:rPr>
      </w:pPr>
      <w:proofErr w:type="spellStart"/>
      <w:r w:rsidRPr="004E58DE">
        <w:rPr>
          <w:rFonts w:cs="Times New Roman"/>
          <w:color w:val="111111"/>
        </w:rPr>
        <w:t>Murase</w:t>
      </w:r>
      <w:proofErr w:type="spellEnd"/>
      <w:r w:rsidRPr="004E58DE">
        <w:rPr>
          <w:rFonts w:cs="Times New Roman"/>
          <w:color w:val="111111"/>
        </w:rPr>
        <w:t xml:space="preserve">, J., &amp; </w:t>
      </w:r>
      <w:proofErr w:type="spellStart"/>
      <w:r w:rsidRPr="004E58DE">
        <w:rPr>
          <w:rFonts w:cs="Times New Roman"/>
          <w:color w:val="111111"/>
        </w:rPr>
        <w:t>Sugimto</w:t>
      </w:r>
      <w:proofErr w:type="spellEnd"/>
      <w:r w:rsidRPr="004E58DE">
        <w:rPr>
          <w:rFonts w:cs="Times New Roman"/>
          <w:color w:val="111111"/>
        </w:rPr>
        <w:t xml:space="preserve">, A. (2001). Spatial distribution of methane in Lake Biwa sediments and its carbon isotopic </w:t>
      </w:r>
      <w:proofErr w:type="spellStart"/>
      <w:r w:rsidRPr="004E58DE">
        <w:rPr>
          <w:rFonts w:cs="Times New Roman"/>
          <w:color w:val="111111"/>
        </w:rPr>
        <w:t>composi</w:t>
      </w:r>
      <w:proofErr w:type="spellEnd"/>
      <w:r w:rsidRPr="004E58DE">
        <w:rPr>
          <w:rFonts w:cs="Times New Roman"/>
          <w:color w:val="111111"/>
        </w:rPr>
        <w:t xml:space="preserve">- </w:t>
      </w:r>
      <w:proofErr w:type="spellStart"/>
      <w:r w:rsidRPr="004E58DE">
        <w:rPr>
          <w:rFonts w:cs="Times New Roman"/>
          <w:color w:val="111111"/>
        </w:rPr>
        <w:t>tions</w:t>
      </w:r>
      <w:proofErr w:type="spellEnd"/>
      <w:r w:rsidRPr="004E58DE">
        <w:rPr>
          <w:rFonts w:cs="Times New Roman"/>
          <w:color w:val="111111"/>
        </w:rPr>
        <w:t>. Geochemical Journal, 35, 257–263.</w:t>
      </w:r>
    </w:p>
    <w:p w14:paraId="18D6DEFA" w14:textId="77777777" w:rsidR="00E43C3B" w:rsidRPr="004E58DE" w:rsidRDefault="00A4709E">
      <w:pPr>
        <w:pStyle w:val="Body"/>
        <w:widowControl w:val="0"/>
        <w:spacing w:after="240" w:line="260" w:lineRule="atLeast"/>
        <w:rPr>
          <w:rFonts w:ascii="Times New Roman" w:eastAsia="Times New Roman" w:hAnsi="Times New Roman" w:cs="Times New Roman"/>
          <w:lang w:val="en-US"/>
        </w:rPr>
      </w:pPr>
      <w:r w:rsidRPr="004E58DE">
        <w:rPr>
          <w:rFonts w:ascii="Times New Roman" w:hAnsi="Times New Roman" w:cs="Times New Roman"/>
          <w:lang w:val="en-US"/>
        </w:rPr>
        <w:t xml:space="preserve">Myhre G., </w:t>
      </w:r>
      <w:proofErr w:type="spellStart"/>
      <w:r w:rsidRPr="004E58DE">
        <w:rPr>
          <w:rFonts w:ascii="Times New Roman" w:hAnsi="Times New Roman" w:cs="Times New Roman"/>
          <w:lang w:val="en-US"/>
        </w:rPr>
        <w:t>Shindell</w:t>
      </w:r>
      <w:proofErr w:type="spellEnd"/>
      <w:r w:rsidRPr="004E58DE">
        <w:rPr>
          <w:rFonts w:ascii="Times New Roman" w:hAnsi="Times New Roman" w:cs="Times New Roman"/>
          <w:lang w:val="en-US"/>
        </w:rPr>
        <w:t xml:space="preserve"> D., </w:t>
      </w:r>
      <w:proofErr w:type="spellStart"/>
      <w:r w:rsidRPr="004E58DE">
        <w:rPr>
          <w:rFonts w:ascii="Times New Roman" w:hAnsi="Times New Roman" w:cs="Times New Roman"/>
          <w:lang w:val="en-US"/>
        </w:rPr>
        <w:t>Bréon</w:t>
      </w:r>
      <w:proofErr w:type="spellEnd"/>
      <w:r w:rsidRPr="004E58DE">
        <w:rPr>
          <w:rFonts w:ascii="Times New Roman" w:hAnsi="Times New Roman" w:cs="Times New Roman"/>
          <w:lang w:val="en-US"/>
        </w:rPr>
        <w:t xml:space="preserve"> F.M., Collins W., </w:t>
      </w:r>
      <w:proofErr w:type="spellStart"/>
      <w:r w:rsidRPr="004E58DE">
        <w:rPr>
          <w:rFonts w:ascii="Times New Roman" w:hAnsi="Times New Roman" w:cs="Times New Roman"/>
          <w:lang w:val="en-US"/>
        </w:rPr>
        <w:t>Fuglestvedt</w:t>
      </w:r>
      <w:proofErr w:type="spellEnd"/>
      <w:r w:rsidRPr="004E58DE">
        <w:rPr>
          <w:rFonts w:ascii="Times New Roman" w:hAnsi="Times New Roman" w:cs="Times New Roman"/>
          <w:lang w:val="en-US"/>
        </w:rPr>
        <w:t xml:space="preserve"> J., Huang J., Koch D., J.-F. </w:t>
      </w:r>
      <w:proofErr w:type="spellStart"/>
      <w:r w:rsidRPr="004E58DE">
        <w:rPr>
          <w:rFonts w:ascii="Times New Roman" w:hAnsi="Times New Roman" w:cs="Times New Roman"/>
          <w:lang w:val="en-US"/>
        </w:rPr>
        <w:lastRenderedPageBreak/>
        <w:t>Lamarque</w:t>
      </w:r>
      <w:proofErr w:type="spellEnd"/>
      <w:r w:rsidRPr="004E58DE">
        <w:rPr>
          <w:rFonts w:ascii="Times New Roman" w:hAnsi="Times New Roman" w:cs="Times New Roman"/>
          <w:lang w:val="en-US"/>
        </w:rPr>
        <w:t xml:space="preserve"> J.F., Lee D., Mendoza B., Nakajima T., </w:t>
      </w:r>
      <w:proofErr w:type="spellStart"/>
      <w:r w:rsidRPr="004E58DE">
        <w:rPr>
          <w:rFonts w:ascii="Times New Roman" w:hAnsi="Times New Roman" w:cs="Times New Roman"/>
          <w:lang w:val="en-US"/>
        </w:rPr>
        <w:t>Robock</w:t>
      </w:r>
      <w:proofErr w:type="spellEnd"/>
      <w:r w:rsidRPr="004E58DE">
        <w:rPr>
          <w:rFonts w:ascii="Times New Roman" w:hAnsi="Times New Roman" w:cs="Times New Roman"/>
          <w:lang w:val="en-US"/>
        </w:rPr>
        <w:t xml:space="preserve"> A., Stephens G., </w:t>
      </w:r>
      <w:proofErr w:type="spellStart"/>
      <w:r w:rsidRPr="004E58DE">
        <w:rPr>
          <w:rFonts w:ascii="Times New Roman" w:hAnsi="Times New Roman" w:cs="Times New Roman"/>
          <w:lang w:val="en-US"/>
        </w:rPr>
        <w:t>Takemura</w:t>
      </w:r>
      <w:proofErr w:type="spellEnd"/>
      <w:r w:rsidRPr="004E58DE">
        <w:rPr>
          <w:rFonts w:ascii="Times New Roman" w:hAnsi="Times New Roman" w:cs="Times New Roman"/>
          <w:lang w:val="en-US"/>
        </w:rPr>
        <w:t xml:space="preserve"> T. and Zhang H. (2013) Anthropogenic and Natural Radiative Forcing. In: </w:t>
      </w:r>
      <w:r w:rsidRPr="004E58DE">
        <w:rPr>
          <w:rFonts w:ascii="Times New Roman" w:hAnsi="Times New Roman" w:cs="Times New Roman"/>
          <w:i/>
          <w:iCs/>
          <w:lang w:val="en-US"/>
        </w:rPr>
        <w:t xml:space="preserve">Climate Change 2013: The Physical Science Basis. Contribution of Working Group I to the Fifth Assessment Report of the Intergovernmental Panel on Climate Change </w:t>
      </w:r>
      <w:r w:rsidRPr="004E58DE">
        <w:rPr>
          <w:rFonts w:ascii="Times New Roman" w:hAnsi="Times New Roman" w:cs="Times New Roman"/>
          <w:lang w:val="en-US"/>
        </w:rPr>
        <w:t xml:space="preserve">[Stocker, T.F., D. Qin, G.-K. Plattner, M. </w:t>
      </w:r>
      <w:proofErr w:type="spellStart"/>
      <w:r w:rsidRPr="004E58DE">
        <w:rPr>
          <w:rFonts w:ascii="Times New Roman" w:hAnsi="Times New Roman" w:cs="Times New Roman"/>
          <w:lang w:val="en-US"/>
        </w:rPr>
        <w:t>Tignor</w:t>
      </w:r>
      <w:proofErr w:type="spellEnd"/>
      <w:r w:rsidRPr="004E58DE">
        <w:rPr>
          <w:rFonts w:ascii="Times New Roman" w:hAnsi="Times New Roman" w:cs="Times New Roman"/>
          <w:lang w:val="en-US"/>
        </w:rPr>
        <w:t xml:space="preserve">, S.K. Allen, J. </w:t>
      </w:r>
      <w:proofErr w:type="spellStart"/>
      <w:r w:rsidRPr="004E58DE">
        <w:rPr>
          <w:rFonts w:ascii="Times New Roman" w:hAnsi="Times New Roman" w:cs="Times New Roman"/>
          <w:lang w:val="en-US"/>
        </w:rPr>
        <w:t>Boschung</w:t>
      </w:r>
      <w:proofErr w:type="spellEnd"/>
      <w:r w:rsidRPr="004E58DE">
        <w:rPr>
          <w:rFonts w:ascii="Times New Roman" w:hAnsi="Times New Roman" w:cs="Times New Roman"/>
          <w:lang w:val="en-US"/>
        </w:rPr>
        <w:t xml:space="preserve">, A. </w:t>
      </w:r>
      <w:proofErr w:type="spellStart"/>
      <w:r w:rsidRPr="004E58DE">
        <w:rPr>
          <w:rFonts w:ascii="Times New Roman" w:hAnsi="Times New Roman" w:cs="Times New Roman"/>
          <w:lang w:val="en-US"/>
        </w:rPr>
        <w:t>Nauels</w:t>
      </w:r>
      <w:proofErr w:type="spellEnd"/>
      <w:r w:rsidRPr="004E58DE">
        <w:rPr>
          <w:rFonts w:ascii="Times New Roman" w:hAnsi="Times New Roman" w:cs="Times New Roman"/>
          <w:lang w:val="en-US"/>
        </w:rPr>
        <w:t xml:space="preserve">, Y. Xia, V. Bex and P.M. Midgley (eds.)]. Cambridge University Press, Cambridge, United Kingdom and New York, NY, USA. </w:t>
      </w:r>
    </w:p>
    <w:p w14:paraId="0634DB17" w14:textId="77777777" w:rsidR="00E43C3B" w:rsidRPr="004E58DE" w:rsidRDefault="00A4709E">
      <w:pPr>
        <w:pStyle w:val="Body"/>
        <w:widowControl w:val="0"/>
        <w:spacing w:after="240" w:line="260" w:lineRule="atLeast"/>
        <w:rPr>
          <w:rFonts w:ascii="Times New Roman" w:hAnsi="Times New Roman" w:cs="Times New Roman"/>
          <w:lang w:val="en-US"/>
        </w:rPr>
      </w:pPr>
      <w:proofErr w:type="spellStart"/>
      <w:r w:rsidRPr="004E58DE">
        <w:rPr>
          <w:rFonts w:ascii="Times New Roman" w:hAnsi="Times New Roman" w:cs="Times New Roman"/>
          <w:lang w:val="en-US"/>
        </w:rPr>
        <w:t>Neef</w:t>
      </w:r>
      <w:proofErr w:type="spellEnd"/>
      <w:r w:rsidRPr="004E58DE">
        <w:rPr>
          <w:rFonts w:ascii="Times New Roman" w:hAnsi="Times New Roman" w:cs="Times New Roman"/>
          <w:lang w:val="en-US"/>
        </w:rPr>
        <w:t xml:space="preserve"> L., van </w:t>
      </w:r>
      <w:proofErr w:type="spellStart"/>
      <w:r w:rsidRPr="004E58DE">
        <w:rPr>
          <w:rFonts w:ascii="Times New Roman" w:hAnsi="Times New Roman" w:cs="Times New Roman"/>
          <w:lang w:val="en-US"/>
        </w:rPr>
        <w:t>Weele</w:t>
      </w:r>
      <w:proofErr w:type="spellEnd"/>
      <w:r w:rsidRPr="004E58DE">
        <w:rPr>
          <w:rFonts w:ascii="Times New Roman" w:hAnsi="Times New Roman" w:cs="Times New Roman"/>
          <w:lang w:val="en-US"/>
        </w:rPr>
        <w:t xml:space="preserve"> M. &amp; van </w:t>
      </w:r>
      <w:proofErr w:type="spellStart"/>
      <w:r w:rsidRPr="004E58DE">
        <w:rPr>
          <w:rFonts w:ascii="Times New Roman" w:hAnsi="Times New Roman" w:cs="Times New Roman"/>
          <w:lang w:val="en-US"/>
        </w:rPr>
        <w:t>Velthoven</w:t>
      </w:r>
      <w:proofErr w:type="spellEnd"/>
      <w:r w:rsidRPr="004E58DE">
        <w:rPr>
          <w:rFonts w:ascii="Times New Roman" w:hAnsi="Times New Roman" w:cs="Times New Roman"/>
          <w:lang w:val="en-US"/>
        </w:rPr>
        <w:t xml:space="preserve"> P. (2010) Optimal estimation of the present-day global methane budget. </w:t>
      </w:r>
      <w:r w:rsidRPr="004E58DE">
        <w:rPr>
          <w:rFonts w:ascii="Times New Roman" w:hAnsi="Times New Roman" w:cs="Times New Roman"/>
          <w:i/>
          <w:iCs/>
          <w:lang w:val="en-US"/>
        </w:rPr>
        <w:t xml:space="preserve">Glob. </w:t>
      </w:r>
      <w:proofErr w:type="spellStart"/>
      <w:r w:rsidRPr="004E58DE">
        <w:rPr>
          <w:rFonts w:ascii="Times New Roman" w:hAnsi="Times New Roman" w:cs="Times New Roman"/>
          <w:i/>
          <w:iCs/>
          <w:lang w:val="en-US"/>
        </w:rPr>
        <w:t>Biogeochem</w:t>
      </w:r>
      <w:proofErr w:type="spellEnd"/>
      <w:r w:rsidRPr="004E58DE">
        <w:rPr>
          <w:rFonts w:ascii="Times New Roman" w:hAnsi="Times New Roman" w:cs="Times New Roman"/>
          <w:i/>
          <w:iCs/>
          <w:lang w:val="en-US"/>
        </w:rPr>
        <w:t xml:space="preserve">. Cycles </w:t>
      </w:r>
      <w:r w:rsidRPr="004E58DE">
        <w:rPr>
          <w:rFonts w:ascii="Times New Roman" w:hAnsi="Times New Roman" w:cs="Times New Roman"/>
          <w:lang w:val="en-US"/>
        </w:rPr>
        <w:t>24: GB4024.</w:t>
      </w:r>
    </w:p>
    <w:p w14:paraId="31FEABE5" w14:textId="10B79285" w:rsidR="00BB3011" w:rsidRPr="004E58DE" w:rsidRDefault="007A4EA5">
      <w:pPr>
        <w:pStyle w:val="Body"/>
        <w:widowControl w:val="0"/>
        <w:spacing w:after="240" w:line="260" w:lineRule="atLeast"/>
        <w:rPr>
          <w:rFonts w:ascii="Times New Roman" w:hAnsi="Times New Roman" w:cs="Times New Roman"/>
          <w:lang w:val="en-US"/>
        </w:rPr>
      </w:pPr>
      <w:r w:rsidRPr="004E58DE">
        <w:rPr>
          <w:rFonts w:ascii="Times New Roman" w:hAnsi="Times New Roman" w:cs="Times New Roman"/>
          <w:lang w:val="en-US"/>
        </w:rPr>
        <w:t xml:space="preserve">Niffy S. (2008) Development of a guide to lake and reservoir zone determination. </w:t>
      </w:r>
      <w:r w:rsidR="00BB3011" w:rsidRPr="004E58DE">
        <w:rPr>
          <w:rFonts w:ascii="Times New Roman" w:hAnsi="Times New Roman" w:cs="Times New Roman"/>
          <w:lang w:val="en-US"/>
        </w:rPr>
        <w:t>Virginia Polytech Institute and State University, MS Thesis. 284 pages.</w:t>
      </w:r>
    </w:p>
    <w:p w14:paraId="6D7CBCA6" w14:textId="50C31D33" w:rsidR="00D50A95" w:rsidRPr="004E58DE" w:rsidRDefault="00D50A95" w:rsidP="00D50A95">
      <w:pPr>
        <w:pStyle w:val="NormalWeb"/>
      </w:pPr>
      <w:proofErr w:type="spellStart"/>
      <w:r w:rsidRPr="004E58DE">
        <w:t>Penger</w:t>
      </w:r>
      <w:proofErr w:type="spellEnd"/>
      <w:r w:rsidRPr="004E58DE">
        <w:t xml:space="preserve"> J, Conrad R, Blaser M (2012) Stable carbon isotope fractionation by methylotrophic methanogenic archaea. Applied and Environmental Microbiology 78, 7596–7602. </w:t>
      </w:r>
    </w:p>
    <w:p w14:paraId="34C5B2A9" w14:textId="77777777" w:rsidR="00E43C3B" w:rsidRPr="004E58DE" w:rsidRDefault="00A4709E">
      <w:pPr>
        <w:pStyle w:val="BodyText"/>
        <w:rPr>
          <w:rFonts w:cs="Times New Roman"/>
        </w:rPr>
      </w:pPr>
      <w:r w:rsidRPr="004E58DE">
        <w:rPr>
          <w:rFonts w:cs="Times New Roman"/>
        </w:rPr>
        <w:t xml:space="preserve">Pinheiro J., Bates D., </w:t>
      </w:r>
      <w:proofErr w:type="spellStart"/>
      <w:r w:rsidRPr="004E58DE">
        <w:rPr>
          <w:rFonts w:cs="Times New Roman"/>
        </w:rPr>
        <w:t>DebRoy</w:t>
      </w:r>
      <w:proofErr w:type="spellEnd"/>
      <w:r w:rsidRPr="004E58DE">
        <w:rPr>
          <w:rFonts w:cs="Times New Roman"/>
        </w:rPr>
        <w:t xml:space="preserve"> S., Sarkar D. &amp; R Core Team (2017). </w:t>
      </w:r>
      <w:proofErr w:type="spellStart"/>
      <w:r w:rsidRPr="004E58DE">
        <w:rPr>
          <w:rFonts w:cs="Times New Roman"/>
        </w:rPr>
        <w:t>nlme</w:t>
      </w:r>
      <w:proofErr w:type="spellEnd"/>
      <w:r w:rsidRPr="004E58DE">
        <w:rPr>
          <w:rFonts w:cs="Times New Roman"/>
        </w:rPr>
        <w:t>: Linear and Nonlinear Mixed Effects Models. R package version 3.1-131. https://CRAN.R-project.org/package=nlme.</w:t>
      </w:r>
    </w:p>
    <w:p w14:paraId="5181CA48" w14:textId="1E4126AD" w:rsidR="00E43C3B" w:rsidRPr="004E58DE" w:rsidRDefault="00A4709E">
      <w:pPr>
        <w:pStyle w:val="Body"/>
        <w:widowControl w:val="0"/>
        <w:spacing w:after="240"/>
        <w:rPr>
          <w:rFonts w:ascii="Times New Roman" w:hAnsi="Times New Roman" w:cs="Times New Roman"/>
          <w:lang w:val="en-US"/>
        </w:rPr>
      </w:pPr>
      <w:bookmarkStart w:id="25" w:name="_GoBack"/>
      <w:bookmarkEnd w:id="25"/>
      <w:r w:rsidRPr="004E58DE">
        <w:rPr>
          <w:rFonts w:ascii="Times New Roman" w:hAnsi="Times New Roman" w:cs="Times New Roman"/>
          <w:lang w:val="en-US"/>
        </w:rPr>
        <w:t xml:space="preserve">Prather M. J., Holmes C.D., and Hsu J. (2012) Reactive greenhouse gas scenarios: Systematic exploration of uncertainties and the role of atmospheric chemistry. </w:t>
      </w:r>
      <w:proofErr w:type="spellStart"/>
      <w:r w:rsidRPr="004E58DE">
        <w:rPr>
          <w:rFonts w:ascii="Times New Roman" w:hAnsi="Times New Roman" w:cs="Times New Roman"/>
          <w:i/>
          <w:iCs/>
          <w:lang w:val="en-US"/>
        </w:rPr>
        <w:t>Geophys</w:t>
      </w:r>
      <w:proofErr w:type="spellEnd"/>
      <w:r w:rsidRPr="004E58DE">
        <w:rPr>
          <w:rFonts w:ascii="Times New Roman" w:hAnsi="Times New Roman" w:cs="Times New Roman"/>
          <w:i/>
          <w:iCs/>
          <w:lang w:val="en-US"/>
        </w:rPr>
        <w:t>. Res. Lett.</w:t>
      </w:r>
      <w:r w:rsidRPr="004E58DE">
        <w:rPr>
          <w:rFonts w:ascii="Times New Roman" w:hAnsi="Times New Roman" w:cs="Times New Roman"/>
          <w:lang w:val="en-US"/>
        </w:rPr>
        <w:t xml:space="preserve"> 39: L09803.</w:t>
      </w:r>
    </w:p>
    <w:p w14:paraId="44758567" w14:textId="092B8492" w:rsidR="002B142E" w:rsidRPr="004E58DE" w:rsidRDefault="002B142E" w:rsidP="00881467">
      <w:pPr>
        <w:pStyle w:val="NormalWeb"/>
      </w:pPr>
      <w:proofErr w:type="spellStart"/>
      <w:r w:rsidRPr="004E58DE">
        <w:t>Prokopy</w:t>
      </w:r>
      <w:proofErr w:type="spellEnd"/>
      <w:r w:rsidRPr="004E58DE">
        <w:t xml:space="preserve"> WR. 1992. Determination of Total Phosphorus by Flow Injection Analysis Colorimetry (Acid Persulfate Digestion Method): </w:t>
      </w:r>
      <w:proofErr w:type="spellStart"/>
      <w:r w:rsidRPr="004E58DE">
        <w:t>Quickchem</w:t>
      </w:r>
      <w:proofErr w:type="spellEnd"/>
      <w:r w:rsidRPr="004E58DE">
        <w:t xml:space="preserve"> Method 10-115-01-1-F. </w:t>
      </w:r>
      <w:proofErr w:type="spellStart"/>
      <w:r w:rsidRPr="004E58DE">
        <w:t>Lachat</w:t>
      </w:r>
      <w:proofErr w:type="spellEnd"/>
      <w:r w:rsidRPr="004E58DE">
        <w:t xml:space="preserve"> </w:t>
      </w:r>
      <w:proofErr w:type="spellStart"/>
      <w:r w:rsidRPr="004E58DE">
        <w:t>Instru</w:t>
      </w:r>
      <w:proofErr w:type="spellEnd"/>
      <w:r w:rsidRPr="004E58DE">
        <w:t xml:space="preserve">- </w:t>
      </w:r>
      <w:proofErr w:type="spellStart"/>
      <w:r w:rsidRPr="004E58DE">
        <w:t>ments</w:t>
      </w:r>
      <w:proofErr w:type="spellEnd"/>
      <w:r w:rsidRPr="004E58DE">
        <w:t xml:space="preserve">, Loveland, Colorado. </w:t>
      </w:r>
    </w:p>
    <w:p w14:paraId="7B3A15E0" w14:textId="38F7A7C6" w:rsidR="00E43C3B" w:rsidRPr="004E58DE" w:rsidRDefault="00A4709E">
      <w:pPr>
        <w:pStyle w:val="BodyText"/>
        <w:rPr>
          <w:rFonts w:cs="Times New Roman"/>
        </w:rPr>
      </w:pPr>
      <w:r w:rsidRPr="004E58DE">
        <w:rPr>
          <w:rFonts w:cs="Times New Roman"/>
        </w:rPr>
        <w:t xml:space="preserve">R Core Team (2017). R: A language and environment for statistical computing. R Foundation for Statistical Computing, Vienna, Austria. </w:t>
      </w:r>
      <w:hyperlink r:id="rId14" w:history="1">
        <w:r w:rsidR="00D50A95" w:rsidRPr="004E58DE">
          <w:rPr>
            <w:rStyle w:val="Hyperlink"/>
            <w:rFonts w:cs="Times New Roman"/>
          </w:rPr>
          <w:t>https://www.R-project.org/</w:t>
        </w:r>
      </w:hyperlink>
      <w:r w:rsidRPr="004E58DE">
        <w:rPr>
          <w:rFonts w:cs="Times New Roman"/>
        </w:rPr>
        <w:t>.</w:t>
      </w:r>
    </w:p>
    <w:p w14:paraId="608E42A2" w14:textId="13AD3674" w:rsidR="00D50A95" w:rsidRPr="004E58DE" w:rsidRDefault="00D50A95">
      <w:pPr>
        <w:pStyle w:val="BodyText"/>
        <w:rPr>
          <w:rFonts w:cs="Times New Roman"/>
        </w:rPr>
      </w:pPr>
      <w:r w:rsidRPr="004E58DE">
        <w:rPr>
          <w:rFonts w:cs="Times New Roman"/>
        </w:rPr>
        <w:t xml:space="preserve">Rodriguez, M., T. </w:t>
      </w:r>
      <w:proofErr w:type="spellStart"/>
      <w:r w:rsidRPr="004E58DE">
        <w:rPr>
          <w:rFonts w:cs="Times New Roman"/>
        </w:rPr>
        <w:t>Gonsiorczyk</w:t>
      </w:r>
      <w:proofErr w:type="spellEnd"/>
      <w:r w:rsidRPr="004E58DE">
        <w:rPr>
          <w:rFonts w:cs="Times New Roman"/>
        </w:rPr>
        <w:t>, and P. Casper. 2018. Methane production increases with warming and carbon additions to incubated sediments from a semiarid reservoir. Inland Waters 1–13. doi:10.1080/20442041.2018.1429986</w:t>
      </w:r>
    </w:p>
    <w:p w14:paraId="7E663DE3" w14:textId="77777777" w:rsidR="00E43C3B" w:rsidRPr="004E58DE" w:rsidRDefault="00A4709E">
      <w:pPr>
        <w:pStyle w:val="BodyText"/>
        <w:rPr>
          <w:rFonts w:cs="Times New Roman"/>
          <w:color w:val="333333"/>
          <w:u w:color="333333"/>
          <w:shd w:val="clear" w:color="auto" w:fill="FFFFFF"/>
        </w:rPr>
      </w:pPr>
      <w:r w:rsidRPr="004E58DE">
        <w:rPr>
          <w:rFonts w:cs="Times New Roman"/>
          <w:color w:val="333333"/>
          <w:u w:color="333333"/>
        </w:rPr>
        <w:t>Sakai S.</w:t>
      </w:r>
      <w:r w:rsidRPr="004E58DE">
        <w:rPr>
          <w:rFonts w:cs="Times New Roman"/>
          <w:color w:val="333333"/>
          <w:u w:color="333333"/>
          <w:shd w:val="clear" w:color="auto" w:fill="FFFFFF"/>
        </w:rPr>
        <w:t>, </w:t>
      </w:r>
      <w:proofErr w:type="spellStart"/>
      <w:r w:rsidRPr="004E58DE">
        <w:rPr>
          <w:rFonts w:cs="Times New Roman"/>
          <w:color w:val="333333"/>
          <w:u w:color="333333"/>
        </w:rPr>
        <w:t>Imachi</w:t>
      </w:r>
      <w:proofErr w:type="spellEnd"/>
      <w:r w:rsidRPr="004E58DE">
        <w:rPr>
          <w:rFonts w:cs="Times New Roman"/>
          <w:color w:val="333333"/>
          <w:u w:color="333333"/>
        </w:rPr>
        <w:t xml:space="preserve"> H.</w:t>
      </w:r>
      <w:r w:rsidRPr="004E58DE">
        <w:rPr>
          <w:rFonts w:cs="Times New Roman"/>
          <w:color w:val="333333"/>
          <w:u w:color="333333"/>
          <w:shd w:val="clear" w:color="auto" w:fill="FFFFFF"/>
        </w:rPr>
        <w:t>, </w:t>
      </w:r>
      <w:proofErr w:type="spellStart"/>
      <w:r w:rsidRPr="004E58DE">
        <w:rPr>
          <w:rFonts w:cs="Times New Roman"/>
          <w:color w:val="333333"/>
          <w:u w:color="333333"/>
        </w:rPr>
        <w:t>Hanada</w:t>
      </w:r>
      <w:proofErr w:type="spellEnd"/>
      <w:r w:rsidRPr="004E58DE">
        <w:rPr>
          <w:rFonts w:cs="Times New Roman"/>
          <w:color w:val="333333"/>
          <w:u w:color="333333"/>
        </w:rPr>
        <w:t xml:space="preserve"> S.</w:t>
      </w:r>
      <w:r w:rsidRPr="004E58DE">
        <w:rPr>
          <w:rFonts w:cs="Times New Roman"/>
          <w:color w:val="333333"/>
          <w:u w:color="333333"/>
          <w:shd w:val="clear" w:color="auto" w:fill="FFFFFF"/>
        </w:rPr>
        <w:t>, </w:t>
      </w:r>
      <w:r w:rsidRPr="004E58DE">
        <w:rPr>
          <w:rFonts w:cs="Times New Roman"/>
          <w:color w:val="333333"/>
          <w:u w:color="333333"/>
        </w:rPr>
        <w:t>Ohashi A.</w:t>
      </w:r>
      <w:r w:rsidRPr="004E58DE">
        <w:rPr>
          <w:rFonts w:cs="Times New Roman"/>
          <w:color w:val="333333"/>
          <w:u w:color="333333"/>
          <w:shd w:val="clear" w:color="auto" w:fill="FFFFFF"/>
        </w:rPr>
        <w:t>, </w:t>
      </w:r>
      <w:r w:rsidRPr="004E58DE">
        <w:rPr>
          <w:rFonts w:cs="Times New Roman"/>
          <w:color w:val="333333"/>
          <w:u w:color="333333"/>
        </w:rPr>
        <w:t>Harada H.</w:t>
      </w:r>
      <w:r w:rsidRPr="004E58DE">
        <w:rPr>
          <w:rFonts w:cs="Times New Roman"/>
          <w:color w:val="333333"/>
          <w:u w:color="333333"/>
          <w:shd w:val="clear" w:color="auto" w:fill="FFFFFF"/>
        </w:rPr>
        <w:t>, and </w:t>
      </w:r>
      <w:proofErr w:type="spellStart"/>
      <w:r w:rsidRPr="004E58DE">
        <w:rPr>
          <w:rFonts w:cs="Times New Roman"/>
          <w:color w:val="333333"/>
          <w:u w:color="333333"/>
        </w:rPr>
        <w:t>Kamagata</w:t>
      </w:r>
      <w:proofErr w:type="spellEnd"/>
      <w:r w:rsidRPr="004E58DE">
        <w:rPr>
          <w:rFonts w:cs="Times New Roman"/>
          <w:color w:val="333333"/>
          <w:u w:color="333333"/>
        </w:rPr>
        <w:t xml:space="preserve"> Y.</w:t>
      </w:r>
      <w:r w:rsidRPr="004E58DE">
        <w:rPr>
          <w:rFonts w:cs="Times New Roman"/>
          <w:color w:val="333333"/>
          <w:u w:color="333333"/>
          <w:shd w:val="clear" w:color="auto" w:fill="FFFFFF"/>
        </w:rPr>
        <w:t> (</w:t>
      </w:r>
      <w:r w:rsidRPr="004E58DE">
        <w:rPr>
          <w:rFonts w:cs="Times New Roman"/>
          <w:color w:val="333333"/>
          <w:u w:color="333333"/>
        </w:rPr>
        <w:t>2008</w:t>
      </w:r>
      <w:r w:rsidRPr="004E58DE">
        <w:rPr>
          <w:rFonts w:cs="Times New Roman"/>
          <w:color w:val="333333"/>
          <w:u w:color="333333"/>
          <w:shd w:val="clear" w:color="auto" w:fill="FFFFFF"/>
        </w:rPr>
        <w:t>) </w:t>
      </w:r>
      <w:proofErr w:type="spellStart"/>
      <w:r w:rsidRPr="004E58DE">
        <w:rPr>
          <w:rFonts w:eastAsia="Calibri" w:cs="Times New Roman"/>
          <w:i/>
          <w:iCs/>
          <w:color w:val="333333"/>
          <w:u w:color="333333"/>
        </w:rPr>
        <w:t>Methanocella</w:t>
      </w:r>
      <w:proofErr w:type="spellEnd"/>
      <w:r w:rsidRPr="004E58DE">
        <w:rPr>
          <w:rFonts w:eastAsia="Calibri" w:cs="Times New Roman"/>
          <w:i/>
          <w:iCs/>
          <w:color w:val="333333"/>
          <w:u w:color="333333"/>
        </w:rPr>
        <w:t xml:space="preserve"> </w:t>
      </w:r>
      <w:proofErr w:type="spellStart"/>
      <w:r w:rsidRPr="004E58DE">
        <w:rPr>
          <w:rFonts w:eastAsia="Calibri" w:cs="Times New Roman"/>
          <w:i/>
          <w:iCs/>
          <w:color w:val="333333"/>
          <w:u w:color="333333"/>
        </w:rPr>
        <w:t>paludicola</w:t>
      </w:r>
      <w:proofErr w:type="spellEnd"/>
      <w:r w:rsidRPr="004E58DE">
        <w:rPr>
          <w:rFonts w:cs="Times New Roman"/>
          <w:color w:val="333333"/>
          <w:u w:color="333333"/>
        </w:rPr>
        <w:t xml:space="preserve"> gen. </w:t>
      </w:r>
      <w:proofErr w:type="spellStart"/>
      <w:r w:rsidRPr="004E58DE">
        <w:rPr>
          <w:rFonts w:cs="Times New Roman"/>
          <w:color w:val="333333"/>
          <w:u w:color="333333"/>
        </w:rPr>
        <w:t>nov.</w:t>
      </w:r>
      <w:proofErr w:type="spellEnd"/>
      <w:r w:rsidRPr="004E58DE">
        <w:rPr>
          <w:rFonts w:cs="Times New Roman"/>
          <w:color w:val="333333"/>
          <w:u w:color="333333"/>
        </w:rPr>
        <w:t xml:space="preserve">, </w:t>
      </w:r>
      <w:proofErr w:type="spellStart"/>
      <w:r w:rsidRPr="004E58DE">
        <w:rPr>
          <w:rFonts w:cs="Times New Roman"/>
          <w:color w:val="333333"/>
          <w:u w:color="333333"/>
        </w:rPr>
        <w:t>sp</w:t>
      </w:r>
      <w:proofErr w:type="spellEnd"/>
      <w:r w:rsidRPr="004E58DE">
        <w:rPr>
          <w:rFonts w:cs="Times New Roman"/>
          <w:color w:val="333333"/>
          <w:u w:color="333333"/>
        </w:rPr>
        <w:t xml:space="preserve"> </w:t>
      </w:r>
      <w:proofErr w:type="spellStart"/>
      <w:r w:rsidRPr="004E58DE">
        <w:rPr>
          <w:rFonts w:cs="Times New Roman"/>
          <w:color w:val="333333"/>
          <w:u w:color="333333"/>
        </w:rPr>
        <w:t>nov.</w:t>
      </w:r>
      <w:proofErr w:type="spellEnd"/>
      <w:r w:rsidRPr="004E58DE">
        <w:rPr>
          <w:rFonts w:cs="Times New Roman"/>
          <w:color w:val="333333"/>
          <w:u w:color="333333"/>
        </w:rPr>
        <w:t>, a methane-producing archaeon, the first isolate of the lineage ‘Rice Cluster I’, and proposal of the new archaeal order </w:t>
      </w:r>
      <w:proofErr w:type="spellStart"/>
      <w:r w:rsidRPr="004E58DE">
        <w:rPr>
          <w:rFonts w:eastAsia="Calibri" w:cs="Times New Roman"/>
          <w:i/>
          <w:iCs/>
          <w:color w:val="333333"/>
          <w:u w:color="333333"/>
        </w:rPr>
        <w:t>Methanocellales</w:t>
      </w:r>
      <w:proofErr w:type="spellEnd"/>
      <w:r w:rsidRPr="004E58DE">
        <w:rPr>
          <w:rFonts w:cs="Times New Roman"/>
          <w:color w:val="333333"/>
          <w:u w:color="333333"/>
        </w:rPr>
        <w:t xml:space="preserve"> ord. </w:t>
      </w:r>
      <w:proofErr w:type="spellStart"/>
      <w:r w:rsidRPr="004E58DE">
        <w:rPr>
          <w:rFonts w:cs="Times New Roman"/>
          <w:color w:val="333333"/>
          <w:u w:color="333333"/>
        </w:rPr>
        <w:t>nov</w:t>
      </w:r>
      <w:r w:rsidRPr="004E58DE">
        <w:rPr>
          <w:rFonts w:cs="Times New Roman"/>
          <w:color w:val="333333"/>
          <w:u w:color="333333"/>
          <w:shd w:val="clear" w:color="auto" w:fill="FFFFFF"/>
        </w:rPr>
        <w:t>.</w:t>
      </w:r>
      <w:proofErr w:type="spellEnd"/>
      <w:r w:rsidRPr="004E58DE">
        <w:rPr>
          <w:rFonts w:cs="Times New Roman"/>
          <w:color w:val="333333"/>
          <w:u w:color="333333"/>
          <w:shd w:val="clear" w:color="auto" w:fill="FFFFFF"/>
        </w:rPr>
        <w:t> </w:t>
      </w:r>
      <w:r w:rsidRPr="004E58DE">
        <w:rPr>
          <w:rFonts w:cs="Times New Roman"/>
          <w:i/>
          <w:iCs/>
          <w:color w:val="333333"/>
          <w:u w:color="333333"/>
        </w:rPr>
        <w:t xml:space="preserve">Int. J. Syst. </w:t>
      </w:r>
      <w:proofErr w:type="spellStart"/>
      <w:r w:rsidRPr="004E58DE">
        <w:rPr>
          <w:rFonts w:cs="Times New Roman"/>
          <w:i/>
          <w:iCs/>
          <w:color w:val="333333"/>
          <w:u w:color="333333"/>
        </w:rPr>
        <w:t>Evol</w:t>
      </w:r>
      <w:proofErr w:type="spellEnd"/>
      <w:r w:rsidRPr="004E58DE">
        <w:rPr>
          <w:rFonts w:cs="Times New Roman"/>
          <w:i/>
          <w:iCs/>
          <w:color w:val="333333"/>
          <w:u w:color="333333"/>
        </w:rPr>
        <w:t xml:space="preserve">. </w:t>
      </w:r>
      <w:proofErr w:type="spellStart"/>
      <w:r w:rsidRPr="004E58DE">
        <w:rPr>
          <w:rFonts w:cs="Times New Roman"/>
          <w:i/>
          <w:iCs/>
          <w:color w:val="333333"/>
          <w:u w:color="333333"/>
        </w:rPr>
        <w:t>Microbiol</w:t>
      </w:r>
      <w:proofErr w:type="spellEnd"/>
      <w:r w:rsidRPr="004E58DE">
        <w:rPr>
          <w:rFonts w:cs="Times New Roman"/>
          <w:i/>
          <w:iCs/>
          <w:color w:val="333333"/>
          <w:u w:color="333333"/>
        </w:rPr>
        <w:t>.</w:t>
      </w:r>
      <w:r w:rsidRPr="004E58DE">
        <w:rPr>
          <w:rFonts w:cs="Times New Roman"/>
          <w:color w:val="333333"/>
          <w:u w:color="333333"/>
          <w:shd w:val="clear" w:color="auto" w:fill="FFFFFF"/>
        </w:rPr>
        <w:t xml:space="preserve"> </w:t>
      </w:r>
      <w:r w:rsidRPr="004E58DE">
        <w:rPr>
          <w:rFonts w:cs="Times New Roman"/>
          <w:color w:val="333333"/>
          <w:u w:color="333333"/>
        </w:rPr>
        <w:t>58</w:t>
      </w:r>
      <w:r w:rsidRPr="004E58DE">
        <w:rPr>
          <w:rFonts w:cs="Times New Roman"/>
          <w:color w:val="333333"/>
          <w:u w:color="333333"/>
          <w:shd w:val="clear" w:color="auto" w:fill="FFFFFF"/>
        </w:rPr>
        <w:t>: </w:t>
      </w:r>
      <w:r w:rsidRPr="004E58DE">
        <w:rPr>
          <w:rFonts w:cs="Times New Roman"/>
          <w:color w:val="333333"/>
          <w:u w:color="333333"/>
        </w:rPr>
        <w:t>929</w:t>
      </w:r>
      <w:r w:rsidRPr="004E58DE">
        <w:rPr>
          <w:rFonts w:cs="Times New Roman"/>
          <w:color w:val="333333"/>
          <w:u w:color="333333"/>
          <w:shd w:val="clear" w:color="auto" w:fill="FFFFFF"/>
        </w:rPr>
        <w:t>–</w:t>
      </w:r>
      <w:r w:rsidRPr="004E58DE">
        <w:rPr>
          <w:rFonts w:cs="Times New Roman"/>
          <w:color w:val="333333"/>
          <w:u w:color="333333"/>
        </w:rPr>
        <w:t>936</w:t>
      </w:r>
      <w:r w:rsidRPr="004E58DE">
        <w:rPr>
          <w:rFonts w:cs="Times New Roman"/>
          <w:color w:val="333333"/>
          <w:u w:color="333333"/>
          <w:shd w:val="clear" w:color="auto" w:fill="FFFFFF"/>
        </w:rPr>
        <w:t>.</w:t>
      </w:r>
    </w:p>
    <w:p w14:paraId="3361360F" w14:textId="77777777" w:rsidR="00E43C3B" w:rsidRPr="004E58DE" w:rsidRDefault="00A4709E">
      <w:pPr>
        <w:pStyle w:val="p1"/>
        <w:ind w:left="0" w:firstLine="0"/>
        <w:rPr>
          <w:rFonts w:ascii="Times New Roman" w:eastAsia="Times New Roman" w:hAnsi="Times New Roman" w:cs="Times New Roman"/>
          <w:sz w:val="24"/>
          <w:szCs w:val="24"/>
        </w:rPr>
      </w:pPr>
      <w:proofErr w:type="spellStart"/>
      <w:r w:rsidRPr="004E58DE">
        <w:rPr>
          <w:rFonts w:ascii="Times New Roman" w:hAnsi="Times New Roman" w:cs="Times New Roman"/>
          <w:sz w:val="24"/>
          <w:szCs w:val="24"/>
        </w:rPr>
        <w:t>Saunois</w:t>
      </w:r>
      <w:proofErr w:type="spellEnd"/>
      <w:r w:rsidRPr="004E58DE">
        <w:rPr>
          <w:rFonts w:ascii="Times New Roman" w:hAnsi="Times New Roman" w:cs="Times New Roman"/>
          <w:sz w:val="24"/>
          <w:szCs w:val="24"/>
        </w:rPr>
        <w:t xml:space="preserve"> M. et al. (2016) The global methane budget 2000–2012. </w:t>
      </w:r>
      <w:r w:rsidRPr="004E58DE">
        <w:rPr>
          <w:rFonts w:ascii="Times New Roman" w:hAnsi="Times New Roman" w:cs="Times New Roman"/>
          <w:i/>
          <w:iCs/>
          <w:sz w:val="24"/>
          <w:szCs w:val="24"/>
        </w:rPr>
        <w:t>Earth Syst. Sci. Data</w:t>
      </w:r>
      <w:r w:rsidRPr="004E58DE">
        <w:rPr>
          <w:rFonts w:ascii="Times New Roman" w:hAnsi="Times New Roman" w:cs="Times New Roman"/>
          <w:sz w:val="24"/>
          <w:szCs w:val="24"/>
        </w:rPr>
        <w:t xml:space="preserve"> 8:697–751.</w:t>
      </w:r>
    </w:p>
    <w:p w14:paraId="3363BC62" w14:textId="77777777" w:rsidR="00E43C3B" w:rsidRPr="004E58DE" w:rsidRDefault="00A4709E">
      <w:pPr>
        <w:pStyle w:val="BodyText"/>
        <w:rPr>
          <w:rFonts w:cs="Times New Roman"/>
        </w:rPr>
      </w:pPr>
      <w:r w:rsidRPr="004E58DE">
        <w:rPr>
          <w:rFonts w:cs="Times New Roman"/>
        </w:rPr>
        <w:t xml:space="preserve">Schloss P.D. et al. (2009) Introducing </w:t>
      </w:r>
      <w:proofErr w:type="spellStart"/>
      <w:r w:rsidRPr="004E58DE">
        <w:rPr>
          <w:rFonts w:cs="Times New Roman"/>
        </w:rPr>
        <w:t>mothur</w:t>
      </w:r>
      <w:proofErr w:type="spellEnd"/>
      <w:r w:rsidRPr="004E58DE">
        <w:rPr>
          <w:rFonts w:cs="Times New Roman"/>
        </w:rPr>
        <w:t xml:space="preserve">: Open-source, platform-independent, community-supported software for describing and comparing microbial communities. </w:t>
      </w:r>
      <w:r w:rsidRPr="004E58DE">
        <w:rPr>
          <w:rFonts w:cs="Times New Roman"/>
          <w:i/>
          <w:iCs/>
        </w:rPr>
        <w:t xml:space="preserve">Appl. Environ. </w:t>
      </w:r>
      <w:proofErr w:type="spellStart"/>
      <w:r w:rsidRPr="004E58DE">
        <w:rPr>
          <w:rFonts w:cs="Times New Roman"/>
          <w:i/>
          <w:iCs/>
        </w:rPr>
        <w:t>Microbiol</w:t>
      </w:r>
      <w:proofErr w:type="spellEnd"/>
      <w:r w:rsidRPr="004E58DE">
        <w:rPr>
          <w:rFonts w:cs="Times New Roman"/>
          <w:i/>
          <w:iCs/>
        </w:rPr>
        <w:t>.</w:t>
      </w:r>
      <w:r w:rsidRPr="004E58DE">
        <w:rPr>
          <w:rFonts w:cs="Times New Roman"/>
        </w:rPr>
        <w:t xml:space="preserve"> 75(23): 7537-41.</w:t>
      </w:r>
    </w:p>
    <w:p w14:paraId="143EDAC3" w14:textId="77777777" w:rsidR="00E43C3B" w:rsidRPr="004E58DE" w:rsidRDefault="00A4709E">
      <w:pPr>
        <w:pStyle w:val="BodyText"/>
        <w:rPr>
          <w:rFonts w:cs="Times New Roman"/>
        </w:rPr>
      </w:pPr>
      <w:r w:rsidRPr="004E58DE">
        <w:rPr>
          <w:rFonts w:cs="Times New Roman"/>
          <w:color w:val="1A1718"/>
          <w:u w:color="1A1718"/>
        </w:rPr>
        <w:t xml:space="preserve">Schulz S. &amp; Conrad R. (1995) Effect of algal deposition on acetate and methane concentrations in the profundal sediment of a deep lake </w:t>
      </w:r>
      <w:proofErr w:type="spellStart"/>
      <w:r w:rsidRPr="004E58DE">
        <w:rPr>
          <w:rFonts w:cs="Times New Roman"/>
          <w:color w:val="1A1718"/>
          <w:u w:color="1A1718"/>
        </w:rPr>
        <w:t>Lake</w:t>
      </w:r>
      <w:proofErr w:type="spellEnd"/>
      <w:r w:rsidRPr="004E58DE">
        <w:rPr>
          <w:rFonts w:cs="Times New Roman"/>
          <w:color w:val="1A1718"/>
          <w:u w:color="1A1718"/>
        </w:rPr>
        <w:t xml:space="preserve"> Constance. </w:t>
      </w:r>
      <w:r w:rsidRPr="004E58DE">
        <w:rPr>
          <w:rFonts w:cs="Times New Roman"/>
          <w:i/>
          <w:iCs/>
          <w:color w:val="1A1718"/>
          <w:u w:color="1A1718"/>
        </w:rPr>
        <w:t xml:space="preserve">FEMS </w:t>
      </w:r>
      <w:proofErr w:type="spellStart"/>
      <w:r w:rsidRPr="004E58DE">
        <w:rPr>
          <w:rFonts w:cs="Times New Roman"/>
          <w:i/>
          <w:iCs/>
          <w:color w:val="1A1718"/>
          <w:u w:color="1A1718"/>
        </w:rPr>
        <w:t>Microbiol</w:t>
      </w:r>
      <w:proofErr w:type="spellEnd"/>
      <w:r w:rsidRPr="004E58DE">
        <w:rPr>
          <w:rFonts w:cs="Times New Roman"/>
          <w:i/>
          <w:iCs/>
          <w:color w:val="1A1718"/>
          <w:u w:color="1A1718"/>
        </w:rPr>
        <w:t>. Ecol.</w:t>
      </w:r>
      <w:r w:rsidRPr="004E58DE">
        <w:rPr>
          <w:rFonts w:cs="Times New Roman"/>
          <w:color w:val="1A1718"/>
          <w:u w:color="1A1718"/>
        </w:rPr>
        <w:t xml:space="preserve"> 16: 251–260. </w:t>
      </w:r>
    </w:p>
    <w:p w14:paraId="4A5B388A" w14:textId="77777777" w:rsidR="00E43C3B" w:rsidRPr="004E58DE" w:rsidRDefault="00A4709E">
      <w:pPr>
        <w:pStyle w:val="BodyText"/>
        <w:rPr>
          <w:rFonts w:cs="Times New Roman"/>
        </w:rPr>
      </w:pPr>
      <w:r w:rsidRPr="004E58DE">
        <w:rPr>
          <w:rFonts w:cs="Times New Roman"/>
        </w:rPr>
        <w:lastRenderedPageBreak/>
        <w:t xml:space="preserve">Schwarz J.I.K., Eckert W. &amp; Conrad R. (2008) Response of methanogenic microbial community of a profundal lake sediment (Lake Kinneret, Israel) to algal deposition. </w:t>
      </w:r>
      <w:proofErr w:type="spellStart"/>
      <w:r w:rsidRPr="004E58DE">
        <w:rPr>
          <w:rFonts w:cs="Times New Roman"/>
          <w:i/>
          <w:iCs/>
        </w:rPr>
        <w:t>Limnol</w:t>
      </w:r>
      <w:proofErr w:type="spellEnd"/>
      <w:r w:rsidRPr="004E58DE">
        <w:rPr>
          <w:rFonts w:cs="Times New Roman"/>
          <w:i/>
          <w:iCs/>
        </w:rPr>
        <w:t xml:space="preserve">. </w:t>
      </w:r>
      <w:proofErr w:type="spellStart"/>
      <w:r w:rsidRPr="004E58DE">
        <w:rPr>
          <w:rFonts w:cs="Times New Roman"/>
          <w:i/>
          <w:iCs/>
        </w:rPr>
        <w:t>Oceanogr</w:t>
      </w:r>
      <w:proofErr w:type="spellEnd"/>
      <w:r w:rsidRPr="004E58DE">
        <w:rPr>
          <w:rFonts w:cs="Times New Roman"/>
          <w:i/>
          <w:iCs/>
        </w:rPr>
        <w:t>.</w:t>
      </w:r>
      <w:r w:rsidRPr="004E58DE">
        <w:rPr>
          <w:rFonts w:cs="Times New Roman"/>
        </w:rPr>
        <w:t xml:space="preserve"> 53: 113-121.</w:t>
      </w:r>
    </w:p>
    <w:p w14:paraId="2894EDD6" w14:textId="77777777" w:rsidR="00E43C3B" w:rsidRPr="004E58DE" w:rsidRDefault="00A4709E">
      <w:pPr>
        <w:pStyle w:val="Body"/>
        <w:widowControl w:val="0"/>
        <w:spacing w:after="240" w:line="280" w:lineRule="atLeast"/>
        <w:rPr>
          <w:rFonts w:ascii="Times New Roman" w:eastAsia="Times New Roman" w:hAnsi="Times New Roman" w:cs="Times New Roman"/>
          <w:color w:val="221E7F"/>
          <w:u w:color="221E7F"/>
          <w:lang w:val="en-US"/>
        </w:rPr>
      </w:pPr>
      <w:proofErr w:type="spellStart"/>
      <w:r w:rsidRPr="004E58DE">
        <w:rPr>
          <w:rFonts w:ascii="Times New Roman" w:hAnsi="Times New Roman" w:cs="Times New Roman"/>
          <w:color w:val="1A1718"/>
          <w:u w:color="1A1718"/>
          <w:lang w:val="en-US"/>
        </w:rPr>
        <w:t>Sickman</w:t>
      </w:r>
      <w:proofErr w:type="spellEnd"/>
      <w:r w:rsidRPr="004E58DE">
        <w:rPr>
          <w:rFonts w:ascii="Times New Roman" w:hAnsi="Times New Roman" w:cs="Times New Roman"/>
          <w:color w:val="1A1718"/>
          <w:u w:color="1A1718"/>
          <w:lang w:val="en-US"/>
        </w:rPr>
        <w:t xml:space="preserve"> J. O., C. L. </w:t>
      </w:r>
      <w:proofErr w:type="spellStart"/>
      <w:r w:rsidRPr="004E58DE">
        <w:rPr>
          <w:rFonts w:ascii="Times New Roman" w:hAnsi="Times New Roman" w:cs="Times New Roman"/>
          <w:color w:val="1A1718"/>
          <w:u w:color="1A1718"/>
          <w:lang w:val="en-US"/>
        </w:rPr>
        <w:t>DiGiorgio</w:t>
      </w:r>
      <w:proofErr w:type="spellEnd"/>
      <w:r w:rsidRPr="004E58DE">
        <w:rPr>
          <w:rFonts w:ascii="Times New Roman" w:hAnsi="Times New Roman" w:cs="Times New Roman"/>
          <w:color w:val="1A1718"/>
          <w:u w:color="1A1718"/>
          <w:lang w:val="en-US"/>
        </w:rPr>
        <w:t xml:space="preserve">, M. L. Davisson, D. M. Lucero, and B. Bergamaschi. (2010) Identifying sources of dissolved organic carbon in agriculturally dominated rivers using radiocarbon age dating: Sacramento-San Joaquin River Basin, California. </w:t>
      </w:r>
      <w:r w:rsidRPr="004E58DE">
        <w:rPr>
          <w:rFonts w:ascii="Times New Roman" w:hAnsi="Times New Roman" w:cs="Times New Roman"/>
          <w:i/>
          <w:iCs/>
          <w:color w:val="1A1718"/>
          <w:u w:color="1A1718"/>
          <w:lang w:val="en-US"/>
        </w:rPr>
        <w:t>Biogeochemistry</w:t>
      </w:r>
      <w:r w:rsidRPr="004E58DE">
        <w:rPr>
          <w:rFonts w:ascii="Times New Roman" w:hAnsi="Times New Roman" w:cs="Times New Roman"/>
          <w:color w:val="1A1718"/>
          <w:u w:color="1A1718"/>
          <w:lang w:val="en-US"/>
        </w:rPr>
        <w:t xml:space="preserve"> 99: 79–96. </w:t>
      </w:r>
      <w:proofErr w:type="spellStart"/>
      <w:r w:rsidRPr="004E58DE">
        <w:rPr>
          <w:rFonts w:ascii="Times New Roman" w:hAnsi="Times New Roman" w:cs="Times New Roman"/>
          <w:color w:val="1A1718"/>
          <w:u w:color="1A1718"/>
          <w:lang w:val="en-US"/>
        </w:rPr>
        <w:t>doi</w:t>
      </w:r>
      <w:proofErr w:type="spellEnd"/>
      <w:r w:rsidRPr="004E58DE">
        <w:rPr>
          <w:rFonts w:ascii="Times New Roman" w:hAnsi="Times New Roman" w:cs="Times New Roman"/>
          <w:color w:val="1A1718"/>
          <w:u w:color="1A1718"/>
          <w:lang w:val="en-US"/>
        </w:rPr>
        <w:t xml:space="preserve">: </w:t>
      </w:r>
      <w:r w:rsidRPr="004E58DE">
        <w:rPr>
          <w:rFonts w:ascii="Times New Roman" w:hAnsi="Times New Roman" w:cs="Times New Roman"/>
          <w:color w:val="221E7F"/>
          <w:u w:color="221E7F"/>
          <w:lang w:val="en-US"/>
        </w:rPr>
        <w:t xml:space="preserve">10.1007/s10533-009-9391-z </w:t>
      </w:r>
    </w:p>
    <w:p w14:paraId="7474ED33" w14:textId="499C6935" w:rsidR="00E43C3B" w:rsidRPr="004E58DE" w:rsidRDefault="00A4709E">
      <w:pPr>
        <w:pStyle w:val="Body"/>
        <w:widowControl w:val="0"/>
        <w:spacing w:after="240"/>
        <w:rPr>
          <w:rFonts w:ascii="Times New Roman" w:eastAsia="Times New Roman" w:hAnsi="Times New Roman" w:cs="Times New Roman"/>
          <w:lang w:val="en-US"/>
        </w:rPr>
      </w:pPr>
      <w:r w:rsidRPr="004E58DE">
        <w:rPr>
          <w:rFonts w:ascii="Times New Roman" w:hAnsi="Times New Roman" w:cs="Times New Roman"/>
          <w:lang w:val="en-US"/>
        </w:rPr>
        <w:t xml:space="preserve">Stanley E. H., </w:t>
      </w:r>
      <w:proofErr w:type="spellStart"/>
      <w:r w:rsidRPr="004E58DE">
        <w:rPr>
          <w:rFonts w:ascii="Times New Roman" w:hAnsi="Times New Roman" w:cs="Times New Roman"/>
          <w:lang w:val="en-US"/>
        </w:rPr>
        <w:t>Casson</w:t>
      </w:r>
      <w:proofErr w:type="spellEnd"/>
      <w:r w:rsidRPr="004E58DE">
        <w:rPr>
          <w:rFonts w:ascii="Times New Roman" w:hAnsi="Times New Roman" w:cs="Times New Roman"/>
          <w:lang w:val="en-US"/>
        </w:rPr>
        <w:t xml:space="preserve"> N. J., Christel S. T., Crawford J. T., </w:t>
      </w:r>
      <w:proofErr w:type="spellStart"/>
      <w:r w:rsidRPr="004E58DE">
        <w:rPr>
          <w:rFonts w:ascii="Times New Roman" w:hAnsi="Times New Roman" w:cs="Times New Roman"/>
          <w:lang w:val="en-US"/>
        </w:rPr>
        <w:t>Loken</w:t>
      </w:r>
      <w:proofErr w:type="spellEnd"/>
      <w:r w:rsidRPr="004E58DE">
        <w:rPr>
          <w:rFonts w:ascii="Times New Roman" w:hAnsi="Times New Roman" w:cs="Times New Roman"/>
          <w:lang w:val="en-US"/>
        </w:rPr>
        <w:t xml:space="preserve"> L. C. &amp; Oliver S. K. (2016). The ecology of methane in streams and rivers: Patterns, controls, and global significance. </w:t>
      </w:r>
      <w:r w:rsidRPr="004E58DE">
        <w:rPr>
          <w:rFonts w:ascii="Times New Roman" w:hAnsi="Times New Roman" w:cs="Times New Roman"/>
          <w:i/>
          <w:iCs/>
          <w:lang w:val="en-US"/>
        </w:rPr>
        <w:t>Ecological Monographs</w:t>
      </w:r>
      <w:r w:rsidRPr="004E58DE">
        <w:rPr>
          <w:rFonts w:ascii="Times New Roman" w:hAnsi="Times New Roman" w:cs="Times New Roman"/>
          <w:lang w:val="en-US"/>
        </w:rPr>
        <w:t xml:space="preserve"> 86: 146–171.</w:t>
      </w:r>
    </w:p>
    <w:p w14:paraId="44BCC227" w14:textId="77777777" w:rsidR="00E43C3B" w:rsidRPr="004E58DE" w:rsidRDefault="00A4709E">
      <w:pPr>
        <w:pStyle w:val="BodyText"/>
        <w:rPr>
          <w:rFonts w:cs="Times New Roman"/>
        </w:rPr>
      </w:pPr>
      <w:r w:rsidRPr="004E58DE">
        <w:rPr>
          <w:rFonts w:cs="Times New Roman"/>
        </w:rPr>
        <w:t xml:space="preserve">Stock B.C. &amp; Semmens B.X. (2013) </w:t>
      </w:r>
      <w:proofErr w:type="spellStart"/>
      <w:r w:rsidRPr="004E58DE">
        <w:rPr>
          <w:rFonts w:cs="Times New Roman"/>
        </w:rPr>
        <w:t>MixSIAR</w:t>
      </w:r>
      <w:proofErr w:type="spellEnd"/>
      <w:r w:rsidRPr="004E58DE">
        <w:rPr>
          <w:rFonts w:cs="Times New Roman"/>
        </w:rPr>
        <w:t xml:space="preserve"> GUI User Manual. Version 3.1. https://github.com/brianstock/MixSIAR. </w:t>
      </w:r>
    </w:p>
    <w:p w14:paraId="18711921" w14:textId="77777777" w:rsidR="00E43C3B" w:rsidRPr="004E58DE" w:rsidRDefault="00A4709E">
      <w:pPr>
        <w:pStyle w:val="Body"/>
        <w:widowControl w:val="0"/>
        <w:spacing w:after="240" w:line="260" w:lineRule="atLeast"/>
        <w:rPr>
          <w:rFonts w:ascii="Times New Roman" w:eastAsia="Times New Roman" w:hAnsi="Times New Roman" w:cs="Times New Roman"/>
          <w:lang w:val="en-US"/>
        </w:rPr>
      </w:pPr>
      <w:proofErr w:type="spellStart"/>
      <w:r w:rsidRPr="004E58DE">
        <w:rPr>
          <w:rFonts w:ascii="Times New Roman" w:hAnsi="Times New Roman" w:cs="Times New Roman"/>
          <w:lang w:val="en-US"/>
        </w:rPr>
        <w:t>Thauer</w:t>
      </w:r>
      <w:proofErr w:type="spellEnd"/>
      <w:r w:rsidRPr="004E58DE">
        <w:rPr>
          <w:rFonts w:ascii="Times New Roman" w:hAnsi="Times New Roman" w:cs="Times New Roman"/>
          <w:lang w:val="en-US"/>
        </w:rPr>
        <w:t xml:space="preserve"> R.K. (1998) Biochemistry of methanogenesis: a tribute to Marjory Stephenson. </w:t>
      </w:r>
      <w:r w:rsidRPr="004E58DE">
        <w:rPr>
          <w:rFonts w:ascii="Times New Roman" w:hAnsi="Times New Roman" w:cs="Times New Roman"/>
          <w:i/>
          <w:iCs/>
          <w:lang w:val="en-US"/>
        </w:rPr>
        <w:t>Microbiology</w:t>
      </w:r>
      <w:r w:rsidRPr="004E58DE">
        <w:rPr>
          <w:rFonts w:ascii="Times New Roman" w:hAnsi="Times New Roman" w:cs="Times New Roman"/>
          <w:lang w:val="en-US"/>
        </w:rPr>
        <w:t xml:space="preserve"> 144: 2377-2406. </w:t>
      </w:r>
    </w:p>
    <w:p w14:paraId="45DDBAFD" w14:textId="77777777" w:rsidR="00E43C3B" w:rsidRPr="004E58DE" w:rsidRDefault="00A4709E">
      <w:pPr>
        <w:pStyle w:val="BodyText"/>
        <w:rPr>
          <w:rFonts w:cs="Times New Roman"/>
          <w:color w:val="333333"/>
          <w:u w:color="333333"/>
        </w:rPr>
      </w:pPr>
      <w:r w:rsidRPr="004E58DE">
        <w:rPr>
          <w:rFonts w:cs="Times New Roman"/>
          <w:color w:val="333333"/>
          <w:u w:color="333333"/>
        </w:rPr>
        <w:t>Thornton K. W.</w:t>
      </w:r>
      <w:r w:rsidRPr="004E58DE">
        <w:rPr>
          <w:rFonts w:eastAsia="Calibri" w:cs="Times New Roman"/>
          <w:i/>
          <w:iCs/>
          <w:color w:val="333333"/>
          <w:u w:color="333333"/>
        </w:rPr>
        <w:t>,</w:t>
      </w:r>
      <w:r w:rsidRPr="004E58DE">
        <w:rPr>
          <w:rFonts w:cs="Times New Roman"/>
          <w:color w:val="333333"/>
          <w:u w:color="333333"/>
        </w:rPr>
        <w:t xml:space="preserve"> Kennedy R. H.</w:t>
      </w:r>
      <w:r w:rsidRPr="004E58DE">
        <w:rPr>
          <w:rFonts w:eastAsia="Calibri" w:cs="Times New Roman"/>
          <w:i/>
          <w:iCs/>
          <w:color w:val="333333"/>
          <w:u w:color="333333"/>
        </w:rPr>
        <w:t>,</w:t>
      </w:r>
      <w:r w:rsidRPr="004E58DE">
        <w:rPr>
          <w:rFonts w:cs="Times New Roman"/>
          <w:color w:val="333333"/>
          <w:u w:color="333333"/>
        </w:rPr>
        <w:t xml:space="preserve"> Carroll R. H.</w:t>
      </w:r>
      <w:r w:rsidRPr="004E58DE">
        <w:rPr>
          <w:rFonts w:eastAsia="Calibri" w:cs="Times New Roman"/>
          <w:i/>
          <w:iCs/>
          <w:color w:val="333333"/>
          <w:u w:color="333333"/>
        </w:rPr>
        <w:t>,</w:t>
      </w:r>
      <w:r w:rsidRPr="004E58DE">
        <w:rPr>
          <w:rFonts w:cs="Times New Roman"/>
          <w:color w:val="333333"/>
          <w:u w:color="333333"/>
        </w:rPr>
        <w:t xml:space="preserve"> Walker W. W.</w:t>
      </w:r>
      <w:r w:rsidRPr="004E58DE">
        <w:rPr>
          <w:rFonts w:eastAsia="Calibri" w:cs="Times New Roman"/>
          <w:i/>
          <w:iCs/>
          <w:color w:val="333333"/>
          <w:u w:color="333333"/>
        </w:rPr>
        <w:t>,</w:t>
      </w:r>
      <w:r w:rsidRPr="004E58DE">
        <w:rPr>
          <w:rFonts w:cs="Times New Roman"/>
          <w:color w:val="333333"/>
          <w:u w:color="333333"/>
        </w:rPr>
        <w:t xml:space="preserve"> Gunkel R. C.</w:t>
      </w:r>
      <w:r w:rsidRPr="004E58DE">
        <w:rPr>
          <w:rFonts w:eastAsia="Calibri" w:cs="Times New Roman"/>
          <w:i/>
          <w:iCs/>
          <w:color w:val="333333"/>
          <w:u w:color="333333"/>
        </w:rPr>
        <w:t>, and</w:t>
      </w:r>
      <w:r w:rsidRPr="004E58DE">
        <w:rPr>
          <w:rFonts w:cs="Times New Roman"/>
          <w:color w:val="333333"/>
          <w:u w:color="333333"/>
        </w:rPr>
        <w:t xml:space="preserve"> Ashby S</w:t>
      </w:r>
      <w:r w:rsidRPr="004E58DE">
        <w:rPr>
          <w:rFonts w:eastAsia="Calibri" w:cs="Times New Roman"/>
          <w:i/>
          <w:iCs/>
          <w:color w:val="333333"/>
          <w:u w:color="333333"/>
        </w:rPr>
        <w:t>.</w:t>
      </w:r>
      <w:r w:rsidRPr="004E58DE">
        <w:rPr>
          <w:rFonts w:cs="Times New Roman"/>
          <w:color w:val="333333"/>
          <w:u w:color="333333"/>
        </w:rPr>
        <w:t> (1980</w:t>
      </w:r>
      <w:r w:rsidRPr="004E58DE">
        <w:rPr>
          <w:rFonts w:eastAsia="Calibri" w:cs="Times New Roman"/>
          <w:iCs/>
          <w:color w:val="333333"/>
          <w:u w:color="333333"/>
        </w:rPr>
        <w:t>)</w:t>
      </w:r>
      <w:r w:rsidRPr="004E58DE">
        <w:rPr>
          <w:rFonts w:cs="Times New Roman"/>
          <w:color w:val="333333"/>
          <w:u w:color="333333"/>
        </w:rPr>
        <w:t> Reservoir sedimentation and water quality- an heuristic model</w:t>
      </w:r>
      <w:r w:rsidRPr="004E58DE">
        <w:rPr>
          <w:rFonts w:eastAsia="Calibri" w:cs="Times New Roman"/>
          <w:iCs/>
          <w:color w:val="333333"/>
          <w:u w:color="333333"/>
        </w:rPr>
        <w:t>, p.</w:t>
      </w:r>
      <w:r w:rsidRPr="004E58DE">
        <w:rPr>
          <w:rFonts w:cs="Times New Roman"/>
          <w:color w:val="333333"/>
          <w:u w:color="333333"/>
        </w:rPr>
        <w:t> 654</w:t>
      </w:r>
      <w:r w:rsidRPr="004E58DE">
        <w:rPr>
          <w:rFonts w:eastAsia="Calibri" w:cs="Times New Roman"/>
          <w:iCs/>
          <w:color w:val="333333"/>
          <w:u w:color="333333"/>
        </w:rPr>
        <w:t>–</w:t>
      </w:r>
      <w:r w:rsidRPr="004E58DE">
        <w:rPr>
          <w:rFonts w:cs="Times New Roman"/>
          <w:color w:val="333333"/>
          <w:u w:color="333333"/>
        </w:rPr>
        <w:t>661</w:t>
      </w:r>
      <w:r w:rsidRPr="004E58DE">
        <w:rPr>
          <w:rFonts w:eastAsia="Calibri" w:cs="Times New Roman"/>
          <w:iCs/>
          <w:color w:val="333333"/>
          <w:u w:color="333333"/>
        </w:rPr>
        <w:t>.</w:t>
      </w:r>
      <w:r w:rsidRPr="004E58DE">
        <w:rPr>
          <w:rFonts w:cs="Times New Roman"/>
          <w:color w:val="333333"/>
          <w:u w:color="333333"/>
        </w:rPr>
        <w:t> </w:t>
      </w:r>
      <w:r w:rsidRPr="004E58DE">
        <w:rPr>
          <w:rFonts w:eastAsia="Calibri" w:cs="Times New Roman"/>
          <w:iCs/>
          <w:color w:val="333333"/>
          <w:u w:color="333333"/>
        </w:rPr>
        <w:t>In</w:t>
      </w:r>
      <w:r w:rsidRPr="004E58DE">
        <w:rPr>
          <w:rFonts w:cs="Times New Roman"/>
          <w:color w:val="333333"/>
          <w:u w:color="333333"/>
        </w:rPr>
        <w:t xml:space="preserve"> H. G. Stefan </w:t>
      </w:r>
      <w:r w:rsidRPr="004E58DE">
        <w:rPr>
          <w:rFonts w:eastAsia="Calibri" w:cs="Times New Roman"/>
          <w:iCs/>
          <w:color w:val="333333"/>
          <w:u w:color="333333"/>
        </w:rPr>
        <w:t>[ed.],</w:t>
      </w:r>
      <w:r w:rsidRPr="004E58DE">
        <w:rPr>
          <w:rFonts w:cs="Times New Roman"/>
          <w:color w:val="333333"/>
          <w:u w:color="333333"/>
        </w:rPr>
        <w:t> Proceedings of the symposium on surface water impoundments</w:t>
      </w:r>
      <w:r w:rsidRPr="004E58DE">
        <w:rPr>
          <w:rFonts w:eastAsia="Calibri" w:cs="Times New Roman"/>
          <w:i/>
          <w:iCs/>
          <w:color w:val="333333"/>
          <w:u w:color="333333"/>
        </w:rPr>
        <w:t>. Amer. Soc. Civil Engr.</w:t>
      </w:r>
    </w:p>
    <w:p w14:paraId="665B57FF" w14:textId="77777777" w:rsidR="00E43C3B" w:rsidRPr="004E58DE" w:rsidRDefault="00A4709E">
      <w:pPr>
        <w:pStyle w:val="BodyText"/>
        <w:rPr>
          <w:rFonts w:cs="Times New Roman"/>
          <w:color w:val="333333"/>
          <w:u w:color="333333"/>
        </w:rPr>
      </w:pPr>
      <w:r w:rsidRPr="004E58DE">
        <w:rPr>
          <w:rFonts w:cs="Times New Roman"/>
          <w:color w:val="333333"/>
          <w:u w:color="333333"/>
        </w:rPr>
        <w:t>Thornton K. W.</w:t>
      </w:r>
      <w:r w:rsidRPr="004E58DE">
        <w:rPr>
          <w:rFonts w:eastAsia="Calibri" w:cs="Times New Roman"/>
          <w:i/>
          <w:iCs/>
          <w:color w:val="333333"/>
          <w:u w:color="333333"/>
        </w:rPr>
        <w:t>,</w:t>
      </w:r>
      <w:r w:rsidRPr="004E58DE">
        <w:rPr>
          <w:rFonts w:cs="Times New Roman"/>
          <w:color w:val="333333"/>
          <w:u w:color="333333"/>
        </w:rPr>
        <w:t> Kimmel B. L.</w:t>
      </w:r>
      <w:r w:rsidRPr="004E58DE">
        <w:rPr>
          <w:rFonts w:eastAsia="Calibri" w:cs="Times New Roman"/>
          <w:i/>
          <w:iCs/>
          <w:color w:val="333333"/>
          <w:u w:color="333333"/>
        </w:rPr>
        <w:t>, and</w:t>
      </w:r>
      <w:r w:rsidRPr="004E58DE">
        <w:rPr>
          <w:rFonts w:cs="Times New Roman"/>
          <w:color w:val="333333"/>
          <w:u w:color="333333"/>
        </w:rPr>
        <w:t xml:space="preserve"> Payne F. E. [</w:t>
      </w:r>
      <w:r w:rsidRPr="004E58DE">
        <w:rPr>
          <w:rFonts w:eastAsia="Calibri" w:cs="Times New Roman"/>
          <w:i/>
          <w:iCs/>
          <w:color w:val="333333"/>
          <w:u w:color="333333"/>
        </w:rPr>
        <w:t>eds.</w:t>
      </w:r>
      <w:r w:rsidRPr="004E58DE">
        <w:rPr>
          <w:rFonts w:eastAsia="Calibri" w:cs="Times New Roman"/>
          <w:iCs/>
          <w:color w:val="333333"/>
          <w:u w:color="333333"/>
        </w:rPr>
        <w:t>]</w:t>
      </w:r>
      <w:r w:rsidRPr="004E58DE">
        <w:rPr>
          <w:rFonts w:eastAsia="Calibri" w:cs="Times New Roman"/>
          <w:i/>
          <w:iCs/>
          <w:color w:val="333333"/>
          <w:u w:color="333333"/>
        </w:rPr>
        <w:t>.</w:t>
      </w:r>
      <w:r w:rsidRPr="004E58DE">
        <w:rPr>
          <w:rFonts w:cs="Times New Roman"/>
          <w:color w:val="333333"/>
          <w:u w:color="333333"/>
        </w:rPr>
        <w:t> (1990</w:t>
      </w:r>
      <w:r w:rsidRPr="004E58DE">
        <w:rPr>
          <w:rFonts w:eastAsia="Calibri" w:cs="Times New Roman"/>
          <w:iCs/>
          <w:color w:val="333333"/>
          <w:u w:color="333333"/>
        </w:rPr>
        <w:t>)</w:t>
      </w:r>
      <w:r w:rsidRPr="004E58DE">
        <w:rPr>
          <w:rFonts w:cs="Times New Roman"/>
          <w:color w:val="333333"/>
          <w:u w:color="333333"/>
        </w:rPr>
        <w:t> Reservoir limnology: Ecological perspectives</w:t>
      </w:r>
      <w:r w:rsidRPr="004E58DE">
        <w:rPr>
          <w:rFonts w:eastAsia="Calibri" w:cs="Times New Roman"/>
          <w:i/>
          <w:iCs/>
          <w:color w:val="333333"/>
          <w:u w:color="333333"/>
        </w:rPr>
        <w:t>. John Wiley &amp; Sons.</w:t>
      </w:r>
    </w:p>
    <w:p w14:paraId="594BB48A" w14:textId="77777777" w:rsidR="00E43C3B" w:rsidRPr="004E58DE" w:rsidRDefault="00A4709E">
      <w:pPr>
        <w:pStyle w:val="BodyText"/>
        <w:rPr>
          <w:rFonts w:cs="Times New Roman"/>
          <w:color w:val="0E0E0E"/>
          <w:u w:color="0E0E0E"/>
        </w:rPr>
      </w:pPr>
      <w:proofErr w:type="spellStart"/>
      <w:r w:rsidRPr="004E58DE">
        <w:rPr>
          <w:rFonts w:cs="Times New Roman"/>
          <w:color w:val="0E0E0E"/>
          <w:u w:color="0E0E0E"/>
        </w:rPr>
        <w:t>Tranvik</w:t>
      </w:r>
      <w:proofErr w:type="spellEnd"/>
      <w:r w:rsidRPr="004E58DE">
        <w:rPr>
          <w:rFonts w:cs="Times New Roman"/>
          <w:color w:val="0E0E0E"/>
          <w:u w:color="0E0E0E"/>
        </w:rPr>
        <w:t xml:space="preserve"> L.J., Downing J.A., </w:t>
      </w:r>
      <w:proofErr w:type="spellStart"/>
      <w:r w:rsidRPr="004E58DE">
        <w:rPr>
          <w:rFonts w:cs="Times New Roman"/>
          <w:color w:val="0E0E0E"/>
          <w:u w:color="0E0E0E"/>
        </w:rPr>
        <w:t>Cotner</w:t>
      </w:r>
      <w:proofErr w:type="spellEnd"/>
      <w:r w:rsidRPr="004E58DE">
        <w:rPr>
          <w:rFonts w:cs="Times New Roman"/>
          <w:color w:val="0E0E0E"/>
          <w:u w:color="0E0E0E"/>
        </w:rPr>
        <w:t xml:space="preserve"> J.B., Loiselle S.A., </w:t>
      </w:r>
      <w:proofErr w:type="spellStart"/>
      <w:r w:rsidRPr="004E58DE">
        <w:rPr>
          <w:rFonts w:cs="Times New Roman"/>
          <w:color w:val="0E0E0E"/>
          <w:u w:color="0E0E0E"/>
        </w:rPr>
        <w:t>Striegl</w:t>
      </w:r>
      <w:proofErr w:type="spellEnd"/>
      <w:r w:rsidRPr="004E58DE">
        <w:rPr>
          <w:rFonts w:cs="Times New Roman"/>
          <w:color w:val="0E0E0E"/>
          <w:u w:color="0E0E0E"/>
        </w:rPr>
        <w:t xml:space="preserve"> R.G. </w:t>
      </w:r>
      <w:proofErr w:type="spellStart"/>
      <w:r w:rsidRPr="004E58DE">
        <w:rPr>
          <w:rFonts w:cs="Times New Roman"/>
          <w:color w:val="0E0E0E"/>
          <w:u w:color="0E0E0E"/>
        </w:rPr>
        <w:t>Ballatore</w:t>
      </w:r>
      <w:proofErr w:type="spellEnd"/>
      <w:r w:rsidRPr="004E58DE">
        <w:rPr>
          <w:rFonts w:cs="Times New Roman"/>
          <w:color w:val="0E0E0E"/>
          <w:u w:color="0E0E0E"/>
        </w:rPr>
        <w:t xml:space="preserve"> T.J. et al. (2009). Lakes and reservoirs as regulators of carbon cycling and climate. </w:t>
      </w:r>
      <w:proofErr w:type="spellStart"/>
      <w:r w:rsidRPr="004E58DE">
        <w:rPr>
          <w:rFonts w:cs="Times New Roman"/>
          <w:i/>
          <w:iCs/>
          <w:color w:val="0E0E0E"/>
          <w:u w:color="0E0E0E"/>
        </w:rPr>
        <w:t>Limnol</w:t>
      </w:r>
      <w:proofErr w:type="spellEnd"/>
      <w:r w:rsidRPr="004E58DE">
        <w:rPr>
          <w:rFonts w:cs="Times New Roman"/>
          <w:i/>
          <w:iCs/>
          <w:color w:val="0E0E0E"/>
          <w:u w:color="0E0E0E"/>
        </w:rPr>
        <w:t xml:space="preserve">. </w:t>
      </w:r>
      <w:proofErr w:type="spellStart"/>
      <w:r w:rsidRPr="004E58DE">
        <w:rPr>
          <w:rFonts w:cs="Times New Roman"/>
          <w:i/>
          <w:iCs/>
          <w:color w:val="0E0E0E"/>
          <w:u w:color="0E0E0E"/>
        </w:rPr>
        <w:t>Oceanogr</w:t>
      </w:r>
      <w:proofErr w:type="spellEnd"/>
      <w:r w:rsidRPr="004E58DE">
        <w:rPr>
          <w:rFonts w:cs="Times New Roman"/>
          <w:color w:val="0E0E0E"/>
          <w:u w:color="0E0E0E"/>
        </w:rPr>
        <w:t xml:space="preserve">. 54: 2298–2314. </w:t>
      </w:r>
    </w:p>
    <w:p w14:paraId="485A0958" w14:textId="77777777" w:rsidR="00E43C3B" w:rsidRPr="004E58DE" w:rsidRDefault="00A4709E">
      <w:pPr>
        <w:pStyle w:val="BodyText"/>
        <w:rPr>
          <w:rFonts w:cs="Times New Roman"/>
        </w:rPr>
      </w:pPr>
      <w:proofErr w:type="spellStart"/>
      <w:r w:rsidRPr="004E58DE">
        <w:rPr>
          <w:rFonts w:cs="Times New Roman"/>
        </w:rPr>
        <w:t>Weishaar</w:t>
      </w:r>
      <w:proofErr w:type="spellEnd"/>
      <w:r w:rsidRPr="004E58DE">
        <w:rPr>
          <w:rFonts w:cs="Times New Roman"/>
        </w:rPr>
        <w:t xml:space="preserve"> J. L., Aiken G. R., Bergamaschi B. A., </w:t>
      </w:r>
      <w:proofErr w:type="spellStart"/>
      <w:r w:rsidRPr="004E58DE">
        <w:rPr>
          <w:rFonts w:cs="Times New Roman"/>
        </w:rPr>
        <w:t>Fram</w:t>
      </w:r>
      <w:proofErr w:type="spellEnd"/>
      <w:r w:rsidRPr="004E58DE">
        <w:rPr>
          <w:rFonts w:cs="Times New Roman"/>
        </w:rPr>
        <w:t xml:space="preserve"> M. S., </w:t>
      </w:r>
      <w:proofErr w:type="spellStart"/>
      <w:r w:rsidRPr="004E58DE">
        <w:rPr>
          <w:rFonts w:cs="Times New Roman"/>
        </w:rPr>
        <w:t>Fujii</w:t>
      </w:r>
      <w:proofErr w:type="spellEnd"/>
      <w:r w:rsidRPr="004E58DE">
        <w:rPr>
          <w:rFonts w:cs="Times New Roman"/>
        </w:rPr>
        <w:t xml:space="preserve"> R., and </w:t>
      </w:r>
      <w:proofErr w:type="spellStart"/>
      <w:r w:rsidRPr="004E58DE">
        <w:rPr>
          <w:rFonts w:cs="Times New Roman"/>
        </w:rPr>
        <w:t>Mopper</w:t>
      </w:r>
      <w:proofErr w:type="spellEnd"/>
      <w:r w:rsidRPr="004E58DE">
        <w:rPr>
          <w:rFonts w:cs="Times New Roman"/>
        </w:rPr>
        <w:t xml:space="preserve"> K. (2003) Evaluation of specific ultraviolet absorbance as an indicator of the chemical composition and reactivity of dissolved organic carbon. </w:t>
      </w:r>
      <w:r w:rsidRPr="004E58DE">
        <w:rPr>
          <w:rFonts w:cs="Times New Roman"/>
          <w:i/>
          <w:iCs/>
        </w:rPr>
        <w:t>Environ. Sci. Technol.</w:t>
      </w:r>
      <w:r w:rsidRPr="004E58DE">
        <w:rPr>
          <w:rFonts w:cs="Times New Roman"/>
        </w:rPr>
        <w:t xml:space="preserve"> 37: 4702–4708. </w:t>
      </w:r>
    </w:p>
    <w:p w14:paraId="41254E6F" w14:textId="78CE5FA9" w:rsidR="00E43C3B" w:rsidRPr="004E58DE" w:rsidRDefault="00A4709E">
      <w:pPr>
        <w:pStyle w:val="BodyText"/>
        <w:rPr>
          <w:rFonts w:cs="Times New Roman"/>
        </w:rPr>
      </w:pPr>
      <w:r w:rsidRPr="004E58DE">
        <w:rPr>
          <w:rFonts w:cs="Times New Roman"/>
        </w:rPr>
        <w:t xml:space="preserve">Wen X., Yang S., Horn F., Winkel M., Wagner D., </w:t>
      </w:r>
      <w:proofErr w:type="spellStart"/>
      <w:r w:rsidRPr="004E58DE">
        <w:rPr>
          <w:rFonts w:cs="Times New Roman"/>
        </w:rPr>
        <w:t>Liebner</w:t>
      </w:r>
      <w:proofErr w:type="spellEnd"/>
      <w:r w:rsidRPr="004E58DE">
        <w:rPr>
          <w:rFonts w:cs="Times New Roman"/>
        </w:rPr>
        <w:t xml:space="preserve"> S. (2017) Global Biogeographic Analysis of Methanogenic Archaea Identifies Community-Shaping Environmental Factors of Natural Environments. </w:t>
      </w:r>
      <w:r w:rsidRPr="004E58DE">
        <w:rPr>
          <w:rFonts w:cs="Times New Roman"/>
          <w:i/>
          <w:iCs/>
        </w:rPr>
        <w:t xml:space="preserve">Front </w:t>
      </w:r>
      <w:proofErr w:type="spellStart"/>
      <w:r w:rsidRPr="004E58DE">
        <w:rPr>
          <w:rFonts w:cs="Times New Roman"/>
          <w:i/>
          <w:iCs/>
        </w:rPr>
        <w:t>Microbiol</w:t>
      </w:r>
      <w:proofErr w:type="spellEnd"/>
      <w:r w:rsidRPr="004E58DE">
        <w:rPr>
          <w:rFonts w:cs="Times New Roman"/>
        </w:rPr>
        <w:t xml:space="preserve"> 8: </w:t>
      </w:r>
      <w:proofErr w:type="spellStart"/>
      <w:r w:rsidRPr="004E58DE">
        <w:rPr>
          <w:rFonts w:cs="Times New Roman"/>
        </w:rPr>
        <w:t>doi</w:t>
      </w:r>
      <w:proofErr w:type="spellEnd"/>
      <w:r w:rsidRPr="004E58DE">
        <w:rPr>
          <w:rFonts w:cs="Times New Roman"/>
        </w:rPr>
        <w:t xml:space="preserve"> 10.3389/fmicb.2017.01339.</w:t>
      </w:r>
    </w:p>
    <w:p w14:paraId="2038D7DF" w14:textId="3FD71BE3" w:rsidR="00740CF9" w:rsidRPr="004E58DE" w:rsidRDefault="00740CF9" w:rsidP="004E58DE">
      <w:pPr>
        <w:pStyle w:val="NormalWeb"/>
      </w:pPr>
      <w:r w:rsidRPr="004E58DE">
        <w:t xml:space="preserve">Wendt K. 1995. Determination of nitrate/nitrite in surface and wastewaters by flow injection analysis: </w:t>
      </w:r>
      <w:proofErr w:type="spellStart"/>
      <w:r w:rsidRPr="004E58DE">
        <w:t>Quikchem</w:t>
      </w:r>
      <w:proofErr w:type="spellEnd"/>
      <w:r w:rsidRPr="004E58DE">
        <w:t xml:space="preserve"> Method 10- 107-04-1-A. </w:t>
      </w:r>
      <w:proofErr w:type="spellStart"/>
      <w:r w:rsidRPr="004E58DE">
        <w:t>Lachat</w:t>
      </w:r>
      <w:proofErr w:type="spellEnd"/>
      <w:r w:rsidRPr="004E58DE">
        <w:t xml:space="preserve"> Instruments. </w:t>
      </w:r>
    </w:p>
    <w:p w14:paraId="4F3ECD84" w14:textId="77777777" w:rsidR="00E43C3B" w:rsidRPr="004E58DE" w:rsidRDefault="00A4709E">
      <w:pPr>
        <w:pStyle w:val="BodyText"/>
        <w:rPr>
          <w:rFonts w:cs="Times New Roman"/>
        </w:rPr>
      </w:pPr>
      <w:r w:rsidRPr="004E58DE">
        <w:rPr>
          <w:rFonts w:cs="Times New Roman"/>
        </w:rPr>
        <w:t xml:space="preserve">West W.E., </w:t>
      </w:r>
      <w:proofErr w:type="spellStart"/>
      <w:r w:rsidRPr="004E58DE">
        <w:rPr>
          <w:rFonts w:cs="Times New Roman"/>
        </w:rPr>
        <w:t>Coloso</w:t>
      </w:r>
      <w:proofErr w:type="spellEnd"/>
      <w:r w:rsidRPr="004E58DE">
        <w:rPr>
          <w:rFonts w:cs="Times New Roman"/>
        </w:rPr>
        <w:t xml:space="preserve"> J.J. &amp; Jones S.E. (2012) Effects of algal and terrestrial carbon on methane production rates and methanogen community structure in a temperate lake sediment. </w:t>
      </w:r>
      <w:r w:rsidRPr="004E58DE">
        <w:rPr>
          <w:rFonts w:cs="Times New Roman"/>
          <w:i/>
          <w:iCs/>
        </w:rPr>
        <w:t>Freshwater Biol.</w:t>
      </w:r>
      <w:r w:rsidRPr="004E58DE">
        <w:rPr>
          <w:rFonts w:cs="Times New Roman"/>
        </w:rPr>
        <w:t xml:space="preserve"> 57: 949-955. </w:t>
      </w:r>
    </w:p>
    <w:p w14:paraId="375F2EF3" w14:textId="77777777" w:rsidR="00E43C3B" w:rsidRPr="004E58DE" w:rsidRDefault="00A4709E">
      <w:pPr>
        <w:pStyle w:val="BodyText"/>
        <w:rPr>
          <w:rFonts w:cs="Times New Roman"/>
        </w:rPr>
      </w:pPr>
      <w:r w:rsidRPr="004E58DE">
        <w:rPr>
          <w:rFonts w:cs="Times New Roman"/>
        </w:rPr>
        <w:t xml:space="preserve">West W.E., McCarthy S.M., Jones S.E. (2015a) Phytoplankton lipid content influences freshwater lake methanogenesis. </w:t>
      </w:r>
      <w:r w:rsidRPr="004E58DE">
        <w:rPr>
          <w:rFonts w:cs="Times New Roman"/>
          <w:i/>
          <w:iCs/>
        </w:rPr>
        <w:t>Freshwater Biology</w:t>
      </w:r>
      <w:r w:rsidRPr="004E58DE">
        <w:rPr>
          <w:rFonts w:cs="Times New Roman"/>
        </w:rPr>
        <w:t xml:space="preserve"> 60: 2261–2269.</w:t>
      </w:r>
    </w:p>
    <w:p w14:paraId="5998ECA1" w14:textId="77777777" w:rsidR="00E43C3B" w:rsidRPr="004E58DE" w:rsidRDefault="00A4709E">
      <w:pPr>
        <w:pStyle w:val="BodyText"/>
        <w:rPr>
          <w:rFonts w:cs="Times New Roman"/>
        </w:rPr>
      </w:pPr>
      <w:r w:rsidRPr="004E58DE">
        <w:rPr>
          <w:rFonts w:cs="Times New Roman"/>
        </w:rPr>
        <w:t xml:space="preserve">West W.E., Creamer KP, Jones SE. (2015b) Productivity and depth regulate lake contributions to atmospheric methane. </w:t>
      </w:r>
      <w:r w:rsidRPr="004E58DE">
        <w:rPr>
          <w:rFonts w:cs="Times New Roman"/>
          <w:i/>
          <w:iCs/>
        </w:rPr>
        <w:t>Limnology and Oceanography</w:t>
      </w:r>
      <w:r w:rsidRPr="004E58DE">
        <w:rPr>
          <w:rFonts w:cs="Times New Roman"/>
        </w:rPr>
        <w:t xml:space="preserve"> 61: S51-S61. </w:t>
      </w:r>
    </w:p>
    <w:p w14:paraId="5ABAB9D9" w14:textId="77777777" w:rsidR="00E43C3B" w:rsidRPr="004E58DE" w:rsidRDefault="00A4709E">
      <w:pPr>
        <w:pStyle w:val="BodyText"/>
        <w:rPr>
          <w:rFonts w:cs="Times New Roman"/>
        </w:rPr>
      </w:pPr>
      <w:proofErr w:type="spellStart"/>
      <w:r w:rsidRPr="004E58DE">
        <w:rPr>
          <w:rFonts w:cs="Times New Roman"/>
        </w:rPr>
        <w:lastRenderedPageBreak/>
        <w:t>Whiticar</w:t>
      </w:r>
      <w:proofErr w:type="spellEnd"/>
      <w:r w:rsidRPr="004E58DE">
        <w:rPr>
          <w:rFonts w:cs="Times New Roman"/>
        </w:rPr>
        <w:t xml:space="preserve"> M.J., Faber E., &amp; </w:t>
      </w:r>
      <w:proofErr w:type="spellStart"/>
      <w:r w:rsidRPr="004E58DE">
        <w:rPr>
          <w:rFonts w:cs="Times New Roman"/>
        </w:rPr>
        <w:t>Schoell</w:t>
      </w:r>
      <w:proofErr w:type="spellEnd"/>
      <w:r w:rsidRPr="004E58DE">
        <w:rPr>
          <w:rFonts w:cs="Times New Roman"/>
        </w:rPr>
        <w:t xml:space="preserve"> M. (1986) Biogenic methane formation in marine and freshwater environments: CO</w:t>
      </w:r>
      <w:r w:rsidRPr="004E58DE">
        <w:rPr>
          <w:rFonts w:cs="Times New Roman"/>
          <w:vertAlign w:val="subscript"/>
        </w:rPr>
        <w:t>2</w:t>
      </w:r>
      <w:r w:rsidRPr="004E58DE">
        <w:rPr>
          <w:rFonts w:cs="Times New Roman"/>
        </w:rPr>
        <w:t xml:space="preserve"> reduction </w:t>
      </w:r>
      <w:r w:rsidRPr="004E58DE">
        <w:rPr>
          <w:rFonts w:cs="Times New Roman"/>
          <w:i/>
          <w:iCs/>
        </w:rPr>
        <w:t xml:space="preserve">vs. </w:t>
      </w:r>
      <w:r w:rsidRPr="004E58DE">
        <w:rPr>
          <w:rFonts w:cs="Times New Roman"/>
        </w:rPr>
        <w:t xml:space="preserve">acetate fermentation – Isotope evidence. </w:t>
      </w:r>
      <w:proofErr w:type="spellStart"/>
      <w:r w:rsidRPr="004E58DE">
        <w:rPr>
          <w:rFonts w:cs="Times New Roman"/>
          <w:i/>
          <w:iCs/>
        </w:rPr>
        <w:t>Geochimica</w:t>
      </w:r>
      <w:proofErr w:type="spellEnd"/>
      <w:r w:rsidRPr="004E58DE">
        <w:rPr>
          <w:rFonts w:cs="Times New Roman"/>
          <w:i/>
          <w:iCs/>
        </w:rPr>
        <w:t xml:space="preserve"> et </w:t>
      </w:r>
      <w:proofErr w:type="spellStart"/>
      <w:r w:rsidRPr="004E58DE">
        <w:rPr>
          <w:rFonts w:cs="Times New Roman"/>
          <w:i/>
          <w:iCs/>
        </w:rPr>
        <w:t>Cosmochimica</w:t>
      </w:r>
      <w:proofErr w:type="spellEnd"/>
      <w:r w:rsidRPr="004E58DE">
        <w:rPr>
          <w:rFonts w:cs="Times New Roman"/>
          <w:i/>
          <w:iCs/>
        </w:rPr>
        <w:t xml:space="preserve"> Acta</w:t>
      </w:r>
      <w:r w:rsidRPr="004E58DE">
        <w:rPr>
          <w:rFonts w:cs="Times New Roman"/>
        </w:rPr>
        <w:t xml:space="preserve"> 50: 693-709. </w:t>
      </w:r>
    </w:p>
    <w:p w14:paraId="4878A01C" w14:textId="46469330" w:rsidR="00E43C3B" w:rsidRPr="004E58DE" w:rsidRDefault="00A4709E">
      <w:pPr>
        <w:pStyle w:val="p1"/>
        <w:ind w:left="0" w:firstLine="0"/>
        <w:rPr>
          <w:rFonts w:ascii="Times New Roman" w:hAnsi="Times New Roman" w:cs="Times New Roman"/>
          <w:sz w:val="24"/>
          <w:szCs w:val="24"/>
        </w:rPr>
      </w:pPr>
      <w:proofErr w:type="spellStart"/>
      <w:r w:rsidRPr="004E58DE">
        <w:rPr>
          <w:rFonts w:ascii="Times New Roman" w:hAnsi="Times New Roman" w:cs="Times New Roman"/>
          <w:sz w:val="24"/>
          <w:szCs w:val="24"/>
        </w:rPr>
        <w:t>Whiticar</w:t>
      </w:r>
      <w:proofErr w:type="spellEnd"/>
      <w:r w:rsidRPr="004E58DE">
        <w:rPr>
          <w:rFonts w:ascii="Times New Roman" w:hAnsi="Times New Roman" w:cs="Times New Roman"/>
          <w:sz w:val="24"/>
          <w:szCs w:val="24"/>
        </w:rPr>
        <w:t xml:space="preserve"> M.J., (1999) Carbon and hydrogen isotope systematics of bacterial formation and oxidation of methane. </w:t>
      </w:r>
      <w:r w:rsidRPr="004E58DE">
        <w:rPr>
          <w:rFonts w:ascii="Times New Roman" w:hAnsi="Times New Roman" w:cs="Times New Roman"/>
          <w:i/>
          <w:iCs/>
          <w:sz w:val="24"/>
          <w:szCs w:val="24"/>
        </w:rPr>
        <w:t>Chemical Geology</w:t>
      </w:r>
      <w:r w:rsidRPr="004E58DE">
        <w:rPr>
          <w:rFonts w:ascii="Times New Roman" w:hAnsi="Times New Roman" w:cs="Times New Roman"/>
          <w:sz w:val="24"/>
          <w:szCs w:val="24"/>
        </w:rPr>
        <w:t xml:space="preserve"> 161: 291–314.</w:t>
      </w:r>
    </w:p>
    <w:p w14:paraId="1C897341" w14:textId="5635736C" w:rsidR="00C348E4" w:rsidRPr="004E58DE" w:rsidRDefault="00C348E4">
      <w:pPr>
        <w:pStyle w:val="p1"/>
        <w:ind w:left="0" w:firstLine="0"/>
        <w:rPr>
          <w:rFonts w:ascii="Times New Roman" w:eastAsia="Times New Roman" w:hAnsi="Times New Roman" w:cs="Times New Roman"/>
          <w:sz w:val="24"/>
          <w:szCs w:val="24"/>
        </w:rPr>
      </w:pPr>
      <w:proofErr w:type="spellStart"/>
      <w:r w:rsidRPr="004E58DE">
        <w:rPr>
          <w:rFonts w:ascii="Times New Roman" w:hAnsi="Times New Roman" w:cs="Times New Roman"/>
          <w:sz w:val="24"/>
          <w:szCs w:val="24"/>
        </w:rPr>
        <w:t>Wik</w:t>
      </w:r>
      <w:proofErr w:type="spellEnd"/>
      <w:r w:rsidRPr="004E58DE">
        <w:rPr>
          <w:rFonts w:ascii="Times New Roman" w:hAnsi="Times New Roman" w:cs="Times New Roman"/>
          <w:sz w:val="24"/>
          <w:szCs w:val="24"/>
        </w:rPr>
        <w:t xml:space="preserve">, M., R. K. Varner, K. W. Anthony, S. </w:t>
      </w:r>
      <w:proofErr w:type="spellStart"/>
      <w:r w:rsidRPr="004E58DE">
        <w:rPr>
          <w:rFonts w:ascii="Times New Roman" w:hAnsi="Times New Roman" w:cs="Times New Roman"/>
          <w:sz w:val="24"/>
          <w:szCs w:val="24"/>
        </w:rPr>
        <w:t>MacIntyre</w:t>
      </w:r>
      <w:proofErr w:type="spellEnd"/>
      <w:r w:rsidRPr="004E58DE">
        <w:rPr>
          <w:rFonts w:ascii="Times New Roman" w:hAnsi="Times New Roman" w:cs="Times New Roman"/>
          <w:sz w:val="24"/>
          <w:szCs w:val="24"/>
        </w:rPr>
        <w:t xml:space="preserve">, and D. </w:t>
      </w:r>
      <w:proofErr w:type="spellStart"/>
      <w:r w:rsidRPr="004E58DE">
        <w:rPr>
          <w:rFonts w:ascii="Times New Roman" w:hAnsi="Times New Roman" w:cs="Times New Roman"/>
          <w:sz w:val="24"/>
          <w:szCs w:val="24"/>
        </w:rPr>
        <w:t>Bastviken</w:t>
      </w:r>
      <w:proofErr w:type="spellEnd"/>
      <w:r w:rsidRPr="004E58DE">
        <w:rPr>
          <w:rFonts w:ascii="Times New Roman" w:hAnsi="Times New Roman" w:cs="Times New Roman"/>
          <w:sz w:val="24"/>
          <w:szCs w:val="24"/>
        </w:rPr>
        <w:t xml:space="preserve">. 2016. Climate-sensitive northern lakes and ponds are critical components of methane release. Nature Publishing Group </w:t>
      </w:r>
      <w:r w:rsidRPr="004E58DE">
        <w:rPr>
          <w:rFonts w:ascii="Times New Roman" w:hAnsi="Times New Roman" w:cs="Times New Roman"/>
          <w:b/>
          <w:bCs/>
          <w:sz w:val="24"/>
          <w:szCs w:val="24"/>
        </w:rPr>
        <w:t>9</w:t>
      </w:r>
      <w:r w:rsidRPr="004E58DE">
        <w:rPr>
          <w:rFonts w:ascii="Times New Roman" w:hAnsi="Times New Roman" w:cs="Times New Roman"/>
          <w:sz w:val="24"/>
          <w:szCs w:val="24"/>
        </w:rPr>
        <w:t>: 99–106. doi:10.1038/ngeo2578</w:t>
      </w:r>
    </w:p>
    <w:p w14:paraId="56A329B0" w14:textId="77777777" w:rsidR="00E43C3B" w:rsidRPr="004E58DE" w:rsidRDefault="00A4709E">
      <w:pPr>
        <w:pStyle w:val="BodyText"/>
        <w:rPr>
          <w:rFonts w:cs="Times New Roman"/>
        </w:rPr>
      </w:pPr>
      <w:r w:rsidRPr="004E58DE">
        <w:rPr>
          <w:rFonts w:cs="Times New Roman"/>
        </w:rPr>
        <w:t xml:space="preserve">Yu Y., Lee C., Kim J., Hwang S. (2005) Group-specific primer and probe sets to detect methanogenic communities using quantitative real-time polymerase chain reaction. </w:t>
      </w:r>
      <w:proofErr w:type="spellStart"/>
      <w:r w:rsidRPr="004E58DE">
        <w:rPr>
          <w:rFonts w:cs="Times New Roman"/>
          <w:i/>
          <w:iCs/>
        </w:rPr>
        <w:t>Biotechnol</w:t>
      </w:r>
      <w:proofErr w:type="spellEnd"/>
      <w:r w:rsidRPr="004E58DE">
        <w:rPr>
          <w:rFonts w:cs="Times New Roman"/>
          <w:i/>
          <w:iCs/>
        </w:rPr>
        <w:t xml:space="preserve">. </w:t>
      </w:r>
      <w:proofErr w:type="spellStart"/>
      <w:r w:rsidRPr="004E58DE">
        <w:rPr>
          <w:rFonts w:cs="Times New Roman"/>
          <w:i/>
          <w:iCs/>
        </w:rPr>
        <w:t>Bioeng</w:t>
      </w:r>
      <w:proofErr w:type="spellEnd"/>
      <w:r w:rsidRPr="004E58DE">
        <w:rPr>
          <w:rFonts w:cs="Times New Roman"/>
        </w:rPr>
        <w:t>. 89: 670–679.</w:t>
      </w:r>
    </w:p>
    <w:p w14:paraId="4C8324C5" w14:textId="293C37F5" w:rsidR="00E43C3B" w:rsidRPr="004E58DE" w:rsidRDefault="00A4709E">
      <w:pPr>
        <w:pStyle w:val="Body"/>
        <w:widowControl w:val="0"/>
        <w:spacing w:after="240" w:line="280" w:lineRule="atLeast"/>
        <w:rPr>
          <w:rFonts w:ascii="Times New Roman" w:hAnsi="Times New Roman" w:cs="Times New Roman"/>
          <w:lang w:val="en-US"/>
        </w:rPr>
      </w:pPr>
      <w:proofErr w:type="spellStart"/>
      <w:r w:rsidRPr="004E58DE">
        <w:rPr>
          <w:rFonts w:ascii="Times New Roman" w:hAnsi="Times New Roman" w:cs="Times New Roman"/>
          <w:lang w:val="en-US"/>
        </w:rPr>
        <w:t>Zarfl</w:t>
      </w:r>
      <w:proofErr w:type="spellEnd"/>
      <w:r w:rsidRPr="004E58DE">
        <w:rPr>
          <w:rFonts w:ascii="Times New Roman" w:hAnsi="Times New Roman" w:cs="Times New Roman"/>
          <w:lang w:val="en-US"/>
        </w:rPr>
        <w:t xml:space="preserve"> C., </w:t>
      </w:r>
      <w:proofErr w:type="spellStart"/>
      <w:r w:rsidRPr="004E58DE">
        <w:rPr>
          <w:rFonts w:ascii="Times New Roman" w:hAnsi="Times New Roman" w:cs="Times New Roman"/>
          <w:lang w:val="en-US"/>
        </w:rPr>
        <w:t>Lumsdon</w:t>
      </w:r>
      <w:proofErr w:type="spellEnd"/>
      <w:r w:rsidRPr="004E58DE">
        <w:rPr>
          <w:rFonts w:ascii="Times New Roman" w:hAnsi="Times New Roman" w:cs="Times New Roman"/>
          <w:lang w:val="en-US"/>
        </w:rPr>
        <w:t xml:space="preserve"> A., </w:t>
      </w:r>
      <w:proofErr w:type="spellStart"/>
      <w:r w:rsidRPr="004E58DE">
        <w:rPr>
          <w:rFonts w:ascii="Times New Roman" w:hAnsi="Times New Roman" w:cs="Times New Roman"/>
          <w:lang w:val="en-US"/>
        </w:rPr>
        <w:t>Berlekamp</w:t>
      </w:r>
      <w:proofErr w:type="spellEnd"/>
      <w:r w:rsidRPr="004E58DE">
        <w:rPr>
          <w:rFonts w:ascii="Times New Roman" w:hAnsi="Times New Roman" w:cs="Times New Roman"/>
          <w:lang w:val="en-US"/>
        </w:rPr>
        <w:t xml:space="preserve"> J., </w:t>
      </w:r>
      <w:proofErr w:type="spellStart"/>
      <w:r w:rsidRPr="004E58DE">
        <w:rPr>
          <w:rFonts w:ascii="Times New Roman" w:hAnsi="Times New Roman" w:cs="Times New Roman"/>
          <w:lang w:val="en-US"/>
        </w:rPr>
        <w:t>Tydecks</w:t>
      </w:r>
      <w:proofErr w:type="spellEnd"/>
      <w:r w:rsidRPr="004E58DE">
        <w:rPr>
          <w:rFonts w:ascii="Times New Roman" w:hAnsi="Times New Roman" w:cs="Times New Roman"/>
          <w:lang w:val="en-US"/>
        </w:rPr>
        <w:t xml:space="preserve"> L., </w:t>
      </w:r>
      <w:proofErr w:type="spellStart"/>
      <w:r w:rsidRPr="004E58DE">
        <w:rPr>
          <w:rFonts w:ascii="Times New Roman" w:hAnsi="Times New Roman" w:cs="Times New Roman"/>
          <w:lang w:val="en-US"/>
        </w:rPr>
        <w:t>Tockner</w:t>
      </w:r>
      <w:proofErr w:type="spellEnd"/>
      <w:r w:rsidRPr="004E58DE">
        <w:rPr>
          <w:rFonts w:ascii="Times New Roman" w:hAnsi="Times New Roman" w:cs="Times New Roman"/>
          <w:lang w:val="en-US"/>
        </w:rPr>
        <w:t xml:space="preserve"> K. (2015) A global boom in hydropower dam construction. </w:t>
      </w:r>
      <w:proofErr w:type="spellStart"/>
      <w:r w:rsidRPr="004E58DE">
        <w:rPr>
          <w:rFonts w:ascii="Times New Roman" w:hAnsi="Times New Roman" w:cs="Times New Roman"/>
          <w:i/>
          <w:iCs/>
          <w:lang w:val="en-US"/>
        </w:rPr>
        <w:t>Aquat</w:t>
      </w:r>
      <w:proofErr w:type="spellEnd"/>
      <w:r w:rsidRPr="004E58DE">
        <w:rPr>
          <w:rFonts w:ascii="Times New Roman" w:hAnsi="Times New Roman" w:cs="Times New Roman"/>
          <w:i/>
          <w:iCs/>
          <w:lang w:val="en-US"/>
        </w:rPr>
        <w:t>. Sci</w:t>
      </w:r>
      <w:r w:rsidRPr="004E58DE">
        <w:rPr>
          <w:rFonts w:ascii="Times New Roman" w:hAnsi="Times New Roman" w:cs="Times New Roman"/>
          <w:lang w:val="en-US"/>
        </w:rPr>
        <w:t xml:space="preserve">. 77 (1): 161−170. </w:t>
      </w:r>
    </w:p>
    <w:p w14:paraId="063B8B79" w14:textId="12FF2B90" w:rsidR="00C348E4" w:rsidRPr="004E58DE" w:rsidRDefault="00C348E4">
      <w:pPr>
        <w:pStyle w:val="Body"/>
        <w:widowControl w:val="0"/>
        <w:spacing w:after="240" w:line="280" w:lineRule="atLeast"/>
        <w:rPr>
          <w:rFonts w:ascii="Times New Roman" w:eastAsia="Times New Roman" w:hAnsi="Times New Roman" w:cs="Times New Roman"/>
          <w:lang w:val="en-US"/>
        </w:rPr>
      </w:pPr>
      <w:r w:rsidRPr="004E58DE">
        <w:rPr>
          <w:rFonts w:ascii="Times New Roman" w:hAnsi="Times New Roman" w:cs="Times New Roman"/>
        </w:rPr>
        <w:t xml:space="preserve">Zhou, Y., Q. Xiao, X. Yao, </w:t>
      </w:r>
      <w:proofErr w:type="spellStart"/>
      <w:r w:rsidRPr="004E58DE">
        <w:rPr>
          <w:rFonts w:ascii="Times New Roman" w:hAnsi="Times New Roman" w:cs="Times New Roman"/>
        </w:rPr>
        <w:t>and</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others</w:t>
      </w:r>
      <w:proofErr w:type="spellEnd"/>
      <w:r w:rsidRPr="004E58DE">
        <w:rPr>
          <w:rFonts w:ascii="Times New Roman" w:hAnsi="Times New Roman" w:cs="Times New Roman"/>
        </w:rPr>
        <w:t xml:space="preserve">. 2018. </w:t>
      </w:r>
      <w:proofErr w:type="spellStart"/>
      <w:r w:rsidRPr="004E58DE">
        <w:rPr>
          <w:rFonts w:ascii="Times New Roman" w:hAnsi="Times New Roman" w:cs="Times New Roman"/>
        </w:rPr>
        <w:t>Accumulation</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of</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Terrestrial</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Dissolved</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Organic</w:t>
      </w:r>
      <w:proofErr w:type="spellEnd"/>
      <w:r w:rsidRPr="004E58DE">
        <w:rPr>
          <w:rFonts w:ascii="Times New Roman" w:hAnsi="Times New Roman" w:cs="Times New Roman"/>
        </w:rPr>
        <w:t xml:space="preserve"> Matter </w:t>
      </w:r>
      <w:proofErr w:type="spellStart"/>
      <w:r w:rsidRPr="004E58DE">
        <w:rPr>
          <w:rFonts w:ascii="Times New Roman" w:hAnsi="Times New Roman" w:cs="Times New Roman"/>
        </w:rPr>
        <w:t>Potentially</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Enhances</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Dissolved</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Methane</w:t>
      </w:r>
      <w:proofErr w:type="spellEnd"/>
      <w:r w:rsidRPr="004E58DE">
        <w:rPr>
          <w:rFonts w:ascii="Times New Roman" w:hAnsi="Times New Roman" w:cs="Times New Roman"/>
        </w:rPr>
        <w:t xml:space="preserve"> Levels in </w:t>
      </w:r>
      <w:proofErr w:type="spellStart"/>
      <w:r w:rsidRPr="004E58DE">
        <w:rPr>
          <w:rFonts w:ascii="Times New Roman" w:hAnsi="Times New Roman" w:cs="Times New Roman"/>
        </w:rPr>
        <w:t>Eutrophic</w:t>
      </w:r>
      <w:proofErr w:type="spellEnd"/>
      <w:r w:rsidRPr="004E58DE">
        <w:rPr>
          <w:rFonts w:ascii="Times New Roman" w:hAnsi="Times New Roman" w:cs="Times New Roman"/>
        </w:rPr>
        <w:t xml:space="preserve"> Lake </w:t>
      </w:r>
      <w:proofErr w:type="spellStart"/>
      <w:r w:rsidRPr="004E58DE">
        <w:rPr>
          <w:rFonts w:ascii="Times New Roman" w:hAnsi="Times New Roman" w:cs="Times New Roman"/>
        </w:rPr>
        <w:t>Taihu</w:t>
      </w:r>
      <w:proofErr w:type="spellEnd"/>
      <w:r w:rsidRPr="004E58DE">
        <w:rPr>
          <w:rFonts w:ascii="Times New Roman" w:hAnsi="Times New Roman" w:cs="Times New Roman"/>
        </w:rPr>
        <w:t xml:space="preserve">, China. </w:t>
      </w:r>
      <w:proofErr w:type="spellStart"/>
      <w:r w:rsidRPr="004E58DE">
        <w:rPr>
          <w:rFonts w:ascii="Times New Roman" w:hAnsi="Times New Roman" w:cs="Times New Roman"/>
        </w:rPr>
        <w:t>Environ</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Sci</w:t>
      </w:r>
      <w:proofErr w:type="spellEnd"/>
      <w:r w:rsidRPr="004E58DE">
        <w:rPr>
          <w:rFonts w:ascii="Times New Roman" w:hAnsi="Times New Roman" w:cs="Times New Roman"/>
        </w:rPr>
        <w:t xml:space="preserve">. </w:t>
      </w:r>
      <w:proofErr w:type="spellStart"/>
      <w:r w:rsidRPr="004E58DE">
        <w:rPr>
          <w:rFonts w:ascii="Times New Roman" w:hAnsi="Times New Roman" w:cs="Times New Roman"/>
        </w:rPr>
        <w:t>Technol</w:t>
      </w:r>
      <w:proofErr w:type="spellEnd"/>
      <w:r w:rsidRPr="004E58DE">
        <w:rPr>
          <w:rFonts w:ascii="Times New Roman" w:hAnsi="Times New Roman" w:cs="Times New Roman"/>
        </w:rPr>
        <w:t xml:space="preserve">. </w:t>
      </w:r>
      <w:r w:rsidRPr="004E58DE">
        <w:rPr>
          <w:rFonts w:ascii="Times New Roman" w:hAnsi="Times New Roman" w:cs="Times New Roman"/>
          <w:b/>
          <w:bCs/>
        </w:rPr>
        <w:t>52</w:t>
      </w:r>
      <w:r w:rsidRPr="004E58DE">
        <w:rPr>
          <w:rFonts w:ascii="Times New Roman" w:hAnsi="Times New Roman" w:cs="Times New Roman"/>
        </w:rPr>
        <w:t>: 10297–10306. doi:10.1021/acs.est.8b02163</w:t>
      </w:r>
    </w:p>
    <w:p w14:paraId="5E267F9E" w14:textId="77777777" w:rsidR="00E43C3B" w:rsidRPr="004E58DE" w:rsidRDefault="00A4709E">
      <w:pPr>
        <w:pStyle w:val="BodyText"/>
        <w:rPr>
          <w:rFonts w:cs="Times New Roman"/>
          <w:color w:val="333333"/>
          <w:spacing w:val="4"/>
          <w:u w:color="333333"/>
        </w:rPr>
      </w:pPr>
      <w:proofErr w:type="spellStart"/>
      <w:r w:rsidRPr="004E58DE">
        <w:rPr>
          <w:rFonts w:cs="Times New Roman"/>
          <w:color w:val="333333"/>
          <w:spacing w:val="4"/>
          <w:u w:color="333333"/>
        </w:rPr>
        <w:t>Zuur</w:t>
      </w:r>
      <w:proofErr w:type="spellEnd"/>
      <w:r w:rsidRPr="004E58DE">
        <w:rPr>
          <w:rFonts w:cs="Times New Roman"/>
          <w:color w:val="333333"/>
          <w:spacing w:val="4"/>
          <w:u w:color="333333"/>
        </w:rPr>
        <w:t xml:space="preserve"> A.F., </w:t>
      </w:r>
      <w:proofErr w:type="spellStart"/>
      <w:r w:rsidRPr="004E58DE">
        <w:rPr>
          <w:rFonts w:cs="Times New Roman"/>
          <w:color w:val="333333"/>
          <w:spacing w:val="4"/>
          <w:u w:color="333333"/>
        </w:rPr>
        <w:t>Ieno</w:t>
      </w:r>
      <w:proofErr w:type="spellEnd"/>
      <w:r w:rsidRPr="004E58DE">
        <w:rPr>
          <w:rFonts w:cs="Times New Roman"/>
          <w:color w:val="333333"/>
          <w:spacing w:val="4"/>
          <w:u w:color="333333"/>
        </w:rPr>
        <w:t xml:space="preserve"> E.N., Walker N.J., </w:t>
      </w:r>
      <w:proofErr w:type="spellStart"/>
      <w:r w:rsidRPr="004E58DE">
        <w:rPr>
          <w:rFonts w:cs="Times New Roman"/>
          <w:color w:val="333333"/>
          <w:spacing w:val="4"/>
          <w:u w:color="333333"/>
        </w:rPr>
        <w:t>Saveliev</w:t>
      </w:r>
      <w:proofErr w:type="spellEnd"/>
      <w:r w:rsidRPr="004E58DE">
        <w:rPr>
          <w:rFonts w:cs="Times New Roman"/>
          <w:color w:val="333333"/>
          <w:spacing w:val="4"/>
          <w:u w:color="333333"/>
        </w:rPr>
        <w:t xml:space="preserve"> A.A., Smith G.M. (2009) Mixed Effects Modelling for Nested Data. In: Mixed effects models and extensions in ecology with R. Statistics for Biology and Health. Springer, New York, NY.</w:t>
      </w:r>
    </w:p>
    <w:p w14:paraId="2B2C7782" w14:textId="0B1794ED" w:rsidR="009D5617" w:rsidRPr="004E58DE" w:rsidRDefault="00A4709E" w:rsidP="00860BA9">
      <w:pPr>
        <w:pStyle w:val="p1"/>
        <w:ind w:left="0" w:firstLine="0"/>
        <w:rPr>
          <w:rFonts w:ascii="Times New Roman" w:hAnsi="Times New Roman" w:cs="Times New Roman"/>
          <w:sz w:val="24"/>
          <w:szCs w:val="24"/>
        </w:rPr>
      </w:pPr>
      <w:proofErr w:type="spellStart"/>
      <w:r w:rsidRPr="004E58DE">
        <w:rPr>
          <w:rFonts w:ascii="Times New Roman" w:hAnsi="Times New Roman" w:cs="Times New Roman"/>
          <w:sz w:val="24"/>
          <w:szCs w:val="24"/>
        </w:rPr>
        <w:t>Zuur</w:t>
      </w:r>
      <w:proofErr w:type="spellEnd"/>
      <w:r w:rsidRPr="004E58DE">
        <w:rPr>
          <w:rFonts w:ascii="Times New Roman" w:hAnsi="Times New Roman" w:cs="Times New Roman"/>
          <w:sz w:val="24"/>
          <w:szCs w:val="24"/>
        </w:rPr>
        <w:t xml:space="preserve"> A.F., </w:t>
      </w:r>
      <w:proofErr w:type="spellStart"/>
      <w:r w:rsidRPr="004E58DE">
        <w:rPr>
          <w:rFonts w:ascii="Times New Roman" w:hAnsi="Times New Roman" w:cs="Times New Roman"/>
          <w:sz w:val="24"/>
          <w:szCs w:val="24"/>
        </w:rPr>
        <w:t>Ieno</w:t>
      </w:r>
      <w:proofErr w:type="spellEnd"/>
      <w:r w:rsidRPr="004E58DE">
        <w:rPr>
          <w:rFonts w:ascii="Times New Roman" w:hAnsi="Times New Roman" w:cs="Times New Roman"/>
          <w:sz w:val="24"/>
          <w:szCs w:val="24"/>
        </w:rPr>
        <w:t xml:space="preserve"> E.N., </w:t>
      </w:r>
      <w:proofErr w:type="spellStart"/>
      <w:r w:rsidRPr="004E58DE">
        <w:rPr>
          <w:rFonts w:ascii="Times New Roman" w:hAnsi="Times New Roman" w:cs="Times New Roman"/>
          <w:sz w:val="24"/>
          <w:szCs w:val="24"/>
        </w:rPr>
        <w:t>Elphick</w:t>
      </w:r>
      <w:proofErr w:type="spellEnd"/>
      <w:r w:rsidRPr="004E58DE">
        <w:rPr>
          <w:rFonts w:ascii="Times New Roman" w:hAnsi="Times New Roman" w:cs="Times New Roman"/>
          <w:sz w:val="24"/>
          <w:szCs w:val="24"/>
        </w:rPr>
        <w:t xml:space="preserve"> C.S. (2010) A protocol for data exploration to avoid common statistical problems. </w:t>
      </w:r>
      <w:r w:rsidRPr="004E58DE">
        <w:rPr>
          <w:rFonts w:ascii="Times New Roman" w:hAnsi="Times New Roman" w:cs="Times New Roman"/>
          <w:i/>
          <w:iCs/>
          <w:sz w:val="24"/>
          <w:szCs w:val="24"/>
        </w:rPr>
        <w:t>Methods in Ecology and Evolution</w:t>
      </w:r>
      <w:r w:rsidRPr="004E58DE">
        <w:rPr>
          <w:rFonts w:ascii="Times New Roman" w:hAnsi="Times New Roman" w:cs="Times New Roman"/>
          <w:sz w:val="24"/>
          <w:szCs w:val="24"/>
        </w:rPr>
        <w:t xml:space="preserve"> 1: 3–14.</w:t>
      </w:r>
    </w:p>
    <w:p w14:paraId="174A54CD" w14:textId="77777777" w:rsidR="009D5617" w:rsidRPr="004E58DE" w:rsidRDefault="009D5617"/>
    <w:p w14:paraId="37688F9E" w14:textId="77777777" w:rsidR="008E1C6A" w:rsidRDefault="008E1C6A">
      <w:pPr>
        <w:sectPr w:rsidR="008E1C6A" w:rsidSect="0010100B">
          <w:headerReference w:type="default" r:id="rId15"/>
          <w:footerReference w:type="default" r:id="rId16"/>
          <w:pgSz w:w="12240" w:h="15840"/>
          <w:pgMar w:top="1440" w:right="1440" w:bottom="1440" w:left="1440" w:header="720" w:footer="720" w:gutter="0"/>
          <w:lnNumType w:countBy="1" w:restart="continuous"/>
          <w:cols w:space="720"/>
          <w:docGrid w:linePitch="326"/>
        </w:sectPr>
      </w:pPr>
    </w:p>
    <w:p w14:paraId="1136C6A3" w14:textId="2B7DCA1D" w:rsidR="008E1C6A" w:rsidRDefault="008E1C6A"/>
    <w:p w14:paraId="21CAB0F8" w14:textId="78B070C3" w:rsidR="00DA1833" w:rsidRDefault="00DA1833" w:rsidP="00DA1833">
      <w:pPr>
        <w:pStyle w:val="Body"/>
        <w:spacing w:line="480" w:lineRule="auto"/>
        <w:outlineLvl w:val="0"/>
        <w:rPr>
          <w:rFonts w:ascii="Times New Roman" w:hAnsi="Times New Roman"/>
          <w:b/>
          <w:bCs/>
          <w:lang w:val="en-US"/>
        </w:rPr>
      </w:pPr>
      <w:r w:rsidRPr="00860BA9">
        <w:rPr>
          <w:rFonts w:ascii="Times New Roman" w:hAnsi="Times New Roman"/>
          <w:b/>
          <w:bCs/>
          <w:lang w:val="en-US"/>
        </w:rPr>
        <w:t>TABLE</w:t>
      </w:r>
      <w:r w:rsidR="008E1C6A">
        <w:rPr>
          <w:rFonts w:ascii="Times New Roman" w:hAnsi="Times New Roman"/>
          <w:b/>
          <w:bCs/>
          <w:lang w:val="en-US"/>
        </w:rPr>
        <w:t>S</w:t>
      </w:r>
    </w:p>
    <w:p w14:paraId="23E2CFCC" w14:textId="62988CFF" w:rsidR="00E13EBC" w:rsidRDefault="00E13EBC" w:rsidP="00DA1833">
      <w:pPr>
        <w:pStyle w:val="Body"/>
        <w:spacing w:line="480" w:lineRule="auto"/>
        <w:outlineLvl w:val="0"/>
        <w:rPr>
          <w:rFonts w:ascii="Times New Roman" w:hAnsi="Times New Roman"/>
          <w:b/>
          <w:bCs/>
          <w:highlight w:val="yellow"/>
          <w:lang w:val="en-US"/>
        </w:rPr>
      </w:pPr>
    </w:p>
    <w:p w14:paraId="1165FE29" w14:textId="18649CB5" w:rsidR="00E13EBC" w:rsidRDefault="00E13EBC" w:rsidP="00DA1833">
      <w:pPr>
        <w:pStyle w:val="Body"/>
        <w:spacing w:line="480" w:lineRule="auto"/>
        <w:outlineLvl w:val="0"/>
        <w:rPr>
          <w:rFonts w:ascii="Times New Roman" w:hAnsi="Times New Roman"/>
          <w:b/>
          <w:bCs/>
          <w:highlight w:val="yellow"/>
          <w:lang w:val="en-US"/>
        </w:rPr>
      </w:pPr>
    </w:p>
    <w:p w14:paraId="66DC9BDA" w14:textId="5F8A1263" w:rsidR="00E13EBC" w:rsidRDefault="00E13EBC" w:rsidP="00DA1833">
      <w:pPr>
        <w:pStyle w:val="Body"/>
        <w:spacing w:line="480" w:lineRule="auto"/>
        <w:outlineLvl w:val="0"/>
        <w:rPr>
          <w:rFonts w:ascii="Times New Roman" w:hAnsi="Times New Roman"/>
          <w:b/>
          <w:bCs/>
          <w:highlight w:val="yellow"/>
          <w:lang w:val="en-US"/>
        </w:rPr>
      </w:pPr>
    </w:p>
    <w:p w14:paraId="4EF047D1" w14:textId="0016379A" w:rsidR="00E13EBC" w:rsidRDefault="00E13EBC" w:rsidP="00DA1833">
      <w:pPr>
        <w:pStyle w:val="Body"/>
        <w:spacing w:line="480" w:lineRule="auto"/>
        <w:outlineLvl w:val="0"/>
        <w:rPr>
          <w:rFonts w:ascii="Times New Roman" w:hAnsi="Times New Roman"/>
          <w:b/>
          <w:bCs/>
          <w:highlight w:val="yellow"/>
          <w:lang w:val="en-US"/>
        </w:rPr>
      </w:pPr>
    </w:p>
    <w:p w14:paraId="6F5FBCB9" w14:textId="2F68F591" w:rsidR="00E13EBC" w:rsidRDefault="00E13EBC" w:rsidP="00DA1833">
      <w:pPr>
        <w:pStyle w:val="Body"/>
        <w:spacing w:line="480" w:lineRule="auto"/>
        <w:outlineLvl w:val="0"/>
        <w:rPr>
          <w:rFonts w:ascii="Times New Roman" w:hAnsi="Times New Roman"/>
          <w:b/>
          <w:bCs/>
          <w:highlight w:val="yellow"/>
          <w:lang w:val="en-US"/>
        </w:rPr>
      </w:pPr>
    </w:p>
    <w:p w14:paraId="68A179B7" w14:textId="31ED61C1" w:rsidR="00E13EBC" w:rsidRDefault="00E13EBC" w:rsidP="00DA1833">
      <w:pPr>
        <w:pStyle w:val="Body"/>
        <w:spacing w:line="480" w:lineRule="auto"/>
        <w:outlineLvl w:val="0"/>
        <w:rPr>
          <w:rFonts w:ascii="Times New Roman" w:hAnsi="Times New Roman"/>
          <w:b/>
          <w:bCs/>
          <w:highlight w:val="yellow"/>
          <w:lang w:val="en-US"/>
        </w:rPr>
      </w:pPr>
    </w:p>
    <w:p w14:paraId="7ACBECB2" w14:textId="4BA552E0" w:rsidR="00E13EBC" w:rsidRDefault="00E13EBC" w:rsidP="00DA1833">
      <w:pPr>
        <w:pStyle w:val="Body"/>
        <w:spacing w:line="480" w:lineRule="auto"/>
        <w:outlineLvl w:val="0"/>
        <w:rPr>
          <w:rFonts w:ascii="Times New Roman" w:hAnsi="Times New Roman"/>
          <w:b/>
          <w:bCs/>
          <w:highlight w:val="yellow"/>
          <w:lang w:val="en-US"/>
        </w:rPr>
      </w:pPr>
    </w:p>
    <w:p w14:paraId="206929E7" w14:textId="2B831337" w:rsidR="00E13EBC" w:rsidRDefault="00E13EBC" w:rsidP="00DA1833">
      <w:pPr>
        <w:pStyle w:val="Body"/>
        <w:spacing w:line="480" w:lineRule="auto"/>
        <w:outlineLvl w:val="0"/>
        <w:rPr>
          <w:rFonts w:ascii="Times New Roman" w:hAnsi="Times New Roman"/>
          <w:b/>
          <w:bCs/>
          <w:highlight w:val="yellow"/>
          <w:lang w:val="en-US"/>
        </w:rPr>
      </w:pPr>
    </w:p>
    <w:p w14:paraId="5E84E81D" w14:textId="5C3A8722" w:rsidR="00E13EBC" w:rsidRDefault="00E13EBC" w:rsidP="00DA1833">
      <w:pPr>
        <w:pStyle w:val="Body"/>
        <w:spacing w:line="480" w:lineRule="auto"/>
        <w:outlineLvl w:val="0"/>
        <w:rPr>
          <w:rFonts w:ascii="Times New Roman" w:hAnsi="Times New Roman"/>
          <w:b/>
          <w:bCs/>
          <w:highlight w:val="yellow"/>
          <w:lang w:val="en-US"/>
        </w:rPr>
      </w:pPr>
    </w:p>
    <w:p w14:paraId="4C5F1145" w14:textId="7A69D00E" w:rsidR="00E13EBC" w:rsidRDefault="00E13EBC" w:rsidP="00DA1833">
      <w:pPr>
        <w:pStyle w:val="Body"/>
        <w:spacing w:line="480" w:lineRule="auto"/>
        <w:outlineLvl w:val="0"/>
        <w:rPr>
          <w:rFonts w:ascii="Times New Roman" w:hAnsi="Times New Roman"/>
          <w:b/>
          <w:bCs/>
          <w:highlight w:val="yellow"/>
          <w:lang w:val="en-US"/>
        </w:rPr>
      </w:pPr>
    </w:p>
    <w:p w14:paraId="485F96DB" w14:textId="280B7B8D" w:rsidR="00E13EBC" w:rsidRDefault="00E13EBC" w:rsidP="00DA1833">
      <w:pPr>
        <w:pStyle w:val="Body"/>
        <w:spacing w:line="480" w:lineRule="auto"/>
        <w:outlineLvl w:val="0"/>
        <w:rPr>
          <w:rFonts w:ascii="Times New Roman" w:hAnsi="Times New Roman"/>
          <w:b/>
          <w:bCs/>
          <w:highlight w:val="yellow"/>
          <w:lang w:val="en-US"/>
        </w:rPr>
      </w:pPr>
    </w:p>
    <w:p w14:paraId="5B8F869F" w14:textId="2C2C56A8" w:rsidR="00E13EBC" w:rsidRDefault="00E13EBC" w:rsidP="00DA1833">
      <w:pPr>
        <w:pStyle w:val="Body"/>
        <w:spacing w:line="480" w:lineRule="auto"/>
        <w:outlineLvl w:val="0"/>
        <w:rPr>
          <w:rFonts w:ascii="Times New Roman" w:hAnsi="Times New Roman"/>
          <w:b/>
          <w:bCs/>
          <w:highlight w:val="yellow"/>
          <w:lang w:val="en-US"/>
        </w:rPr>
      </w:pPr>
    </w:p>
    <w:p w14:paraId="3C053D27" w14:textId="449DC77E" w:rsidR="00E13EBC" w:rsidRDefault="00E13EBC" w:rsidP="00DA1833">
      <w:pPr>
        <w:pStyle w:val="Body"/>
        <w:spacing w:line="480" w:lineRule="auto"/>
        <w:outlineLvl w:val="0"/>
        <w:rPr>
          <w:rFonts w:ascii="Times New Roman" w:hAnsi="Times New Roman"/>
          <w:b/>
          <w:bCs/>
          <w:highlight w:val="yellow"/>
          <w:lang w:val="en-US"/>
        </w:rPr>
      </w:pPr>
    </w:p>
    <w:p w14:paraId="73FB1898" w14:textId="2C14FCE5" w:rsidR="00E13EBC" w:rsidRDefault="00E13EBC" w:rsidP="00DA1833">
      <w:pPr>
        <w:pStyle w:val="Body"/>
        <w:spacing w:line="480" w:lineRule="auto"/>
        <w:outlineLvl w:val="0"/>
        <w:rPr>
          <w:rFonts w:ascii="Times New Roman" w:hAnsi="Times New Roman"/>
          <w:b/>
          <w:bCs/>
          <w:highlight w:val="yellow"/>
          <w:lang w:val="en-US"/>
        </w:rPr>
      </w:pPr>
    </w:p>
    <w:p w14:paraId="3C369B3C" w14:textId="77777777" w:rsidR="00E13EBC" w:rsidRDefault="00E13EBC" w:rsidP="00DA1833">
      <w:pPr>
        <w:pStyle w:val="Body"/>
        <w:spacing w:line="480" w:lineRule="auto"/>
        <w:outlineLvl w:val="0"/>
        <w:rPr>
          <w:rFonts w:ascii="Times New Roman" w:hAnsi="Times New Roman"/>
          <w:b/>
          <w:bCs/>
          <w:highlight w:val="yellow"/>
          <w:lang w:val="en-US"/>
        </w:rPr>
      </w:pPr>
    </w:p>
    <w:p w14:paraId="754A93CF" w14:textId="77777777" w:rsidR="00E13EBC" w:rsidRDefault="00E13EBC" w:rsidP="00DA1833">
      <w:pPr>
        <w:pStyle w:val="Body"/>
        <w:spacing w:line="480" w:lineRule="auto"/>
        <w:outlineLvl w:val="0"/>
        <w:rPr>
          <w:rFonts w:ascii="Times New Roman" w:hAnsi="Times New Roman"/>
          <w:b/>
          <w:bCs/>
          <w:highlight w:val="yellow"/>
          <w:lang w:val="en-US"/>
        </w:rPr>
      </w:pPr>
    </w:p>
    <w:p w14:paraId="77F3CCAB" w14:textId="41C7F570" w:rsidR="00DA1833" w:rsidRDefault="00DA1833" w:rsidP="00DA1833">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color w:val="000000"/>
          <w:bdr w:val="none" w:sz="0" w:space="0" w:color="auto"/>
        </w:rPr>
      </w:pPr>
      <w:r w:rsidRPr="00C5703B">
        <w:rPr>
          <w:rFonts w:eastAsia="Times New Roman"/>
          <w:b/>
          <w:bCs/>
          <w:color w:val="000000"/>
          <w:bdr w:val="none" w:sz="0" w:space="0" w:color="auto"/>
        </w:rPr>
        <w:lastRenderedPageBreak/>
        <w:t>Table 1.</w:t>
      </w:r>
      <w:r w:rsidRPr="00C5703B">
        <w:rPr>
          <w:rFonts w:eastAsia="Times New Roman"/>
          <w:bCs/>
          <w:color w:val="000000"/>
          <w:bdr w:val="none" w:sz="0" w:space="0" w:color="auto"/>
        </w:rPr>
        <w:t xml:space="preserve"> </w:t>
      </w:r>
      <w:r w:rsidRPr="00C5703B">
        <w:rPr>
          <w:rFonts w:eastAsia="Times New Roman"/>
          <w:color w:val="000000"/>
          <w:bdr w:val="none" w:sz="0" w:space="0" w:color="auto"/>
        </w:rPr>
        <w:t>Physical and chemical water column properties for each of the sampling sites.</w:t>
      </w:r>
    </w:p>
    <w:tbl>
      <w:tblPr>
        <w:tblpPr w:leftFromText="180" w:rightFromText="180" w:vertAnchor="text" w:horzAnchor="margin" w:tblpY="-73"/>
        <w:tblW w:w="13942" w:type="dxa"/>
        <w:tblLook w:val="0420" w:firstRow="1" w:lastRow="0" w:firstColumn="0" w:lastColumn="0" w:noHBand="0" w:noVBand="1"/>
      </w:tblPr>
      <w:tblGrid>
        <w:gridCol w:w="864"/>
        <w:gridCol w:w="936"/>
        <w:gridCol w:w="1008"/>
        <w:gridCol w:w="1008"/>
        <w:gridCol w:w="204"/>
        <w:gridCol w:w="948"/>
        <w:gridCol w:w="352"/>
        <w:gridCol w:w="620"/>
        <w:gridCol w:w="883"/>
        <w:gridCol w:w="305"/>
        <w:gridCol w:w="995"/>
        <w:gridCol w:w="373"/>
        <w:gridCol w:w="496"/>
        <w:gridCol w:w="831"/>
        <w:gridCol w:w="212"/>
        <w:gridCol w:w="1440"/>
        <w:gridCol w:w="758"/>
        <w:gridCol w:w="51"/>
        <w:gridCol w:w="720"/>
        <w:gridCol w:w="720"/>
        <w:gridCol w:w="218"/>
      </w:tblGrid>
      <w:tr w:rsidR="00A1780D" w:rsidRPr="00E13EBC" w14:paraId="667D516A" w14:textId="77777777" w:rsidTr="00B421B9">
        <w:trPr>
          <w:gridAfter w:val="1"/>
          <w:wAfter w:w="218" w:type="dxa"/>
          <w:trHeight w:val="432"/>
        </w:trPr>
        <w:tc>
          <w:tcPr>
            <w:tcW w:w="864" w:type="dxa"/>
            <w:tcBorders>
              <w:top w:val="single" w:sz="12" w:space="0" w:color="auto"/>
              <w:left w:val="nil"/>
              <w:bottom w:val="single" w:sz="8" w:space="0" w:color="auto"/>
              <w:right w:val="nil"/>
            </w:tcBorders>
            <w:shd w:val="clear" w:color="auto" w:fill="auto"/>
            <w:noWrap/>
            <w:vAlign w:val="center"/>
            <w:hideMark/>
          </w:tcPr>
          <w:p w14:paraId="647D5E6B"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Site</w:t>
            </w:r>
          </w:p>
        </w:tc>
        <w:tc>
          <w:tcPr>
            <w:tcW w:w="936" w:type="dxa"/>
            <w:tcBorders>
              <w:top w:val="single" w:sz="12" w:space="0" w:color="auto"/>
              <w:left w:val="nil"/>
              <w:bottom w:val="single" w:sz="8" w:space="0" w:color="auto"/>
              <w:right w:val="nil"/>
            </w:tcBorders>
            <w:shd w:val="clear" w:color="auto" w:fill="auto"/>
            <w:vAlign w:val="center"/>
            <w:hideMark/>
          </w:tcPr>
          <w:p w14:paraId="389C1F30"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Site Depth (m)</w:t>
            </w:r>
          </w:p>
        </w:tc>
        <w:tc>
          <w:tcPr>
            <w:tcW w:w="1008" w:type="dxa"/>
            <w:tcBorders>
              <w:top w:val="single" w:sz="12" w:space="0" w:color="auto"/>
              <w:left w:val="nil"/>
              <w:bottom w:val="single" w:sz="8" w:space="0" w:color="auto"/>
              <w:right w:val="nil"/>
            </w:tcBorders>
            <w:shd w:val="clear" w:color="auto" w:fill="auto"/>
            <w:vAlign w:val="center"/>
            <w:hideMark/>
          </w:tcPr>
          <w:p w14:paraId="586558FD"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Reservoir Zone</w:t>
            </w:r>
          </w:p>
        </w:tc>
        <w:tc>
          <w:tcPr>
            <w:tcW w:w="1008" w:type="dxa"/>
            <w:tcBorders>
              <w:top w:val="single" w:sz="12" w:space="0" w:color="auto"/>
              <w:left w:val="nil"/>
              <w:bottom w:val="single" w:sz="8" w:space="0" w:color="auto"/>
              <w:right w:val="nil"/>
            </w:tcBorders>
            <w:shd w:val="clear" w:color="auto" w:fill="auto"/>
            <w:vAlign w:val="center"/>
            <w:hideMark/>
          </w:tcPr>
          <w:p w14:paraId="4313D8F9"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Secchi Depth (m)</w:t>
            </w:r>
          </w:p>
        </w:tc>
        <w:tc>
          <w:tcPr>
            <w:tcW w:w="1152" w:type="dxa"/>
            <w:gridSpan w:val="2"/>
            <w:tcBorders>
              <w:top w:val="single" w:sz="12" w:space="0" w:color="auto"/>
              <w:left w:val="nil"/>
              <w:bottom w:val="single" w:sz="8" w:space="0" w:color="auto"/>
              <w:right w:val="nil"/>
            </w:tcBorders>
            <w:shd w:val="clear" w:color="auto" w:fill="auto"/>
            <w:vAlign w:val="center"/>
            <w:hideMark/>
          </w:tcPr>
          <w:p w14:paraId="6B7793FC"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Sample Location</w:t>
            </w:r>
          </w:p>
        </w:tc>
        <w:tc>
          <w:tcPr>
            <w:tcW w:w="972" w:type="dxa"/>
            <w:gridSpan w:val="2"/>
            <w:tcBorders>
              <w:top w:val="single" w:sz="12" w:space="0" w:color="auto"/>
              <w:left w:val="nil"/>
              <w:bottom w:val="single" w:sz="8" w:space="0" w:color="auto"/>
              <w:right w:val="nil"/>
            </w:tcBorders>
            <w:shd w:val="clear" w:color="auto" w:fill="auto"/>
            <w:vAlign w:val="center"/>
            <w:hideMark/>
          </w:tcPr>
          <w:p w14:paraId="657507FB"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Sample Depth (m)</w:t>
            </w:r>
          </w:p>
        </w:tc>
        <w:tc>
          <w:tcPr>
            <w:tcW w:w="1188" w:type="dxa"/>
            <w:gridSpan w:val="2"/>
            <w:tcBorders>
              <w:top w:val="single" w:sz="12" w:space="0" w:color="auto"/>
              <w:left w:val="nil"/>
              <w:bottom w:val="single" w:sz="8" w:space="0" w:color="auto"/>
              <w:right w:val="nil"/>
            </w:tcBorders>
            <w:shd w:val="clear" w:color="auto" w:fill="auto"/>
            <w:vAlign w:val="center"/>
            <w:hideMark/>
          </w:tcPr>
          <w:p w14:paraId="55C01581"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Temperature (˚C)</w:t>
            </w:r>
          </w:p>
        </w:tc>
        <w:tc>
          <w:tcPr>
            <w:tcW w:w="1368" w:type="dxa"/>
            <w:gridSpan w:val="2"/>
            <w:tcBorders>
              <w:top w:val="single" w:sz="12" w:space="0" w:color="auto"/>
              <w:left w:val="nil"/>
              <w:bottom w:val="single" w:sz="8" w:space="0" w:color="auto"/>
              <w:right w:val="nil"/>
            </w:tcBorders>
            <w:shd w:val="clear" w:color="auto" w:fill="auto"/>
            <w:vAlign w:val="center"/>
            <w:hideMark/>
          </w:tcPr>
          <w:p w14:paraId="4505D03A"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Dissolved Oxygen (% Saturation)</w:t>
            </w:r>
          </w:p>
        </w:tc>
        <w:tc>
          <w:tcPr>
            <w:tcW w:w="496" w:type="dxa"/>
            <w:tcBorders>
              <w:top w:val="single" w:sz="12" w:space="0" w:color="auto"/>
              <w:left w:val="nil"/>
              <w:bottom w:val="single" w:sz="8" w:space="0" w:color="auto"/>
              <w:right w:val="nil"/>
            </w:tcBorders>
            <w:shd w:val="clear" w:color="auto" w:fill="auto"/>
            <w:noWrap/>
            <w:vAlign w:val="center"/>
            <w:hideMark/>
          </w:tcPr>
          <w:p w14:paraId="0B121D29"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pH</w:t>
            </w:r>
          </w:p>
        </w:tc>
        <w:tc>
          <w:tcPr>
            <w:tcW w:w="1043" w:type="dxa"/>
            <w:gridSpan w:val="2"/>
            <w:tcBorders>
              <w:top w:val="single" w:sz="12" w:space="0" w:color="auto"/>
              <w:left w:val="nil"/>
              <w:bottom w:val="single" w:sz="8" w:space="0" w:color="auto"/>
              <w:right w:val="nil"/>
            </w:tcBorders>
            <w:shd w:val="clear" w:color="auto" w:fill="auto"/>
            <w:vAlign w:val="center"/>
            <w:hideMark/>
          </w:tcPr>
          <w:p w14:paraId="50F56A70"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 xml:space="preserve">Chlorophyll </w:t>
            </w:r>
            <w:r w:rsidRPr="00E13EBC">
              <w:rPr>
                <w:rFonts w:eastAsia="Times New Roman"/>
                <w:b/>
                <w:bCs/>
                <w:i/>
                <w:iCs/>
                <w:color w:val="000000"/>
                <w:sz w:val="16"/>
                <w:szCs w:val="16"/>
                <w:bdr w:val="none" w:sz="0" w:space="0" w:color="auto"/>
              </w:rPr>
              <w:t>a</w:t>
            </w:r>
            <w:r w:rsidRPr="00E13EBC">
              <w:rPr>
                <w:rFonts w:eastAsia="Times New Roman"/>
                <w:b/>
                <w:bCs/>
                <w:color w:val="000000"/>
                <w:sz w:val="16"/>
                <w:szCs w:val="16"/>
                <w:bdr w:val="none" w:sz="0" w:space="0" w:color="auto"/>
              </w:rPr>
              <w:t xml:space="preserve"> (µg/L)</w:t>
            </w:r>
          </w:p>
        </w:tc>
        <w:tc>
          <w:tcPr>
            <w:tcW w:w="1440" w:type="dxa"/>
            <w:tcBorders>
              <w:top w:val="single" w:sz="12" w:space="0" w:color="auto"/>
              <w:left w:val="nil"/>
              <w:bottom w:val="single" w:sz="8" w:space="0" w:color="auto"/>
              <w:right w:val="nil"/>
            </w:tcBorders>
            <w:shd w:val="clear" w:color="auto" w:fill="auto"/>
            <w:vAlign w:val="center"/>
            <w:hideMark/>
          </w:tcPr>
          <w:p w14:paraId="72011B88"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 xml:space="preserve">Chlorophyll </w:t>
            </w:r>
            <w:r w:rsidRPr="00E13EBC">
              <w:rPr>
                <w:rFonts w:eastAsia="Times New Roman"/>
                <w:b/>
                <w:bCs/>
                <w:i/>
                <w:iCs/>
                <w:color w:val="000000"/>
                <w:sz w:val="16"/>
                <w:szCs w:val="16"/>
                <w:bdr w:val="none" w:sz="0" w:space="0" w:color="auto"/>
              </w:rPr>
              <w:t>a</w:t>
            </w:r>
            <w:r w:rsidRPr="00E13EBC">
              <w:rPr>
                <w:rFonts w:eastAsia="Times New Roman"/>
                <w:b/>
                <w:bCs/>
                <w:color w:val="000000"/>
                <w:sz w:val="16"/>
                <w:szCs w:val="16"/>
                <w:bdr w:val="none" w:sz="0" w:space="0" w:color="auto"/>
              </w:rPr>
              <w:t xml:space="preserve"> (</w:t>
            </w:r>
            <w:r w:rsidRPr="00E13EBC">
              <w:rPr>
                <w:rFonts w:eastAsia="Times New Roman"/>
                <w:b/>
                <w:bCs/>
                <w:i/>
                <w:iCs/>
                <w:color w:val="000000"/>
                <w:sz w:val="16"/>
                <w:szCs w:val="16"/>
                <w:bdr w:val="none" w:sz="0" w:space="0" w:color="auto"/>
              </w:rPr>
              <w:t>in vivo)</w:t>
            </w:r>
            <w:r w:rsidRPr="00E13EBC">
              <w:rPr>
                <w:rFonts w:eastAsia="Times New Roman"/>
                <w:b/>
                <w:bCs/>
                <w:color w:val="000000"/>
                <w:sz w:val="16"/>
                <w:szCs w:val="16"/>
                <w:bdr w:val="none" w:sz="0" w:space="0" w:color="auto"/>
              </w:rPr>
              <w:t xml:space="preserve"> (</w:t>
            </w:r>
            <w:proofErr w:type="spellStart"/>
            <w:r w:rsidRPr="00E13EBC">
              <w:rPr>
                <w:rFonts w:eastAsia="Times New Roman"/>
                <w:b/>
                <w:bCs/>
                <w:color w:val="000000"/>
                <w:sz w:val="16"/>
                <w:szCs w:val="16"/>
                <w:bdr w:val="none" w:sz="0" w:space="0" w:color="auto"/>
              </w:rPr>
              <w:t>RFUB</w:t>
            </w:r>
            <w:r w:rsidRPr="00E13EBC">
              <w:rPr>
                <w:rFonts w:eastAsia="Times New Roman"/>
                <w:b/>
                <w:bCs/>
                <w:color w:val="000000"/>
                <w:sz w:val="16"/>
                <w:szCs w:val="16"/>
                <w:bdr w:val="none" w:sz="0" w:space="0" w:color="auto"/>
                <w:vertAlign w:val="superscript"/>
              </w:rPr>
              <w:t>a</w:t>
            </w:r>
            <w:proofErr w:type="spellEnd"/>
            <w:r w:rsidRPr="00E13EBC">
              <w:rPr>
                <w:rFonts w:eastAsia="Times New Roman"/>
                <w:b/>
                <w:bCs/>
                <w:color w:val="000000"/>
                <w:sz w:val="16"/>
                <w:szCs w:val="16"/>
                <w:bdr w:val="none" w:sz="0" w:space="0" w:color="auto"/>
              </w:rPr>
              <w:t>)</w:t>
            </w:r>
          </w:p>
        </w:tc>
        <w:tc>
          <w:tcPr>
            <w:tcW w:w="809" w:type="dxa"/>
            <w:gridSpan w:val="2"/>
            <w:tcBorders>
              <w:top w:val="single" w:sz="12" w:space="0" w:color="auto"/>
              <w:left w:val="nil"/>
              <w:bottom w:val="single" w:sz="8" w:space="0" w:color="auto"/>
              <w:right w:val="nil"/>
            </w:tcBorders>
            <w:shd w:val="clear" w:color="auto" w:fill="auto"/>
            <w:vAlign w:val="center"/>
            <w:hideMark/>
          </w:tcPr>
          <w:p w14:paraId="2F8A303C"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CDOM (</w:t>
            </w:r>
            <w:proofErr w:type="spellStart"/>
            <w:r w:rsidRPr="00E13EBC">
              <w:rPr>
                <w:rFonts w:eastAsia="Times New Roman"/>
                <w:b/>
                <w:bCs/>
                <w:color w:val="000000"/>
                <w:sz w:val="16"/>
                <w:szCs w:val="16"/>
                <w:bdr w:val="none" w:sz="0" w:space="0" w:color="auto"/>
              </w:rPr>
              <w:t>RFUB</w:t>
            </w:r>
            <w:r w:rsidRPr="00E13EBC">
              <w:rPr>
                <w:rFonts w:eastAsia="Times New Roman"/>
                <w:b/>
                <w:bCs/>
                <w:color w:val="000000"/>
                <w:sz w:val="16"/>
                <w:szCs w:val="16"/>
                <w:bdr w:val="none" w:sz="0" w:space="0" w:color="auto"/>
                <w:vertAlign w:val="superscript"/>
              </w:rPr>
              <w:t>a</w:t>
            </w:r>
            <w:proofErr w:type="spellEnd"/>
            <w:r w:rsidRPr="00E13EBC">
              <w:rPr>
                <w:rFonts w:eastAsia="Times New Roman"/>
                <w:b/>
                <w:bCs/>
                <w:color w:val="000000"/>
                <w:sz w:val="16"/>
                <w:szCs w:val="16"/>
                <w:bdr w:val="none" w:sz="0" w:space="0" w:color="auto"/>
              </w:rPr>
              <w:t>)</w:t>
            </w:r>
          </w:p>
        </w:tc>
        <w:tc>
          <w:tcPr>
            <w:tcW w:w="720" w:type="dxa"/>
            <w:tcBorders>
              <w:top w:val="single" w:sz="12" w:space="0" w:color="auto"/>
              <w:left w:val="nil"/>
              <w:bottom w:val="single" w:sz="8" w:space="0" w:color="auto"/>
              <w:right w:val="nil"/>
            </w:tcBorders>
            <w:shd w:val="clear" w:color="auto" w:fill="auto"/>
            <w:vAlign w:val="center"/>
            <w:hideMark/>
          </w:tcPr>
          <w:p w14:paraId="63694323"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TN           (µg/L)</w:t>
            </w:r>
          </w:p>
        </w:tc>
        <w:tc>
          <w:tcPr>
            <w:tcW w:w="720" w:type="dxa"/>
            <w:tcBorders>
              <w:top w:val="single" w:sz="12" w:space="0" w:color="auto"/>
              <w:left w:val="nil"/>
              <w:bottom w:val="single" w:sz="8" w:space="0" w:color="auto"/>
              <w:right w:val="nil"/>
            </w:tcBorders>
            <w:shd w:val="clear" w:color="auto" w:fill="auto"/>
            <w:vAlign w:val="center"/>
            <w:hideMark/>
          </w:tcPr>
          <w:p w14:paraId="584191A5" w14:textId="77777777" w:rsidR="00A1780D" w:rsidRPr="00E13EBC" w:rsidRDefault="00A1780D" w:rsidP="00B421B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TP           (µg/L)</w:t>
            </w:r>
          </w:p>
        </w:tc>
      </w:tr>
      <w:tr w:rsidR="007032EA" w:rsidRPr="00E13EBC" w14:paraId="0DBF4FE8"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70A92D9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R1</w:t>
            </w:r>
          </w:p>
        </w:tc>
        <w:tc>
          <w:tcPr>
            <w:tcW w:w="936" w:type="dxa"/>
            <w:vMerge w:val="restart"/>
            <w:tcBorders>
              <w:top w:val="nil"/>
              <w:left w:val="nil"/>
              <w:bottom w:val="single" w:sz="4" w:space="0" w:color="000000"/>
              <w:right w:val="nil"/>
            </w:tcBorders>
            <w:shd w:val="clear" w:color="auto" w:fill="auto"/>
            <w:noWrap/>
            <w:hideMark/>
          </w:tcPr>
          <w:p w14:paraId="2547E5A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2.5</w:t>
            </w:r>
          </w:p>
        </w:tc>
        <w:tc>
          <w:tcPr>
            <w:tcW w:w="1008" w:type="dxa"/>
            <w:vMerge w:val="restart"/>
            <w:tcBorders>
              <w:top w:val="nil"/>
              <w:left w:val="nil"/>
              <w:bottom w:val="single" w:sz="4" w:space="0" w:color="000000"/>
              <w:right w:val="nil"/>
            </w:tcBorders>
            <w:shd w:val="clear" w:color="auto" w:fill="auto"/>
            <w:noWrap/>
            <w:hideMark/>
          </w:tcPr>
          <w:p w14:paraId="52414C9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riverine</w:t>
            </w:r>
          </w:p>
        </w:tc>
        <w:tc>
          <w:tcPr>
            <w:tcW w:w="1008" w:type="dxa"/>
            <w:vMerge w:val="restart"/>
            <w:tcBorders>
              <w:top w:val="nil"/>
              <w:left w:val="nil"/>
              <w:bottom w:val="single" w:sz="4" w:space="0" w:color="000000"/>
              <w:right w:val="nil"/>
            </w:tcBorders>
            <w:shd w:val="clear" w:color="auto" w:fill="auto"/>
            <w:noWrap/>
            <w:hideMark/>
          </w:tcPr>
          <w:p w14:paraId="2E244DC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0.22</w:t>
            </w:r>
          </w:p>
        </w:tc>
        <w:tc>
          <w:tcPr>
            <w:tcW w:w="1152" w:type="dxa"/>
            <w:gridSpan w:val="2"/>
            <w:tcBorders>
              <w:top w:val="nil"/>
              <w:left w:val="nil"/>
              <w:bottom w:val="nil"/>
              <w:right w:val="nil"/>
            </w:tcBorders>
            <w:shd w:val="clear" w:color="auto" w:fill="auto"/>
            <w:noWrap/>
            <w:hideMark/>
          </w:tcPr>
          <w:p w14:paraId="41C83D4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39E3CE4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736D021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27.3</w:t>
            </w:r>
          </w:p>
        </w:tc>
        <w:tc>
          <w:tcPr>
            <w:tcW w:w="1368" w:type="dxa"/>
            <w:gridSpan w:val="2"/>
            <w:tcBorders>
              <w:top w:val="nil"/>
              <w:left w:val="nil"/>
              <w:bottom w:val="nil"/>
              <w:right w:val="nil"/>
            </w:tcBorders>
            <w:shd w:val="clear" w:color="auto" w:fill="auto"/>
            <w:noWrap/>
            <w:hideMark/>
          </w:tcPr>
          <w:p w14:paraId="37F6CC3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76.1</w:t>
            </w:r>
          </w:p>
        </w:tc>
        <w:tc>
          <w:tcPr>
            <w:tcW w:w="496" w:type="dxa"/>
            <w:tcBorders>
              <w:top w:val="nil"/>
              <w:left w:val="nil"/>
              <w:bottom w:val="nil"/>
              <w:right w:val="nil"/>
            </w:tcBorders>
            <w:shd w:val="clear" w:color="auto" w:fill="auto"/>
            <w:noWrap/>
            <w:hideMark/>
          </w:tcPr>
          <w:p w14:paraId="1205C82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7.91</w:t>
            </w:r>
          </w:p>
        </w:tc>
        <w:tc>
          <w:tcPr>
            <w:tcW w:w="1043" w:type="dxa"/>
            <w:gridSpan w:val="2"/>
            <w:tcBorders>
              <w:top w:val="nil"/>
              <w:left w:val="nil"/>
              <w:bottom w:val="nil"/>
              <w:right w:val="nil"/>
            </w:tcBorders>
            <w:shd w:val="clear" w:color="auto" w:fill="auto"/>
            <w:noWrap/>
            <w:hideMark/>
          </w:tcPr>
          <w:p w14:paraId="02DD50E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nil"/>
              <w:right w:val="nil"/>
            </w:tcBorders>
            <w:shd w:val="clear" w:color="auto" w:fill="auto"/>
            <w:noWrap/>
            <w:hideMark/>
          </w:tcPr>
          <w:p w14:paraId="7F75464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457</w:t>
            </w:r>
          </w:p>
        </w:tc>
        <w:tc>
          <w:tcPr>
            <w:tcW w:w="809" w:type="dxa"/>
            <w:gridSpan w:val="2"/>
            <w:tcBorders>
              <w:top w:val="nil"/>
              <w:left w:val="nil"/>
              <w:bottom w:val="nil"/>
              <w:right w:val="nil"/>
            </w:tcBorders>
            <w:shd w:val="clear" w:color="auto" w:fill="auto"/>
            <w:noWrap/>
            <w:hideMark/>
          </w:tcPr>
          <w:p w14:paraId="5115A02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1743</w:t>
            </w:r>
          </w:p>
        </w:tc>
        <w:tc>
          <w:tcPr>
            <w:tcW w:w="720" w:type="dxa"/>
            <w:tcBorders>
              <w:top w:val="nil"/>
              <w:left w:val="nil"/>
              <w:bottom w:val="nil"/>
              <w:right w:val="nil"/>
            </w:tcBorders>
            <w:shd w:val="clear" w:color="auto" w:fill="auto"/>
            <w:noWrap/>
            <w:hideMark/>
          </w:tcPr>
          <w:p w14:paraId="45AEF0D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1210</w:t>
            </w:r>
          </w:p>
        </w:tc>
        <w:tc>
          <w:tcPr>
            <w:tcW w:w="720" w:type="dxa"/>
            <w:tcBorders>
              <w:top w:val="nil"/>
              <w:left w:val="nil"/>
              <w:bottom w:val="nil"/>
              <w:right w:val="nil"/>
            </w:tcBorders>
            <w:shd w:val="clear" w:color="auto" w:fill="auto"/>
            <w:noWrap/>
            <w:hideMark/>
          </w:tcPr>
          <w:p w14:paraId="6359F95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172</w:t>
            </w:r>
          </w:p>
        </w:tc>
      </w:tr>
      <w:tr w:rsidR="007032EA" w:rsidRPr="00E13EBC" w14:paraId="042D5C6C"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7F692DD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011000D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5DFD4EC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59C4599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5CAD389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7C5FD62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1.5</w:t>
            </w:r>
          </w:p>
        </w:tc>
        <w:tc>
          <w:tcPr>
            <w:tcW w:w="1188" w:type="dxa"/>
            <w:gridSpan w:val="2"/>
            <w:tcBorders>
              <w:top w:val="nil"/>
              <w:left w:val="nil"/>
              <w:bottom w:val="single" w:sz="4" w:space="0" w:color="auto"/>
              <w:right w:val="nil"/>
            </w:tcBorders>
            <w:shd w:val="clear" w:color="auto" w:fill="auto"/>
            <w:noWrap/>
            <w:hideMark/>
          </w:tcPr>
          <w:p w14:paraId="03A8BC2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26.7</w:t>
            </w:r>
          </w:p>
        </w:tc>
        <w:tc>
          <w:tcPr>
            <w:tcW w:w="1368" w:type="dxa"/>
            <w:gridSpan w:val="2"/>
            <w:tcBorders>
              <w:top w:val="nil"/>
              <w:left w:val="nil"/>
              <w:bottom w:val="single" w:sz="4" w:space="0" w:color="auto"/>
              <w:right w:val="nil"/>
            </w:tcBorders>
            <w:shd w:val="clear" w:color="auto" w:fill="auto"/>
            <w:noWrap/>
            <w:hideMark/>
          </w:tcPr>
          <w:p w14:paraId="7B47711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58.7</w:t>
            </w:r>
          </w:p>
        </w:tc>
        <w:tc>
          <w:tcPr>
            <w:tcW w:w="496" w:type="dxa"/>
            <w:tcBorders>
              <w:top w:val="nil"/>
              <w:left w:val="nil"/>
              <w:bottom w:val="single" w:sz="4" w:space="0" w:color="auto"/>
              <w:right w:val="nil"/>
            </w:tcBorders>
            <w:shd w:val="clear" w:color="auto" w:fill="auto"/>
            <w:noWrap/>
            <w:hideMark/>
          </w:tcPr>
          <w:p w14:paraId="7ECA9DC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7.56</w:t>
            </w:r>
          </w:p>
        </w:tc>
        <w:tc>
          <w:tcPr>
            <w:tcW w:w="1043" w:type="dxa"/>
            <w:gridSpan w:val="2"/>
            <w:tcBorders>
              <w:top w:val="nil"/>
              <w:left w:val="nil"/>
              <w:bottom w:val="single" w:sz="4" w:space="0" w:color="auto"/>
              <w:right w:val="nil"/>
            </w:tcBorders>
            <w:shd w:val="clear" w:color="auto" w:fill="auto"/>
            <w:noWrap/>
            <w:hideMark/>
          </w:tcPr>
          <w:p w14:paraId="3E12CEA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single" w:sz="4" w:space="0" w:color="auto"/>
              <w:right w:val="nil"/>
            </w:tcBorders>
            <w:shd w:val="clear" w:color="auto" w:fill="auto"/>
            <w:noWrap/>
            <w:hideMark/>
          </w:tcPr>
          <w:p w14:paraId="728EB8E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526</w:t>
            </w:r>
          </w:p>
        </w:tc>
        <w:tc>
          <w:tcPr>
            <w:tcW w:w="809" w:type="dxa"/>
            <w:gridSpan w:val="2"/>
            <w:tcBorders>
              <w:top w:val="nil"/>
              <w:left w:val="nil"/>
              <w:bottom w:val="single" w:sz="4" w:space="0" w:color="auto"/>
              <w:right w:val="nil"/>
            </w:tcBorders>
            <w:shd w:val="clear" w:color="auto" w:fill="auto"/>
            <w:noWrap/>
            <w:hideMark/>
          </w:tcPr>
          <w:p w14:paraId="685866C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1994</w:t>
            </w:r>
          </w:p>
        </w:tc>
        <w:tc>
          <w:tcPr>
            <w:tcW w:w="720" w:type="dxa"/>
            <w:tcBorders>
              <w:top w:val="nil"/>
              <w:left w:val="nil"/>
              <w:bottom w:val="single" w:sz="4" w:space="0" w:color="auto"/>
              <w:right w:val="nil"/>
            </w:tcBorders>
            <w:shd w:val="clear" w:color="auto" w:fill="auto"/>
            <w:noWrap/>
            <w:hideMark/>
          </w:tcPr>
          <w:p w14:paraId="226B0F9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1488</w:t>
            </w:r>
          </w:p>
        </w:tc>
        <w:tc>
          <w:tcPr>
            <w:tcW w:w="720" w:type="dxa"/>
            <w:tcBorders>
              <w:top w:val="nil"/>
              <w:left w:val="nil"/>
              <w:bottom w:val="single" w:sz="4" w:space="0" w:color="auto"/>
              <w:right w:val="nil"/>
            </w:tcBorders>
            <w:shd w:val="clear" w:color="auto" w:fill="auto"/>
            <w:noWrap/>
            <w:hideMark/>
          </w:tcPr>
          <w:p w14:paraId="0042226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210</w:t>
            </w:r>
          </w:p>
        </w:tc>
      </w:tr>
      <w:tr w:rsidR="007032EA" w:rsidRPr="00E13EBC" w14:paraId="71C6CC1A"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5B3F60C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R2</w:t>
            </w:r>
          </w:p>
        </w:tc>
        <w:tc>
          <w:tcPr>
            <w:tcW w:w="936" w:type="dxa"/>
            <w:vMerge w:val="restart"/>
            <w:tcBorders>
              <w:top w:val="nil"/>
              <w:left w:val="nil"/>
              <w:bottom w:val="single" w:sz="4" w:space="0" w:color="000000"/>
              <w:right w:val="nil"/>
            </w:tcBorders>
            <w:shd w:val="clear" w:color="auto" w:fill="auto"/>
            <w:noWrap/>
            <w:hideMark/>
          </w:tcPr>
          <w:p w14:paraId="29703CF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3.0</w:t>
            </w:r>
          </w:p>
        </w:tc>
        <w:tc>
          <w:tcPr>
            <w:tcW w:w="1008" w:type="dxa"/>
            <w:vMerge w:val="restart"/>
            <w:tcBorders>
              <w:top w:val="nil"/>
              <w:left w:val="nil"/>
              <w:bottom w:val="single" w:sz="4" w:space="0" w:color="000000"/>
              <w:right w:val="nil"/>
            </w:tcBorders>
            <w:shd w:val="clear" w:color="auto" w:fill="auto"/>
            <w:noWrap/>
            <w:hideMark/>
          </w:tcPr>
          <w:p w14:paraId="51E0C4A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riverine</w:t>
            </w:r>
          </w:p>
        </w:tc>
        <w:tc>
          <w:tcPr>
            <w:tcW w:w="1008" w:type="dxa"/>
            <w:vMerge w:val="restart"/>
            <w:tcBorders>
              <w:top w:val="nil"/>
              <w:left w:val="nil"/>
              <w:bottom w:val="single" w:sz="4" w:space="0" w:color="000000"/>
              <w:right w:val="nil"/>
            </w:tcBorders>
            <w:shd w:val="clear" w:color="auto" w:fill="auto"/>
            <w:noWrap/>
            <w:hideMark/>
          </w:tcPr>
          <w:p w14:paraId="36E4EF1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0.38</w:t>
            </w:r>
          </w:p>
        </w:tc>
        <w:tc>
          <w:tcPr>
            <w:tcW w:w="1152" w:type="dxa"/>
            <w:gridSpan w:val="2"/>
            <w:tcBorders>
              <w:top w:val="nil"/>
              <w:left w:val="nil"/>
              <w:bottom w:val="nil"/>
              <w:right w:val="nil"/>
            </w:tcBorders>
            <w:shd w:val="clear" w:color="auto" w:fill="auto"/>
            <w:noWrap/>
            <w:hideMark/>
          </w:tcPr>
          <w:p w14:paraId="07B6317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7393398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7211DCF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22.9</w:t>
            </w:r>
          </w:p>
        </w:tc>
        <w:tc>
          <w:tcPr>
            <w:tcW w:w="1368" w:type="dxa"/>
            <w:gridSpan w:val="2"/>
            <w:tcBorders>
              <w:top w:val="nil"/>
              <w:left w:val="nil"/>
              <w:bottom w:val="nil"/>
              <w:right w:val="nil"/>
            </w:tcBorders>
            <w:shd w:val="clear" w:color="auto" w:fill="auto"/>
            <w:noWrap/>
            <w:hideMark/>
          </w:tcPr>
          <w:p w14:paraId="32568DC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90.3</w:t>
            </w:r>
          </w:p>
        </w:tc>
        <w:tc>
          <w:tcPr>
            <w:tcW w:w="496" w:type="dxa"/>
            <w:tcBorders>
              <w:top w:val="nil"/>
              <w:left w:val="nil"/>
              <w:bottom w:val="nil"/>
              <w:right w:val="nil"/>
            </w:tcBorders>
            <w:shd w:val="clear" w:color="auto" w:fill="auto"/>
            <w:noWrap/>
            <w:hideMark/>
          </w:tcPr>
          <w:p w14:paraId="3D89DEF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8.20</w:t>
            </w:r>
          </w:p>
        </w:tc>
        <w:tc>
          <w:tcPr>
            <w:tcW w:w="1043" w:type="dxa"/>
            <w:gridSpan w:val="2"/>
            <w:tcBorders>
              <w:top w:val="nil"/>
              <w:left w:val="nil"/>
              <w:bottom w:val="nil"/>
              <w:right w:val="nil"/>
            </w:tcBorders>
            <w:shd w:val="clear" w:color="auto" w:fill="auto"/>
            <w:noWrap/>
            <w:hideMark/>
          </w:tcPr>
          <w:p w14:paraId="6D3C65A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4.8</w:t>
            </w:r>
          </w:p>
        </w:tc>
        <w:tc>
          <w:tcPr>
            <w:tcW w:w="1440" w:type="dxa"/>
            <w:tcBorders>
              <w:top w:val="nil"/>
              <w:left w:val="nil"/>
              <w:bottom w:val="nil"/>
              <w:right w:val="nil"/>
            </w:tcBorders>
            <w:shd w:val="clear" w:color="auto" w:fill="auto"/>
            <w:noWrap/>
            <w:hideMark/>
          </w:tcPr>
          <w:p w14:paraId="4113A38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346</w:t>
            </w:r>
          </w:p>
        </w:tc>
        <w:tc>
          <w:tcPr>
            <w:tcW w:w="809" w:type="dxa"/>
            <w:gridSpan w:val="2"/>
            <w:tcBorders>
              <w:top w:val="nil"/>
              <w:left w:val="nil"/>
              <w:bottom w:val="nil"/>
              <w:right w:val="nil"/>
            </w:tcBorders>
            <w:shd w:val="clear" w:color="auto" w:fill="auto"/>
            <w:noWrap/>
            <w:hideMark/>
          </w:tcPr>
          <w:p w14:paraId="297594B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2102</w:t>
            </w:r>
          </w:p>
        </w:tc>
        <w:tc>
          <w:tcPr>
            <w:tcW w:w="720" w:type="dxa"/>
            <w:tcBorders>
              <w:top w:val="nil"/>
              <w:left w:val="nil"/>
              <w:bottom w:val="nil"/>
              <w:right w:val="nil"/>
            </w:tcBorders>
            <w:shd w:val="clear" w:color="auto" w:fill="auto"/>
            <w:noWrap/>
            <w:hideMark/>
          </w:tcPr>
          <w:p w14:paraId="1ED6F11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2000</w:t>
            </w:r>
          </w:p>
        </w:tc>
        <w:tc>
          <w:tcPr>
            <w:tcW w:w="720" w:type="dxa"/>
            <w:tcBorders>
              <w:top w:val="nil"/>
              <w:left w:val="nil"/>
              <w:bottom w:val="nil"/>
              <w:right w:val="nil"/>
            </w:tcBorders>
            <w:shd w:val="clear" w:color="auto" w:fill="auto"/>
            <w:noWrap/>
            <w:hideMark/>
          </w:tcPr>
          <w:p w14:paraId="36EB090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232</w:t>
            </w:r>
          </w:p>
        </w:tc>
      </w:tr>
      <w:tr w:rsidR="007032EA" w:rsidRPr="00E13EBC" w14:paraId="22C9AD6C"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7290EAD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3C8F365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5D25876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03C7FFF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2AB36B2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402217B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w:t>
            </w:r>
          </w:p>
        </w:tc>
        <w:tc>
          <w:tcPr>
            <w:tcW w:w="1188" w:type="dxa"/>
            <w:gridSpan w:val="2"/>
            <w:tcBorders>
              <w:top w:val="nil"/>
              <w:left w:val="nil"/>
              <w:bottom w:val="single" w:sz="4" w:space="0" w:color="auto"/>
              <w:right w:val="nil"/>
            </w:tcBorders>
            <w:shd w:val="clear" w:color="auto" w:fill="auto"/>
            <w:noWrap/>
            <w:hideMark/>
          </w:tcPr>
          <w:p w14:paraId="76F3FCC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16.3</w:t>
            </w:r>
          </w:p>
        </w:tc>
        <w:tc>
          <w:tcPr>
            <w:tcW w:w="1368" w:type="dxa"/>
            <w:gridSpan w:val="2"/>
            <w:tcBorders>
              <w:top w:val="nil"/>
              <w:left w:val="nil"/>
              <w:bottom w:val="single" w:sz="4" w:space="0" w:color="auto"/>
              <w:right w:val="nil"/>
            </w:tcBorders>
            <w:shd w:val="clear" w:color="auto" w:fill="auto"/>
            <w:noWrap/>
            <w:hideMark/>
          </w:tcPr>
          <w:p w14:paraId="0935347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74.5</w:t>
            </w:r>
          </w:p>
        </w:tc>
        <w:tc>
          <w:tcPr>
            <w:tcW w:w="496" w:type="dxa"/>
            <w:tcBorders>
              <w:top w:val="nil"/>
              <w:left w:val="nil"/>
              <w:bottom w:val="single" w:sz="4" w:space="0" w:color="auto"/>
              <w:right w:val="nil"/>
            </w:tcBorders>
            <w:shd w:val="clear" w:color="auto" w:fill="auto"/>
            <w:noWrap/>
            <w:hideMark/>
          </w:tcPr>
          <w:p w14:paraId="592A688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7.81</w:t>
            </w:r>
          </w:p>
        </w:tc>
        <w:tc>
          <w:tcPr>
            <w:tcW w:w="1043" w:type="dxa"/>
            <w:gridSpan w:val="2"/>
            <w:tcBorders>
              <w:top w:val="nil"/>
              <w:left w:val="nil"/>
              <w:bottom w:val="single" w:sz="4" w:space="0" w:color="auto"/>
              <w:right w:val="nil"/>
            </w:tcBorders>
            <w:shd w:val="clear" w:color="auto" w:fill="auto"/>
            <w:noWrap/>
            <w:hideMark/>
          </w:tcPr>
          <w:p w14:paraId="4AF834A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3.2</w:t>
            </w:r>
          </w:p>
        </w:tc>
        <w:tc>
          <w:tcPr>
            <w:tcW w:w="1440" w:type="dxa"/>
            <w:tcBorders>
              <w:top w:val="nil"/>
              <w:left w:val="nil"/>
              <w:bottom w:val="single" w:sz="4" w:space="0" w:color="auto"/>
              <w:right w:val="nil"/>
            </w:tcBorders>
            <w:shd w:val="clear" w:color="auto" w:fill="auto"/>
            <w:noWrap/>
            <w:hideMark/>
          </w:tcPr>
          <w:p w14:paraId="2F095E1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455</w:t>
            </w:r>
          </w:p>
        </w:tc>
        <w:tc>
          <w:tcPr>
            <w:tcW w:w="809" w:type="dxa"/>
            <w:gridSpan w:val="2"/>
            <w:tcBorders>
              <w:top w:val="nil"/>
              <w:left w:val="nil"/>
              <w:bottom w:val="single" w:sz="4" w:space="0" w:color="auto"/>
              <w:right w:val="nil"/>
            </w:tcBorders>
            <w:shd w:val="clear" w:color="auto" w:fill="auto"/>
            <w:noWrap/>
            <w:hideMark/>
          </w:tcPr>
          <w:p w14:paraId="156C37C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2176</w:t>
            </w:r>
          </w:p>
        </w:tc>
        <w:tc>
          <w:tcPr>
            <w:tcW w:w="720" w:type="dxa"/>
            <w:tcBorders>
              <w:top w:val="nil"/>
              <w:left w:val="nil"/>
              <w:bottom w:val="single" w:sz="4" w:space="0" w:color="auto"/>
              <w:right w:val="nil"/>
            </w:tcBorders>
            <w:shd w:val="clear" w:color="auto" w:fill="auto"/>
            <w:noWrap/>
            <w:hideMark/>
          </w:tcPr>
          <w:p w14:paraId="73A4C4C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2240</w:t>
            </w:r>
          </w:p>
        </w:tc>
        <w:tc>
          <w:tcPr>
            <w:tcW w:w="720" w:type="dxa"/>
            <w:tcBorders>
              <w:top w:val="nil"/>
              <w:left w:val="nil"/>
              <w:bottom w:val="single" w:sz="4" w:space="0" w:color="auto"/>
              <w:right w:val="nil"/>
            </w:tcBorders>
            <w:shd w:val="clear" w:color="auto" w:fill="auto"/>
            <w:noWrap/>
            <w:hideMark/>
          </w:tcPr>
          <w:p w14:paraId="131EE1D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244</w:t>
            </w:r>
          </w:p>
        </w:tc>
      </w:tr>
      <w:tr w:rsidR="007032EA" w:rsidRPr="00E13EBC" w14:paraId="6ADE2D44"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2E0EDF4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R3</w:t>
            </w:r>
          </w:p>
        </w:tc>
        <w:tc>
          <w:tcPr>
            <w:tcW w:w="936" w:type="dxa"/>
            <w:vMerge w:val="restart"/>
            <w:tcBorders>
              <w:top w:val="nil"/>
              <w:left w:val="nil"/>
              <w:bottom w:val="single" w:sz="4" w:space="0" w:color="000000"/>
              <w:right w:val="nil"/>
            </w:tcBorders>
            <w:shd w:val="clear" w:color="auto" w:fill="auto"/>
            <w:noWrap/>
            <w:hideMark/>
          </w:tcPr>
          <w:p w14:paraId="0B99695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4.0</w:t>
            </w:r>
          </w:p>
        </w:tc>
        <w:tc>
          <w:tcPr>
            <w:tcW w:w="1008" w:type="dxa"/>
            <w:vMerge w:val="restart"/>
            <w:tcBorders>
              <w:top w:val="nil"/>
              <w:left w:val="nil"/>
              <w:bottom w:val="single" w:sz="4" w:space="0" w:color="000000"/>
              <w:right w:val="nil"/>
            </w:tcBorders>
            <w:shd w:val="clear" w:color="auto" w:fill="auto"/>
            <w:noWrap/>
            <w:hideMark/>
          </w:tcPr>
          <w:p w14:paraId="176BC6D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riverine</w:t>
            </w:r>
          </w:p>
        </w:tc>
        <w:tc>
          <w:tcPr>
            <w:tcW w:w="1008" w:type="dxa"/>
            <w:vMerge w:val="restart"/>
            <w:tcBorders>
              <w:top w:val="nil"/>
              <w:left w:val="nil"/>
              <w:bottom w:val="single" w:sz="4" w:space="0" w:color="000000"/>
              <w:right w:val="nil"/>
            </w:tcBorders>
            <w:shd w:val="clear" w:color="auto" w:fill="auto"/>
            <w:noWrap/>
            <w:hideMark/>
          </w:tcPr>
          <w:p w14:paraId="1CB7E67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0.33</w:t>
            </w:r>
          </w:p>
        </w:tc>
        <w:tc>
          <w:tcPr>
            <w:tcW w:w="1152" w:type="dxa"/>
            <w:gridSpan w:val="2"/>
            <w:tcBorders>
              <w:top w:val="nil"/>
              <w:left w:val="nil"/>
              <w:bottom w:val="nil"/>
              <w:right w:val="nil"/>
            </w:tcBorders>
            <w:shd w:val="clear" w:color="auto" w:fill="auto"/>
            <w:noWrap/>
            <w:hideMark/>
          </w:tcPr>
          <w:p w14:paraId="5611648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744B890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10D5C66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24.1</w:t>
            </w:r>
          </w:p>
        </w:tc>
        <w:tc>
          <w:tcPr>
            <w:tcW w:w="1368" w:type="dxa"/>
            <w:gridSpan w:val="2"/>
            <w:tcBorders>
              <w:top w:val="nil"/>
              <w:left w:val="nil"/>
              <w:bottom w:val="nil"/>
              <w:right w:val="nil"/>
            </w:tcBorders>
            <w:shd w:val="clear" w:color="auto" w:fill="auto"/>
            <w:noWrap/>
            <w:hideMark/>
          </w:tcPr>
          <w:p w14:paraId="742897C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174.2</w:t>
            </w:r>
          </w:p>
        </w:tc>
        <w:tc>
          <w:tcPr>
            <w:tcW w:w="496" w:type="dxa"/>
            <w:tcBorders>
              <w:top w:val="nil"/>
              <w:left w:val="nil"/>
              <w:bottom w:val="nil"/>
              <w:right w:val="nil"/>
            </w:tcBorders>
            <w:shd w:val="clear" w:color="auto" w:fill="auto"/>
            <w:noWrap/>
            <w:hideMark/>
          </w:tcPr>
          <w:p w14:paraId="5454C3D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8.98</w:t>
            </w:r>
          </w:p>
        </w:tc>
        <w:tc>
          <w:tcPr>
            <w:tcW w:w="1043" w:type="dxa"/>
            <w:gridSpan w:val="2"/>
            <w:tcBorders>
              <w:top w:val="nil"/>
              <w:left w:val="nil"/>
              <w:bottom w:val="nil"/>
              <w:right w:val="nil"/>
            </w:tcBorders>
            <w:shd w:val="clear" w:color="auto" w:fill="auto"/>
            <w:noWrap/>
            <w:hideMark/>
          </w:tcPr>
          <w:p w14:paraId="52EA728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74.2</w:t>
            </w:r>
          </w:p>
        </w:tc>
        <w:tc>
          <w:tcPr>
            <w:tcW w:w="1440" w:type="dxa"/>
            <w:tcBorders>
              <w:top w:val="nil"/>
              <w:left w:val="nil"/>
              <w:bottom w:val="nil"/>
              <w:right w:val="nil"/>
            </w:tcBorders>
            <w:shd w:val="clear" w:color="auto" w:fill="auto"/>
            <w:noWrap/>
            <w:hideMark/>
          </w:tcPr>
          <w:p w14:paraId="0737F02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6958</w:t>
            </w:r>
          </w:p>
        </w:tc>
        <w:tc>
          <w:tcPr>
            <w:tcW w:w="809" w:type="dxa"/>
            <w:gridSpan w:val="2"/>
            <w:tcBorders>
              <w:top w:val="nil"/>
              <w:left w:val="nil"/>
              <w:bottom w:val="nil"/>
              <w:right w:val="nil"/>
            </w:tcBorders>
            <w:shd w:val="clear" w:color="auto" w:fill="auto"/>
            <w:noWrap/>
            <w:hideMark/>
          </w:tcPr>
          <w:p w14:paraId="08048C2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2036</w:t>
            </w:r>
          </w:p>
        </w:tc>
        <w:tc>
          <w:tcPr>
            <w:tcW w:w="720" w:type="dxa"/>
            <w:tcBorders>
              <w:top w:val="nil"/>
              <w:left w:val="nil"/>
              <w:bottom w:val="nil"/>
              <w:right w:val="nil"/>
            </w:tcBorders>
            <w:shd w:val="clear" w:color="auto" w:fill="auto"/>
            <w:noWrap/>
            <w:hideMark/>
          </w:tcPr>
          <w:p w14:paraId="31810C9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2040</w:t>
            </w:r>
          </w:p>
        </w:tc>
        <w:tc>
          <w:tcPr>
            <w:tcW w:w="720" w:type="dxa"/>
            <w:tcBorders>
              <w:top w:val="nil"/>
              <w:left w:val="nil"/>
              <w:bottom w:val="nil"/>
              <w:right w:val="nil"/>
            </w:tcBorders>
            <w:shd w:val="clear" w:color="auto" w:fill="auto"/>
            <w:noWrap/>
            <w:hideMark/>
          </w:tcPr>
          <w:p w14:paraId="3ECD73B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227</w:t>
            </w:r>
          </w:p>
        </w:tc>
      </w:tr>
      <w:tr w:rsidR="007032EA" w:rsidRPr="00E13EBC" w14:paraId="36879F3C"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687B837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656F262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7417694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412FA59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5BF033A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28FA3E1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3.0</w:t>
            </w:r>
          </w:p>
        </w:tc>
        <w:tc>
          <w:tcPr>
            <w:tcW w:w="1188" w:type="dxa"/>
            <w:gridSpan w:val="2"/>
            <w:tcBorders>
              <w:top w:val="nil"/>
              <w:left w:val="nil"/>
              <w:bottom w:val="single" w:sz="4" w:space="0" w:color="auto"/>
              <w:right w:val="nil"/>
            </w:tcBorders>
            <w:shd w:val="clear" w:color="auto" w:fill="auto"/>
            <w:noWrap/>
            <w:hideMark/>
          </w:tcPr>
          <w:p w14:paraId="232C1F6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19.1</w:t>
            </w:r>
          </w:p>
        </w:tc>
        <w:tc>
          <w:tcPr>
            <w:tcW w:w="1368" w:type="dxa"/>
            <w:gridSpan w:val="2"/>
            <w:tcBorders>
              <w:top w:val="nil"/>
              <w:left w:val="nil"/>
              <w:bottom w:val="single" w:sz="4" w:space="0" w:color="auto"/>
              <w:right w:val="nil"/>
            </w:tcBorders>
            <w:shd w:val="clear" w:color="auto" w:fill="auto"/>
            <w:noWrap/>
            <w:hideMark/>
          </w:tcPr>
          <w:p w14:paraId="6EBE0E6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39.3</w:t>
            </w:r>
          </w:p>
        </w:tc>
        <w:tc>
          <w:tcPr>
            <w:tcW w:w="496" w:type="dxa"/>
            <w:tcBorders>
              <w:top w:val="nil"/>
              <w:left w:val="nil"/>
              <w:bottom w:val="single" w:sz="4" w:space="0" w:color="auto"/>
              <w:right w:val="nil"/>
            </w:tcBorders>
            <w:shd w:val="clear" w:color="auto" w:fill="auto"/>
            <w:noWrap/>
            <w:hideMark/>
          </w:tcPr>
          <w:p w14:paraId="0C3B910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7.58</w:t>
            </w:r>
          </w:p>
        </w:tc>
        <w:tc>
          <w:tcPr>
            <w:tcW w:w="1043" w:type="dxa"/>
            <w:gridSpan w:val="2"/>
            <w:tcBorders>
              <w:top w:val="nil"/>
              <w:left w:val="nil"/>
              <w:bottom w:val="single" w:sz="4" w:space="0" w:color="auto"/>
              <w:right w:val="nil"/>
            </w:tcBorders>
            <w:shd w:val="clear" w:color="auto" w:fill="auto"/>
            <w:noWrap/>
            <w:hideMark/>
          </w:tcPr>
          <w:p w14:paraId="6436E2D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w:t>
            </w:r>
          </w:p>
        </w:tc>
        <w:tc>
          <w:tcPr>
            <w:tcW w:w="1440" w:type="dxa"/>
            <w:tcBorders>
              <w:top w:val="nil"/>
              <w:left w:val="nil"/>
              <w:bottom w:val="single" w:sz="4" w:space="0" w:color="auto"/>
              <w:right w:val="nil"/>
            </w:tcBorders>
            <w:shd w:val="clear" w:color="auto" w:fill="auto"/>
            <w:noWrap/>
            <w:hideMark/>
          </w:tcPr>
          <w:p w14:paraId="28A998F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437</w:t>
            </w:r>
          </w:p>
        </w:tc>
        <w:tc>
          <w:tcPr>
            <w:tcW w:w="809" w:type="dxa"/>
            <w:gridSpan w:val="2"/>
            <w:tcBorders>
              <w:top w:val="nil"/>
              <w:left w:val="nil"/>
              <w:bottom w:val="single" w:sz="4" w:space="0" w:color="auto"/>
              <w:right w:val="nil"/>
            </w:tcBorders>
            <w:shd w:val="clear" w:color="auto" w:fill="auto"/>
            <w:noWrap/>
            <w:hideMark/>
          </w:tcPr>
          <w:p w14:paraId="0D5E186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2170</w:t>
            </w:r>
          </w:p>
        </w:tc>
        <w:tc>
          <w:tcPr>
            <w:tcW w:w="720" w:type="dxa"/>
            <w:tcBorders>
              <w:top w:val="nil"/>
              <w:left w:val="nil"/>
              <w:bottom w:val="single" w:sz="4" w:space="0" w:color="auto"/>
              <w:right w:val="nil"/>
            </w:tcBorders>
            <w:shd w:val="clear" w:color="auto" w:fill="auto"/>
            <w:noWrap/>
            <w:hideMark/>
          </w:tcPr>
          <w:p w14:paraId="6DDB8EC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2280</w:t>
            </w:r>
          </w:p>
        </w:tc>
        <w:tc>
          <w:tcPr>
            <w:tcW w:w="720" w:type="dxa"/>
            <w:tcBorders>
              <w:top w:val="nil"/>
              <w:left w:val="nil"/>
              <w:bottom w:val="single" w:sz="4" w:space="0" w:color="auto"/>
              <w:right w:val="nil"/>
            </w:tcBorders>
            <w:shd w:val="clear" w:color="auto" w:fill="auto"/>
            <w:noWrap/>
            <w:hideMark/>
          </w:tcPr>
          <w:p w14:paraId="1B01FE5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287</w:t>
            </w:r>
          </w:p>
        </w:tc>
      </w:tr>
      <w:tr w:rsidR="007032EA" w:rsidRPr="00E13EBC" w14:paraId="709F5073" w14:textId="77777777" w:rsidTr="00B421B9">
        <w:trPr>
          <w:gridAfter w:val="1"/>
          <w:wAfter w:w="218" w:type="dxa"/>
          <w:trHeight w:val="202"/>
        </w:trPr>
        <w:tc>
          <w:tcPr>
            <w:tcW w:w="864" w:type="dxa"/>
            <w:vMerge w:val="restart"/>
            <w:tcBorders>
              <w:top w:val="nil"/>
              <w:left w:val="nil"/>
              <w:bottom w:val="single" w:sz="8" w:space="0" w:color="000000"/>
              <w:right w:val="nil"/>
            </w:tcBorders>
            <w:shd w:val="clear" w:color="auto" w:fill="auto"/>
            <w:noWrap/>
            <w:hideMark/>
          </w:tcPr>
          <w:p w14:paraId="0BF480C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R4</w:t>
            </w:r>
          </w:p>
        </w:tc>
        <w:tc>
          <w:tcPr>
            <w:tcW w:w="936" w:type="dxa"/>
            <w:vMerge w:val="restart"/>
            <w:tcBorders>
              <w:top w:val="nil"/>
              <w:left w:val="nil"/>
              <w:bottom w:val="single" w:sz="8" w:space="0" w:color="000000"/>
              <w:right w:val="nil"/>
            </w:tcBorders>
            <w:shd w:val="clear" w:color="auto" w:fill="auto"/>
            <w:noWrap/>
            <w:hideMark/>
          </w:tcPr>
          <w:p w14:paraId="3DFD7D8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5.0</w:t>
            </w:r>
          </w:p>
        </w:tc>
        <w:tc>
          <w:tcPr>
            <w:tcW w:w="1008" w:type="dxa"/>
            <w:vMerge w:val="restart"/>
            <w:tcBorders>
              <w:top w:val="nil"/>
              <w:left w:val="nil"/>
              <w:bottom w:val="single" w:sz="8" w:space="0" w:color="000000"/>
              <w:right w:val="nil"/>
            </w:tcBorders>
            <w:shd w:val="clear" w:color="auto" w:fill="auto"/>
            <w:noWrap/>
            <w:hideMark/>
          </w:tcPr>
          <w:p w14:paraId="40C4999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riverine</w:t>
            </w:r>
          </w:p>
        </w:tc>
        <w:tc>
          <w:tcPr>
            <w:tcW w:w="1008" w:type="dxa"/>
            <w:vMerge w:val="restart"/>
            <w:tcBorders>
              <w:top w:val="nil"/>
              <w:left w:val="nil"/>
              <w:bottom w:val="single" w:sz="8" w:space="0" w:color="000000"/>
              <w:right w:val="nil"/>
            </w:tcBorders>
            <w:shd w:val="clear" w:color="auto" w:fill="auto"/>
            <w:noWrap/>
            <w:hideMark/>
          </w:tcPr>
          <w:p w14:paraId="514482D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0.40</w:t>
            </w:r>
          </w:p>
        </w:tc>
        <w:tc>
          <w:tcPr>
            <w:tcW w:w="1152" w:type="dxa"/>
            <w:gridSpan w:val="2"/>
            <w:tcBorders>
              <w:top w:val="nil"/>
              <w:left w:val="nil"/>
              <w:bottom w:val="nil"/>
              <w:right w:val="nil"/>
            </w:tcBorders>
            <w:shd w:val="clear" w:color="auto" w:fill="auto"/>
            <w:noWrap/>
            <w:hideMark/>
          </w:tcPr>
          <w:p w14:paraId="4C5BE47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7C58A72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70129CE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22.7</w:t>
            </w:r>
          </w:p>
        </w:tc>
        <w:tc>
          <w:tcPr>
            <w:tcW w:w="1368" w:type="dxa"/>
            <w:gridSpan w:val="2"/>
            <w:tcBorders>
              <w:top w:val="nil"/>
              <w:left w:val="nil"/>
              <w:bottom w:val="nil"/>
              <w:right w:val="nil"/>
            </w:tcBorders>
            <w:shd w:val="clear" w:color="auto" w:fill="auto"/>
            <w:noWrap/>
            <w:hideMark/>
          </w:tcPr>
          <w:p w14:paraId="15191F4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163.5</w:t>
            </w:r>
          </w:p>
        </w:tc>
        <w:tc>
          <w:tcPr>
            <w:tcW w:w="496" w:type="dxa"/>
            <w:tcBorders>
              <w:top w:val="nil"/>
              <w:left w:val="nil"/>
              <w:bottom w:val="nil"/>
              <w:right w:val="nil"/>
            </w:tcBorders>
            <w:shd w:val="clear" w:color="auto" w:fill="auto"/>
            <w:noWrap/>
            <w:hideMark/>
          </w:tcPr>
          <w:p w14:paraId="7FD2DCC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8.90</w:t>
            </w:r>
          </w:p>
        </w:tc>
        <w:tc>
          <w:tcPr>
            <w:tcW w:w="1043" w:type="dxa"/>
            <w:gridSpan w:val="2"/>
            <w:tcBorders>
              <w:top w:val="nil"/>
              <w:left w:val="nil"/>
              <w:bottom w:val="nil"/>
              <w:right w:val="nil"/>
            </w:tcBorders>
            <w:shd w:val="clear" w:color="auto" w:fill="auto"/>
            <w:noWrap/>
            <w:hideMark/>
          </w:tcPr>
          <w:p w14:paraId="576BEE1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63.9</w:t>
            </w:r>
          </w:p>
        </w:tc>
        <w:tc>
          <w:tcPr>
            <w:tcW w:w="1440" w:type="dxa"/>
            <w:tcBorders>
              <w:top w:val="nil"/>
              <w:left w:val="nil"/>
              <w:bottom w:val="nil"/>
              <w:right w:val="nil"/>
            </w:tcBorders>
            <w:shd w:val="clear" w:color="auto" w:fill="auto"/>
            <w:noWrap/>
            <w:hideMark/>
          </w:tcPr>
          <w:p w14:paraId="629AE79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8750</w:t>
            </w:r>
          </w:p>
        </w:tc>
        <w:tc>
          <w:tcPr>
            <w:tcW w:w="809" w:type="dxa"/>
            <w:gridSpan w:val="2"/>
            <w:tcBorders>
              <w:top w:val="nil"/>
              <w:left w:val="nil"/>
              <w:bottom w:val="nil"/>
              <w:right w:val="nil"/>
            </w:tcBorders>
            <w:shd w:val="clear" w:color="auto" w:fill="auto"/>
            <w:noWrap/>
            <w:hideMark/>
          </w:tcPr>
          <w:p w14:paraId="6BB44F6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1926</w:t>
            </w:r>
          </w:p>
        </w:tc>
        <w:tc>
          <w:tcPr>
            <w:tcW w:w="720" w:type="dxa"/>
            <w:tcBorders>
              <w:top w:val="nil"/>
              <w:left w:val="nil"/>
              <w:bottom w:val="nil"/>
              <w:right w:val="nil"/>
            </w:tcBorders>
            <w:shd w:val="clear" w:color="auto" w:fill="auto"/>
            <w:noWrap/>
            <w:hideMark/>
          </w:tcPr>
          <w:p w14:paraId="7F56BBF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1730</w:t>
            </w:r>
          </w:p>
        </w:tc>
        <w:tc>
          <w:tcPr>
            <w:tcW w:w="720" w:type="dxa"/>
            <w:tcBorders>
              <w:top w:val="nil"/>
              <w:left w:val="nil"/>
              <w:bottom w:val="nil"/>
              <w:right w:val="nil"/>
            </w:tcBorders>
            <w:shd w:val="clear" w:color="auto" w:fill="auto"/>
            <w:noWrap/>
            <w:hideMark/>
          </w:tcPr>
          <w:p w14:paraId="3D75F0A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210</w:t>
            </w:r>
          </w:p>
        </w:tc>
      </w:tr>
      <w:tr w:rsidR="007032EA" w:rsidRPr="00E13EBC" w14:paraId="4EF754FC" w14:textId="77777777" w:rsidTr="00B421B9">
        <w:trPr>
          <w:gridAfter w:val="1"/>
          <w:wAfter w:w="218" w:type="dxa"/>
          <w:trHeight w:val="202"/>
        </w:trPr>
        <w:tc>
          <w:tcPr>
            <w:tcW w:w="864" w:type="dxa"/>
            <w:vMerge/>
            <w:tcBorders>
              <w:top w:val="nil"/>
              <w:left w:val="nil"/>
              <w:bottom w:val="single" w:sz="8" w:space="0" w:color="000000"/>
              <w:right w:val="nil"/>
            </w:tcBorders>
            <w:hideMark/>
          </w:tcPr>
          <w:p w14:paraId="2ADE34A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8" w:space="0" w:color="000000"/>
              <w:right w:val="nil"/>
            </w:tcBorders>
            <w:hideMark/>
          </w:tcPr>
          <w:p w14:paraId="2997B61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8" w:space="0" w:color="000000"/>
              <w:right w:val="nil"/>
            </w:tcBorders>
            <w:hideMark/>
          </w:tcPr>
          <w:p w14:paraId="3C30DFF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8" w:space="0" w:color="000000"/>
              <w:right w:val="nil"/>
            </w:tcBorders>
            <w:hideMark/>
          </w:tcPr>
          <w:p w14:paraId="3A0C607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8" w:space="0" w:color="auto"/>
              <w:right w:val="nil"/>
            </w:tcBorders>
            <w:shd w:val="clear" w:color="auto" w:fill="auto"/>
            <w:noWrap/>
            <w:hideMark/>
          </w:tcPr>
          <w:p w14:paraId="07DCAFD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8" w:space="0" w:color="auto"/>
              <w:right w:val="nil"/>
            </w:tcBorders>
            <w:shd w:val="clear" w:color="auto" w:fill="auto"/>
            <w:noWrap/>
            <w:hideMark/>
          </w:tcPr>
          <w:p w14:paraId="3853587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4.0</w:t>
            </w:r>
          </w:p>
        </w:tc>
        <w:tc>
          <w:tcPr>
            <w:tcW w:w="1188" w:type="dxa"/>
            <w:gridSpan w:val="2"/>
            <w:tcBorders>
              <w:top w:val="nil"/>
              <w:left w:val="nil"/>
              <w:bottom w:val="single" w:sz="8" w:space="0" w:color="auto"/>
              <w:right w:val="nil"/>
            </w:tcBorders>
            <w:shd w:val="clear" w:color="auto" w:fill="auto"/>
            <w:noWrap/>
            <w:hideMark/>
          </w:tcPr>
          <w:p w14:paraId="7075F3B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21.9</w:t>
            </w:r>
          </w:p>
        </w:tc>
        <w:tc>
          <w:tcPr>
            <w:tcW w:w="1368" w:type="dxa"/>
            <w:gridSpan w:val="2"/>
            <w:tcBorders>
              <w:top w:val="nil"/>
              <w:left w:val="nil"/>
              <w:bottom w:val="single" w:sz="8" w:space="0" w:color="auto"/>
              <w:right w:val="nil"/>
            </w:tcBorders>
            <w:shd w:val="clear" w:color="auto" w:fill="auto"/>
            <w:noWrap/>
            <w:hideMark/>
          </w:tcPr>
          <w:p w14:paraId="7813CAE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133.7</w:t>
            </w:r>
          </w:p>
        </w:tc>
        <w:tc>
          <w:tcPr>
            <w:tcW w:w="496" w:type="dxa"/>
            <w:tcBorders>
              <w:top w:val="nil"/>
              <w:left w:val="nil"/>
              <w:bottom w:val="single" w:sz="8" w:space="0" w:color="auto"/>
              <w:right w:val="nil"/>
            </w:tcBorders>
            <w:shd w:val="clear" w:color="auto" w:fill="auto"/>
            <w:noWrap/>
            <w:hideMark/>
          </w:tcPr>
          <w:p w14:paraId="2A5C2A3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8.47</w:t>
            </w:r>
          </w:p>
        </w:tc>
        <w:tc>
          <w:tcPr>
            <w:tcW w:w="1043" w:type="dxa"/>
            <w:gridSpan w:val="2"/>
            <w:tcBorders>
              <w:top w:val="nil"/>
              <w:left w:val="nil"/>
              <w:bottom w:val="single" w:sz="8" w:space="0" w:color="auto"/>
              <w:right w:val="nil"/>
            </w:tcBorders>
            <w:shd w:val="clear" w:color="auto" w:fill="auto"/>
            <w:noWrap/>
            <w:hideMark/>
          </w:tcPr>
          <w:p w14:paraId="2CCCEE5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31.6</w:t>
            </w:r>
          </w:p>
        </w:tc>
        <w:tc>
          <w:tcPr>
            <w:tcW w:w="1440" w:type="dxa"/>
            <w:tcBorders>
              <w:top w:val="nil"/>
              <w:left w:val="nil"/>
              <w:bottom w:val="single" w:sz="8" w:space="0" w:color="auto"/>
              <w:right w:val="nil"/>
            </w:tcBorders>
            <w:shd w:val="clear" w:color="auto" w:fill="auto"/>
            <w:noWrap/>
            <w:hideMark/>
          </w:tcPr>
          <w:p w14:paraId="4CDFDEA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8054</w:t>
            </w:r>
          </w:p>
        </w:tc>
        <w:tc>
          <w:tcPr>
            <w:tcW w:w="809" w:type="dxa"/>
            <w:gridSpan w:val="2"/>
            <w:tcBorders>
              <w:top w:val="nil"/>
              <w:left w:val="nil"/>
              <w:bottom w:val="single" w:sz="8" w:space="0" w:color="auto"/>
              <w:right w:val="nil"/>
            </w:tcBorders>
            <w:shd w:val="clear" w:color="auto" w:fill="auto"/>
            <w:noWrap/>
            <w:hideMark/>
          </w:tcPr>
          <w:p w14:paraId="436CF00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2068</w:t>
            </w:r>
          </w:p>
        </w:tc>
        <w:tc>
          <w:tcPr>
            <w:tcW w:w="720" w:type="dxa"/>
            <w:tcBorders>
              <w:top w:val="nil"/>
              <w:left w:val="nil"/>
              <w:bottom w:val="single" w:sz="8" w:space="0" w:color="auto"/>
              <w:right w:val="nil"/>
            </w:tcBorders>
            <w:shd w:val="clear" w:color="auto" w:fill="auto"/>
            <w:noWrap/>
            <w:hideMark/>
          </w:tcPr>
          <w:p w14:paraId="4541FE9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1600</w:t>
            </w:r>
          </w:p>
        </w:tc>
        <w:tc>
          <w:tcPr>
            <w:tcW w:w="720" w:type="dxa"/>
            <w:tcBorders>
              <w:top w:val="nil"/>
              <w:left w:val="nil"/>
              <w:bottom w:val="single" w:sz="8" w:space="0" w:color="auto"/>
              <w:right w:val="nil"/>
            </w:tcBorders>
            <w:shd w:val="clear" w:color="auto" w:fill="auto"/>
            <w:noWrap/>
            <w:hideMark/>
          </w:tcPr>
          <w:p w14:paraId="0FD08E7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185</w:t>
            </w:r>
          </w:p>
        </w:tc>
      </w:tr>
      <w:tr w:rsidR="007032EA" w:rsidRPr="00E13EBC" w14:paraId="233F11AC"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01841FE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T1</w:t>
            </w:r>
          </w:p>
        </w:tc>
        <w:tc>
          <w:tcPr>
            <w:tcW w:w="936" w:type="dxa"/>
            <w:vMerge w:val="restart"/>
            <w:tcBorders>
              <w:top w:val="nil"/>
              <w:left w:val="nil"/>
              <w:bottom w:val="single" w:sz="4" w:space="0" w:color="000000"/>
              <w:right w:val="nil"/>
            </w:tcBorders>
            <w:shd w:val="clear" w:color="auto" w:fill="auto"/>
            <w:noWrap/>
            <w:hideMark/>
          </w:tcPr>
          <w:p w14:paraId="44C8273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9.0</w:t>
            </w:r>
          </w:p>
        </w:tc>
        <w:tc>
          <w:tcPr>
            <w:tcW w:w="1008" w:type="dxa"/>
            <w:vMerge w:val="restart"/>
            <w:tcBorders>
              <w:top w:val="nil"/>
              <w:left w:val="nil"/>
              <w:bottom w:val="single" w:sz="4" w:space="0" w:color="000000"/>
              <w:right w:val="nil"/>
            </w:tcBorders>
            <w:shd w:val="clear" w:color="auto" w:fill="auto"/>
            <w:noWrap/>
            <w:hideMark/>
          </w:tcPr>
          <w:p w14:paraId="4D9594C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transitional</w:t>
            </w:r>
          </w:p>
        </w:tc>
        <w:tc>
          <w:tcPr>
            <w:tcW w:w="1008" w:type="dxa"/>
            <w:vMerge w:val="restart"/>
            <w:tcBorders>
              <w:top w:val="nil"/>
              <w:left w:val="nil"/>
              <w:bottom w:val="single" w:sz="4" w:space="0" w:color="000000"/>
              <w:right w:val="nil"/>
            </w:tcBorders>
            <w:shd w:val="clear" w:color="auto" w:fill="auto"/>
            <w:noWrap/>
            <w:hideMark/>
          </w:tcPr>
          <w:p w14:paraId="7E7A01F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0.52</w:t>
            </w:r>
          </w:p>
        </w:tc>
        <w:tc>
          <w:tcPr>
            <w:tcW w:w="1152" w:type="dxa"/>
            <w:gridSpan w:val="2"/>
            <w:tcBorders>
              <w:top w:val="nil"/>
              <w:left w:val="nil"/>
              <w:bottom w:val="nil"/>
              <w:right w:val="nil"/>
            </w:tcBorders>
            <w:shd w:val="clear" w:color="auto" w:fill="auto"/>
            <w:noWrap/>
            <w:hideMark/>
          </w:tcPr>
          <w:p w14:paraId="29A95E5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6195A0C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4446A6D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27.0</w:t>
            </w:r>
          </w:p>
        </w:tc>
        <w:tc>
          <w:tcPr>
            <w:tcW w:w="1368" w:type="dxa"/>
            <w:gridSpan w:val="2"/>
            <w:tcBorders>
              <w:top w:val="nil"/>
              <w:left w:val="nil"/>
              <w:bottom w:val="nil"/>
              <w:right w:val="nil"/>
            </w:tcBorders>
            <w:shd w:val="clear" w:color="auto" w:fill="auto"/>
            <w:noWrap/>
            <w:hideMark/>
          </w:tcPr>
          <w:p w14:paraId="657BAC8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139.5</w:t>
            </w:r>
          </w:p>
        </w:tc>
        <w:tc>
          <w:tcPr>
            <w:tcW w:w="496" w:type="dxa"/>
            <w:tcBorders>
              <w:top w:val="nil"/>
              <w:left w:val="nil"/>
              <w:bottom w:val="nil"/>
              <w:right w:val="nil"/>
            </w:tcBorders>
            <w:shd w:val="clear" w:color="auto" w:fill="auto"/>
            <w:noWrap/>
            <w:hideMark/>
          </w:tcPr>
          <w:p w14:paraId="5496546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8.80</w:t>
            </w:r>
          </w:p>
        </w:tc>
        <w:tc>
          <w:tcPr>
            <w:tcW w:w="1043" w:type="dxa"/>
            <w:gridSpan w:val="2"/>
            <w:tcBorders>
              <w:top w:val="nil"/>
              <w:left w:val="nil"/>
              <w:bottom w:val="nil"/>
              <w:right w:val="nil"/>
            </w:tcBorders>
            <w:shd w:val="clear" w:color="auto" w:fill="auto"/>
            <w:noWrap/>
            <w:hideMark/>
          </w:tcPr>
          <w:p w14:paraId="2631482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nil"/>
              <w:right w:val="nil"/>
            </w:tcBorders>
            <w:shd w:val="clear" w:color="auto" w:fill="auto"/>
            <w:noWrap/>
            <w:hideMark/>
          </w:tcPr>
          <w:p w14:paraId="4BA95A8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430</w:t>
            </w:r>
          </w:p>
        </w:tc>
        <w:tc>
          <w:tcPr>
            <w:tcW w:w="809" w:type="dxa"/>
            <w:gridSpan w:val="2"/>
            <w:tcBorders>
              <w:top w:val="nil"/>
              <w:left w:val="nil"/>
              <w:bottom w:val="nil"/>
              <w:right w:val="nil"/>
            </w:tcBorders>
            <w:shd w:val="clear" w:color="auto" w:fill="auto"/>
            <w:noWrap/>
            <w:hideMark/>
          </w:tcPr>
          <w:p w14:paraId="3B03CC6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2197</w:t>
            </w:r>
          </w:p>
        </w:tc>
        <w:tc>
          <w:tcPr>
            <w:tcW w:w="720" w:type="dxa"/>
            <w:tcBorders>
              <w:top w:val="nil"/>
              <w:left w:val="nil"/>
              <w:bottom w:val="nil"/>
              <w:right w:val="nil"/>
            </w:tcBorders>
            <w:shd w:val="clear" w:color="auto" w:fill="auto"/>
            <w:noWrap/>
            <w:hideMark/>
          </w:tcPr>
          <w:p w14:paraId="1BC49A6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1410</w:t>
            </w:r>
          </w:p>
        </w:tc>
        <w:tc>
          <w:tcPr>
            <w:tcW w:w="720" w:type="dxa"/>
            <w:tcBorders>
              <w:top w:val="nil"/>
              <w:left w:val="nil"/>
              <w:bottom w:val="nil"/>
              <w:right w:val="nil"/>
            </w:tcBorders>
            <w:shd w:val="clear" w:color="auto" w:fill="auto"/>
            <w:noWrap/>
            <w:hideMark/>
          </w:tcPr>
          <w:p w14:paraId="606524B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182</w:t>
            </w:r>
          </w:p>
        </w:tc>
      </w:tr>
      <w:tr w:rsidR="007032EA" w:rsidRPr="00E13EBC" w14:paraId="5F68E749"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4595B10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1AB42BB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0CFDAF6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7B3DA99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079F52F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063F344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8.0</w:t>
            </w:r>
          </w:p>
        </w:tc>
        <w:tc>
          <w:tcPr>
            <w:tcW w:w="1188" w:type="dxa"/>
            <w:gridSpan w:val="2"/>
            <w:tcBorders>
              <w:top w:val="nil"/>
              <w:left w:val="nil"/>
              <w:bottom w:val="single" w:sz="4" w:space="0" w:color="auto"/>
              <w:right w:val="nil"/>
            </w:tcBorders>
            <w:shd w:val="clear" w:color="auto" w:fill="auto"/>
            <w:noWrap/>
            <w:hideMark/>
          </w:tcPr>
          <w:p w14:paraId="41C5AAD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17.2</w:t>
            </w:r>
          </w:p>
        </w:tc>
        <w:tc>
          <w:tcPr>
            <w:tcW w:w="1368" w:type="dxa"/>
            <w:gridSpan w:val="2"/>
            <w:tcBorders>
              <w:top w:val="nil"/>
              <w:left w:val="nil"/>
              <w:bottom w:val="single" w:sz="4" w:space="0" w:color="auto"/>
              <w:right w:val="nil"/>
            </w:tcBorders>
            <w:shd w:val="clear" w:color="auto" w:fill="auto"/>
            <w:noWrap/>
            <w:hideMark/>
          </w:tcPr>
          <w:p w14:paraId="5737B72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3.0</w:t>
            </w:r>
          </w:p>
        </w:tc>
        <w:tc>
          <w:tcPr>
            <w:tcW w:w="496" w:type="dxa"/>
            <w:tcBorders>
              <w:top w:val="nil"/>
              <w:left w:val="nil"/>
              <w:bottom w:val="single" w:sz="4" w:space="0" w:color="auto"/>
              <w:right w:val="nil"/>
            </w:tcBorders>
            <w:shd w:val="clear" w:color="auto" w:fill="auto"/>
            <w:noWrap/>
            <w:hideMark/>
          </w:tcPr>
          <w:p w14:paraId="0F7AEE4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7.45</w:t>
            </w:r>
          </w:p>
        </w:tc>
        <w:tc>
          <w:tcPr>
            <w:tcW w:w="1043" w:type="dxa"/>
            <w:gridSpan w:val="2"/>
            <w:tcBorders>
              <w:top w:val="nil"/>
              <w:left w:val="nil"/>
              <w:bottom w:val="single" w:sz="4" w:space="0" w:color="auto"/>
              <w:right w:val="nil"/>
            </w:tcBorders>
            <w:shd w:val="clear" w:color="auto" w:fill="auto"/>
            <w:noWrap/>
            <w:hideMark/>
          </w:tcPr>
          <w:p w14:paraId="7A12C9D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single" w:sz="4" w:space="0" w:color="auto"/>
              <w:right w:val="nil"/>
            </w:tcBorders>
            <w:shd w:val="clear" w:color="auto" w:fill="auto"/>
            <w:noWrap/>
            <w:hideMark/>
          </w:tcPr>
          <w:p w14:paraId="3DD7217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352</w:t>
            </w:r>
          </w:p>
        </w:tc>
        <w:tc>
          <w:tcPr>
            <w:tcW w:w="809" w:type="dxa"/>
            <w:gridSpan w:val="2"/>
            <w:tcBorders>
              <w:top w:val="nil"/>
              <w:left w:val="nil"/>
              <w:bottom w:val="single" w:sz="4" w:space="0" w:color="auto"/>
              <w:right w:val="nil"/>
            </w:tcBorders>
            <w:shd w:val="clear" w:color="auto" w:fill="auto"/>
            <w:noWrap/>
            <w:hideMark/>
          </w:tcPr>
          <w:p w14:paraId="012BA79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2133</w:t>
            </w:r>
          </w:p>
        </w:tc>
        <w:tc>
          <w:tcPr>
            <w:tcW w:w="720" w:type="dxa"/>
            <w:tcBorders>
              <w:top w:val="nil"/>
              <w:left w:val="nil"/>
              <w:bottom w:val="single" w:sz="4" w:space="0" w:color="auto"/>
              <w:right w:val="nil"/>
            </w:tcBorders>
            <w:shd w:val="clear" w:color="auto" w:fill="auto"/>
            <w:noWrap/>
            <w:hideMark/>
          </w:tcPr>
          <w:p w14:paraId="02C887F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1475</w:t>
            </w:r>
          </w:p>
        </w:tc>
        <w:tc>
          <w:tcPr>
            <w:tcW w:w="720" w:type="dxa"/>
            <w:tcBorders>
              <w:top w:val="nil"/>
              <w:left w:val="nil"/>
              <w:bottom w:val="single" w:sz="4" w:space="0" w:color="auto"/>
              <w:right w:val="nil"/>
            </w:tcBorders>
            <w:shd w:val="clear" w:color="auto" w:fill="auto"/>
            <w:noWrap/>
            <w:hideMark/>
          </w:tcPr>
          <w:p w14:paraId="62151F9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216</w:t>
            </w:r>
          </w:p>
        </w:tc>
      </w:tr>
      <w:tr w:rsidR="007032EA" w:rsidRPr="00E13EBC" w14:paraId="03B30DC3"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567DB26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T2</w:t>
            </w:r>
          </w:p>
        </w:tc>
        <w:tc>
          <w:tcPr>
            <w:tcW w:w="936" w:type="dxa"/>
            <w:vMerge w:val="restart"/>
            <w:tcBorders>
              <w:top w:val="nil"/>
              <w:left w:val="nil"/>
              <w:bottom w:val="single" w:sz="4" w:space="0" w:color="000000"/>
              <w:right w:val="nil"/>
            </w:tcBorders>
            <w:shd w:val="clear" w:color="auto" w:fill="auto"/>
            <w:noWrap/>
            <w:hideMark/>
          </w:tcPr>
          <w:p w14:paraId="2F33412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9.0</w:t>
            </w:r>
          </w:p>
        </w:tc>
        <w:tc>
          <w:tcPr>
            <w:tcW w:w="1008" w:type="dxa"/>
            <w:vMerge w:val="restart"/>
            <w:tcBorders>
              <w:top w:val="nil"/>
              <w:left w:val="nil"/>
              <w:bottom w:val="single" w:sz="4" w:space="0" w:color="000000"/>
              <w:right w:val="nil"/>
            </w:tcBorders>
            <w:shd w:val="clear" w:color="auto" w:fill="auto"/>
            <w:noWrap/>
            <w:hideMark/>
          </w:tcPr>
          <w:p w14:paraId="5C56BC5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transitional</w:t>
            </w:r>
          </w:p>
        </w:tc>
        <w:tc>
          <w:tcPr>
            <w:tcW w:w="1008" w:type="dxa"/>
            <w:vMerge w:val="restart"/>
            <w:tcBorders>
              <w:top w:val="nil"/>
              <w:left w:val="nil"/>
              <w:bottom w:val="single" w:sz="4" w:space="0" w:color="000000"/>
              <w:right w:val="nil"/>
            </w:tcBorders>
            <w:shd w:val="clear" w:color="auto" w:fill="auto"/>
            <w:noWrap/>
            <w:hideMark/>
          </w:tcPr>
          <w:p w14:paraId="06856E7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0.68</w:t>
            </w:r>
          </w:p>
        </w:tc>
        <w:tc>
          <w:tcPr>
            <w:tcW w:w="1152" w:type="dxa"/>
            <w:gridSpan w:val="2"/>
            <w:tcBorders>
              <w:top w:val="nil"/>
              <w:left w:val="nil"/>
              <w:bottom w:val="nil"/>
              <w:right w:val="nil"/>
            </w:tcBorders>
            <w:shd w:val="clear" w:color="auto" w:fill="auto"/>
            <w:noWrap/>
            <w:hideMark/>
          </w:tcPr>
          <w:p w14:paraId="47EC936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59E039D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0A17383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26.7</w:t>
            </w:r>
          </w:p>
        </w:tc>
        <w:tc>
          <w:tcPr>
            <w:tcW w:w="1368" w:type="dxa"/>
            <w:gridSpan w:val="2"/>
            <w:tcBorders>
              <w:top w:val="nil"/>
              <w:left w:val="nil"/>
              <w:bottom w:val="nil"/>
              <w:right w:val="nil"/>
            </w:tcBorders>
            <w:shd w:val="clear" w:color="auto" w:fill="auto"/>
            <w:noWrap/>
            <w:hideMark/>
          </w:tcPr>
          <w:p w14:paraId="37D419F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147.3</w:t>
            </w:r>
          </w:p>
        </w:tc>
        <w:tc>
          <w:tcPr>
            <w:tcW w:w="496" w:type="dxa"/>
            <w:tcBorders>
              <w:top w:val="nil"/>
              <w:left w:val="nil"/>
              <w:bottom w:val="nil"/>
              <w:right w:val="nil"/>
            </w:tcBorders>
            <w:shd w:val="clear" w:color="auto" w:fill="auto"/>
            <w:noWrap/>
            <w:hideMark/>
          </w:tcPr>
          <w:p w14:paraId="5EF4712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8.83</w:t>
            </w:r>
          </w:p>
        </w:tc>
        <w:tc>
          <w:tcPr>
            <w:tcW w:w="1043" w:type="dxa"/>
            <w:gridSpan w:val="2"/>
            <w:tcBorders>
              <w:top w:val="nil"/>
              <w:left w:val="nil"/>
              <w:bottom w:val="nil"/>
              <w:right w:val="nil"/>
            </w:tcBorders>
            <w:shd w:val="clear" w:color="auto" w:fill="auto"/>
            <w:noWrap/>
            <w:hideMark/>
          </w:tcPr>
          <w:p w14:paraId="62A65C0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nil"/>
              <w:right w:val="nil"/>
            </w:tcBorders>
            <w:shd w:val="clear" w:color="auto" w:fill="auto"/>
            <w:noWrap/>
            <w:hideMark/>
          </w:tcPr>
          <w:p w14:paraId="2326725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495</w:t>
            </w:r>
          </w:p>
        </w:tc>
        <w:tc>
          <w:tcPr>
            <w:tcW w:w="809" w:type="dxa"/>
            <w:gridSpan w:val="2"/>
            <w:tcBorders>
              <w:top w:val="nil"/>
              <w:left w:val="nil"/>
              <w:bottom w:val="nil"/>
              <w:right w:val="nil"/>
            </w:tcBorders>
            <w:shd w:val="clear" w:color="auto" w:fill="auto"/>
            <w:noWrap/>
            <w:hideMark/>
          </w:tcPr>
          <w:p w14:paraId="14FCFA4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2182</w:t>
            </w:r>
          </w:p>
        </w:tc>
        <w:tc>
          <w:tcPr>
            <w:tcW w:w="720" w:type="dxa"/>
            <w:tcBorders>
              <w:top w:val="nil"/>
              <w:left w:val="nil"/>
              <w:bottom w:val="nil"/>
              <w:right w:val="nil"/>
            </w:tcBorders>
            <w:shd w:val="clear" w:color="auto" w:fill="auto"/>
            <w:noWrap/>
            <w:hideMark/>
          </w:tcPr>
          <w:p w14:paraId="481A2FA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1400</w:t>
            </w:r>
          </w:p>
        </w:tc>
        <w:tc>
          <w:tcPr>
            <w:tcW w:w="720" w:type="dxa"/>
            <w:tcBorders>
              <w:top w:val="nil"/>
              <w:left w:val="nil"/>
              <w:bottom w:val="nil"/>
              <w:right w:val="nil"/>
            </w:tcBorders>
            <w:shd w:val="clear" w:color="auto" w:fill="auto"/>
            <w:noWrap/>
            <w:hideMark/>
          </w:tcPr>
          <w:p w14:paraId="2FA262B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201</w:t>
            </w:r>
          </w:p>
        </w:tc>
      </w:tr>
      <w:tr w:rsidR="007032EA" w:rsidRPr="00E13EBC" w14:paraId="4FF6C06F"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0723933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7AD2456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6FBD0CE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42A5ED3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7289257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126F876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8.0</w:t>
            </w:r>
          </w:p>
        </w:tc>
        <w:tc>
          <w:tcPr>
            <w:tcW w:w="1188" w:type="dxa"/>
            <w:gridSpan w:val="2"/>
            <w:tcBorders>
              <w:top w:val="nil"/>
              <w:left w:val="nil"/>
              <w:bottom w:val="single" w:sz="4" w:space="0" w:color="auto"/>
              <w:right w:val="nil"/>
            </w:tcBorders>
            <w:shd w:val="clear" w:color="auto" w:fill="auto"/>
            <w:noWrap/>
            <w:hideMark/>
          </w:tcPr>
          <w:p w14:paraId="5BAA120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17.2</w:t>
            </w:r>
          </w:p>
        </w:tc>
        <w:tc>
          <w:tcPr>
            <w:tcW w:w="1368" w:type="dxa"/>
            <w:gridSpan w:val="2"/>
            <w:tcBorders>
              <w:top w:val="nil"/>
              <w:left w:val="nil"/>
              <w:bottom w:val="single" w:sz="4" w:space="0" w:color="auto"/>
              <w:right w:val="nil"/>
            </w:tcBorders>
            <w:shd w:val="clear" w:color="auto" w:fill="auto"/>
            <w:noWrap/>
            <w:hideMark/>
          </w:tcPr>
          <w:p w14:paraId="26822BF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3.8</w:t>
            </w:r>
          </w:p>
        </w:tc>
        <w:tc>
          <w:tcPr>
            <w:tcW w:w="496" w:type="dxa"/>
            <w:tcBorders>
              <w:top w:val="nil"/>
              <w:left w:val="nil"/>
              <w:bottom w:val="single" w:sz="4" w:space="0" w:color="auto"/>
              <w:right w:val="nil"/>
            </w:tcBorders>
            <w:shd w:val="clear" w:color="auto" w:fill="auto"/>
            <w:noWrap/>
            <w:hideMark/>
          </w:tcPr>
          <w:p w14:paraId="6ADDC75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7.35</w:t>
            </w:r>
          </w:p>
        </w:tc>
        <w:tc>
          <w:tcPr>
            <w:tcW w:w="1043" w:type="dxa"/>
            <w:gridSpan w:val="2"/>
            <w:tcBorders>
              <w:top w:val="nil"/>
              <w:left w:val="nil"/>
              <w:bottom w:val="single" w:sz="4" w:space="0" w:color="auto"/>
              <w:right w:val="nil"/>
            </w:tcBorders>
            <w:shd w:val="clear" w:color="auto" w:fill="auto"/>
            <w:noWrap/>
            <w:hideMark/>
          </w:tcPr>
          <w:p w14:paraId="59357DA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single" w:sz="4" w:space="0" w:color="auto"/>
              <w:right w:val="nil"/>
            </w:tcBorders>
            <w:shd w:val="clear" w:color="auto" w:fill="auto"/>
            <w:noWrap/>
            <w:hideMark/>
          </w:tcPr>
          <w:p w14:paraId="7421F46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346</w:t>
            </w:r>
          </w:p>
        </w:tc>
        <w:tc>
          <w:tcPr>
            <w:tcW w:w="809" w:type="dxa"/>
            <w:gridSpan w:val="2"/>
            <w:tcBorders>
              <w:top w:val="nil"/>
              <w:left w:val="nil"/>
              <w:bottom w:val="single" w:sz="4" w:space="0" w:color="auto"/>
              <w:right w:val="nil"/>
            </w:tcBorders>
            <w:shd w:val="clear" w:color="auto" w:fill="auto"/>
            <w:noWrap/>
            <w:hideMark/>
          </w:tcPr>
          <w:p w14:paraId="55A964D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2174</w:t>
            </w:r>
          </w:p>
        </w:tc>
        <w:tc>
          <w:tcPr>
            <w:tcW w:w="720" w:type="dxa"/>
            <w:tcBorders>
              <w:top w:val="nil"/>
              <w:left w:val="nil"/>
              <w:bottom w:val="single" w:sz="4" w:space="0" w:color="auto"/>
              <w:right w:val="nil"/>
            </w:tcBorders>
            <w:shd w:val="clear" w:color="auto" w:fill="auto"/>
            <w:noWrap/>
            <w:hideMark/>
          </w:tcPr>
          <w:p w14:paraId="5E8D5A4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1288</w:t>
            </w:r>
          </w:p>
        </w:tc>
        <w:tc>
          <w:tcPr>
            <w:tcW w:w="720" w:type="dxa"/>
            <w:tcBorders>
              <w:top w:val="nil"/>
              <w:left w:val="nil"/>
              <w:bottom w:val="single" w:sz="4" w:space="0" w:color="auto"/>
              <w:right w:val="nil"/>
            </w:tcBorders>
            <w:shd w:val="clear" w:color="auto" w:fill="auto"/>
            <w:noWrap/>
            <w:hideMark/>
          </w:tcPr>
          <w:p w14:paraId="6FCE148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203</w:t>
            </w:r>
          </w:p>
        </w:tc>
      </w:tr>
      <w:tr w:rsidR="007032EA" w:rsidRPr="00E13EBC" w14:paraId="697967BF"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4841351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T3</w:t>
            </w:r>
          </w:p>
        </w:tc>
        <w:tc>
          <w:tcPr>
            <w:tcW w:w="936" w:type="dxa"/>
            <w:vMerge w:val="restart"/>
            <w:tcBorders>
              <w:top w:val="nil"/>
              <w:left w:val="nil"/>
              <w:bottom w:val="single" w:sz="4" w:space="0" w:color="000000"/>
              <w:right w:val="nil"/>
            </w:tcBorders>
            <w:shd w:val="clear" w:color="auto" w:fill="auto"/>
            <w:noWrap/>
            <w:hideMark/>
          </w:tcPr>
          <w:p w14:paraId="089FB51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9.0</w:t>
            </w:r>
          </w:p>
        </w:tc>
        <w:tc>
          <w:tcPr>
            <w:tcW w:w="1008" w:type="dxa"/>
            <w:vMerge w:val="restart"/>
            <w:tcBorders>
              <w:top w:val="nil"/>
              <w:left w:val="nil"/>
              <w:bottom w:val="single" w:sz="4" w:space="0" w:color="000000"/>
              <w:right w:val="nil"/>
            </w:tcBorders>
            <w:shd w:val="clear" w:color="auto" w:fill="auto"/>
            <w:noWrap/>
            <w:hideMark/>
          </w:tcPr>
          <w:p w14:paraId="71F2EA2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transitional</w:t>
            </w:r>
          </w:p>
        </w:tc>
        <w:tc>
          <w:tcPr>
            <w:tcW w:w="1008" w:type="dxa"/>
            <w:vMerge w:val="restart"/>
            <w:tcBorders>
              <w:top w:val="nil"/>
              <w:left w:val="nil"/>
              <w:bottom w:val="single" w:sz="4" w:space="0" w:color="000000"/>
              <w:right w:val="nil"/>
            </w:tcBorders>
            <w:shd w:val="clear" w:color="auto" w:fill="auto"/>
            <w:noWrap/>
            <w:hideMark/>
          </w:tcPr>
          <w:p w14:paraId="0F0CC55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0.73</w:t>
            </w:r>
          </w:p>
        </w:tc>
        <w:tc>
          <w:tcPr>
            <w:tcW w:w="1152" w:type="dxa"/>
            <w:gridSpan w:val="2"/>
            <w:tcBorders>
              <w:top w:val="nil"/>
              <w:left w:val="nil"/>
              <w:bottom w:val="nil"/>
              <w:right w:val="nil"/>
            </w:tcBorders>
            <w:shd w:val="clear" w:color="auto" w:fill="auto"/>
            <w:noWrap/>
            <w:hideMark/>
          </w:tcPr>
          <w:p w14:paraId="77FC3E7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22F4AE6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1FD44DC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22.8</w:t>
            </w:r>
          </w:p>
        </w:tc>
        <w:tc>
          <w:tcPr>
            <w:tcW w:w="1368" w:type="dxa"/>
            <w:gridSpan w:val="2"/>
            <w:tcBorders>
              <w:top w:val="nil"/>
              <w:left w:val="nil"/>
              <w:bottom w:val="nil"/>
              <w:right w:val="nil"/>
            </w:tcBorders>
            <w:shd w:val="clear" w:color="auto" w:fill="auto"/>
            <w:noWrap/>
            <w:hideMark/>
          </w:tcPr>
          <w:p w14:paraId="2EB7F43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84.0</w:t>
            </w:r>
          </w:p>
        </w:tc>
        <w:tc>
          <w:tcPr>
            <w:tcW w:w="496" w:type="dxa"/>
            <w:tcBorders>
              <w:top w:val="nil"/>
              <w:left w:val="nil"/>
              <w:bottom w:val="nil"/>
              <w:right w:val="nil"/>
            </w:tcBorders>
            <w:shd w:val="clear" w:color="auto" w:fill="auto"/>
            <w:noWrap/>
            <w:hideMark/>
          </w:tcPr>
          <w:p w14:paraId="62212C5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7.85</w:t>
            </w:r>
          </w:p>
        </w:tc>
        <w:tc>
          <w:tcPr>
            <w:tcW w:w="1043" w:type="dxa"/>
            <w:gridSpan w:val="2"/>
            <w:tcBorders>
              <w:top w:val="nil"/>
              <w:left w:val="nil"/>
              <w:bottom w:val="nil"/>
              <w:right w:val="nil"/>
            </w:tcBorders>
            <w:shd w:val="clear" w:color="auto" w:fill="auto"/>
            <w:noWrap/>
            <w:hideMark/>
          </w:tcPr>
          <w:p w14:paraId="2DAFB6B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18.6</w:t>
            </w:r>
          </w:p>
        </w:tc>
        <w:tc>
          <w:tcPr>
            <w:tcW w:w="1440" w:type="dxa"/>
            <w:tcBorders>
              <w:top w:val="nil"/>
              <w:left w:val="nil"/>
              <w:bottom w:val="nil"/>
              <w:right w:val="nil"/>
            </w:tcBorders>
            <w:shd w:val="clear" w:color="auto" w:fill="auto"/>
            <w:noWrap/>
            <w:hideMark/>
          </w:tcPr>
          <w:p w14:paraId="4901568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779</w:t>
            </w:r>
          </w:p>
        </w:tc>
        <w:tc>
          <w:tcPr>
            <w:tcW w:w="809" w:type="dxa"/>
            <w:gridSpan w:val="2"/>
            <w:tcBorders>
              <w:top w:val="nil"/>
              <w:left w:val="nil"/>
              <w:bottom w:val="nil"/>
              <w:right w:val="nil"/>
            </w:tcBorders>
            <w:shd w:val="clear" w:color="auto" w:fill="auto"/>
            <w:noWrap/>
            <w:hideMark/>
          </w:tcPr>
          <w:p w14:paraId="5361874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1894</w:t>
            </w:r>
          </w:p>
        </w:tc>
        <w:tc>
          <w:tcPr>
            <w:tcW w:w="720" w:type="dxa"/>
            <w:tcBorders>
              <w:top w:val="nil"/>
              <w:left w:val="nil"/>
              <w:bottom w:val="nil"/>
              <w:right w:val="nil"/>
            </w:tcBorders>
            <w:shd w:val="clear" w:color="auto" w:fill="auto"/>
            <w:noWrap/>
            <w:hideMark/>
          </w:tcPr>
          <w:p w14:paraId="5F8EBF5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1490</w:t>
            </w:r>
          </w:p>
        </w:tc>
        <w:tc>
          <w:tcPr>
            <w:tcW w:w="720" w:type="dxa"/>
            <w:tcBorders>
              <w:top w:val="nil"/>
              <w:left w:val="nil"/>
              <w:bottom w:val="nil"/>
              <w:right w:val="nil"/>
            </w:tcBorders>
            <w:shd w:val="clear" w:color="auto" w:fill="auto"/>
            <w:noWrap/>
            <w:hideMark/>
          </w:tcPr>
          <w:p w14:paraId="02509BE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220</w:t>
            </w:r>
          </w:p>
        </w:tc>
      </w:tr>
      <w:tr w:rsidR="007032EA" w:rsidRPr="00E13EBC" w14:paraId="6EB3D819"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718DF62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6E286ED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2030E49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0EBDDDB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24EF175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035FFD8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8.0</w:t>
            </w:r>
          </w:p>
        </w:tc>
        <w:tc>
          <w:tcPr>
            <w:tcW w:w="1188" w:type="dxa"/>
            <w:gridSpan w:val="2"/>
            <w:tcBorders>
              <w:top w:val="nil"/>
              <w:left w:val="nil"/>
              <w:bottom w:val="single" w:sz="4" w:space="0" w:color="auto"/>
              <w:right w:val="nil"/>
            </w:tcBorders>
            <w:shd w:val="clear" w:color="auto" w:fill="auto"/>
            <w:noWrap/>
            <w:hideMark/>
          </w:tcPr>
          <w:p w14:paraId="148D634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17.1</w:t>
            </w:r>
          </w:p>
        </w:tc>
        <w:tc>
          <w:tcPr>
            <w:tcW w:w="1368" w:type="dxa"/>
            <w:gridSpan w:val="2"/>
            <w:tcBorders>
              <w:top w:val="nil"/>
              <w:left w:val="nil"/>
              <w:bottom w:val="single" w:sz="4" w:space="0" w:color="auto"/>
              <w:right w:val="nil"/>
            </w:tcBorders>
            <w:shd w:val="clear" w:color="auto" w:fill="auto"/>
            <w:noWrap/>
            <w:hideMark/>
          </w:tcPr>
          <w:p w14:paraId="0F27839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35.5</w:t>
            </w:r>
          </w:p>
        </w:tc>
        <w:tc>
          <w:tcPr>
            <w:tcW w:w="496" w:type="dxa"/>
            <w:tcBorders>
              <w:top w:val="nil"/>
              <w:left w:val="nil"/>
              <w:bottom w:val="single" w:sz="4" w:space="0" w:color="auto"/>
              <w:right w:val="nil"/>
            </w:tcBorders>
            <w:shd w:val="clear" w:color="auto" w:fill="auto"/>
            <w:noWrap/>
            <w:hideMark/>
          </w:tcPr>
          <w:p w14:paraId="79EF68E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7.39</w:t>
            </w:r>
          </w:p>
        </w:tc>
        <w:tc>
          <w:tcPr>
            <w:tcW w:w="1043" w:type="dxa"/>
            <w:gridSpan w:val="2"/>
            <w:tcBorders>
              <w:top w:val="nil"/>
              <w:left w:val="nil"/>
              <w:bottom w:val="single" w:sz="4" w:space="0" w:color="auto"/>
              <w:right w:val="nil"/>
            </w:tcBorders>
            <w:shd w:val="clear" w:color="auto" w:fill="auto"/>
            <w:noWrap/>
            <w:hideMark/>
          </w:tcPr>
          <w:p w14:paraId="70976EB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w:t>
            </w:r>
          </w:p>
        </w:tc>
        <w:tc>
          <w:tcPr>
            <w:tcW w:w="1440" w:type="dxa"/>
            <w:tcBorders>
              <w:top w:val="nil"/>
              <w:left w:val="nil"/>
              <w:bottom w:val="single" w:sz="4" w:space="0" w:color="auto"/>
              <w:right w:val="nil"/>
            </w:tcBorders>
            <w:shd w:val="clear" w:color="auto" w:fill="auto"/>
            <w:noWrap/>
            <w:hideMark/>
          </w:tcPr>
          <w:p w14:paraId="7C7EF00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387</w:t>
            </w:r>
          </w:p>
        </w:tc>
        <w:tc>
          <w:tcPr>
            <w:tcW w:w="809" w:type="dxa"/>
            <w:gridSpan w:val="2"/>
            <w:tcBorders>
              <w:top w:val="nil"/>
              <w:left w:val="nil"/>
              <w:bottom w:val="single" w:sz="4" w:space="0" w:color="auto"/>
              <w:right w:val="nil"/>
            </w:tcBorders>
            <w:shd w:val="clear" w:color="auto" w:fill="auto"/>
            <w:noWrap/>
            <w:hideMark/>
          </w:tcPr>
          <w:p w14:paraId="2CCBAB3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2076</w:t>
            </w:r>
          </w:p>
        </w:tc>
        <w:tc>
          <w:tcPr>
            <w:tcW w:w="720" w:type="dxa"/>
            <w:tcBorders>
              <w:top w:val="nil"/>
              <w:left w:val="nil"/>
              <w:bottom w:val="single" w:sz="4" w:space="0" w:color="auto"/>
              <w:right w:val="nil"/>
            </w:tcBorders>
            <w:shd w:val="clear" w:color="auto" w:fill="auto"/>
            <w:noWrap/>
            <w:hideMark/>
          </w:tcPr>
          <w:p w14:paraId="1C733E8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1510</w:t>
            </w:r>
          </w:p>
        </w:tc>
        <w:tc>
          <w:tcPr>
            <w:tcW w:w="720" w:type="dxa"/>
            <w:tcBorders>
              <w:top w:val="nil"/>
              <w:left w:val="nil"/>
              <w:bottom w:val="single" w:sz="4" w:space="0" w:color="auto"/>
              <w:right w:val="nil"/>
            </w:tcBorders>
            <w:shd w:val="clear" w:color="auto" w:fill="auto"/>
            <w:noWrap/>
            <w:hideMark/>
          </w:tcPr>
          <w:p w14:paraId="0C31D48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211</w:t>
            </w:r>
          </w:p>
        </w:tc>
      </w:tr>
      <w:tr w:rsidR="007032EA" w:rsidRPr="00E13EBC" w14:paraId="386F169D"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04761DB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T4</w:t>
            </w:r>
          </w:p>
        </w:tc>
        <w:tc>
          <w:tcPr>
            <w:tcW w:w="936" w:type="dxa"/>
            <w:vMerge w:val="restart"/>
            <w:tcBorders>
              <w:top w:val="nil"/>
              <w:left w:val="nil"/>
              <w:bottom w:val="single" w:sz="4" w:space="0" w:color="000000"/>
              <w:right w:val="nil"/>
            </w:tcBorders>
            <w:shd w:val="clear" w:color="auto" w:fill="auto"/>
            <w:noWrap/>
            <w:hideMark/>
          </w:tcPr>
          <w:p w14:paraId="425F897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10.0</w:t>
            </w:r>
          </w:p>
        </w:tc>
        <w:tc>
          <w:tcPr>
            <w:tcW w:w="1008" w:type="dxa"/>
            <w:vMerge w:val="restart"/>
            <w:tcBorders>
              <w:top w:val="nil"/>
              <w:left w:val="nil"/>
              <w:bottom w:val="single" w:sz="4" w:space="0" w:color="000000"/>
              <w:right w:val="nil"/>
            </w:tcBorders>
            <w:shd w:val="clear" w:color="auto" w:fill="auto"/>
            <w:noWrap/>
            <w:hideMark/>
          </w:tcPr>
          <w:p w14:paraId="66288D3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transitional</w:t>
            </w:r>
          </w:p>
        </w:tc>
        <w:tc>
          <w:tcPr>
            <w:tcW w:w="1008" w:type="dxa"/>
            <w:vMerge w:val="restart"/>
            <w:tcBorders>
              <w:top w:val="nil"/>
              <w:left w:val="nil"/>
              <w:bottom w:val="single" w:sz="4" w:space="0" w:color="000000"/>
              <w:right w:val="nil"/>
            </w:tcBorders>
            <w:shd w:val="clear" w:color="auto" w:fill="auto"/>
            <w:noWrap/>
            <w:hideMark/>
          </w:tcPr>
          <w:p w14:paraId="3CBE56A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0.53</w:t>
            </w:r>
          </w:p>
        </w:tc>
        <w:tc>
          <w:tcPr>
            <w:tcW w:w="1152" w:type="dxa"/>
            <w:gridSpan w:val="2"/>
            <w:tcBorders>
              <w:top w:val="nil"/>
              <w:left w:val="nil"/>
              <w:bottom w:val="nil"/>
              <w:right w:val="nil"/>
            </w:tcBorders>
            <w:shd w:val="clear" w:color="auto" w:fill="auto"/>
            <w:noWrap/>
            <w:hideMark/>
          </w:tcPr>
          <w:p w14:paraId="6D0F8FD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090F4F3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2B5F4F9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20.4</w:t>
            </w:r>
          </w:p>
        </w:tc>
        <w:tc>
          <w:tcPr>
            <w:tcW w:w="1368" w:type="dxa"/>
            <w:gridSpan w:val="2"/>
            <w:tcBorders>
              <w:top w:val="nil"/>
              <w:left w:val="nil"/>
              <w:bottom w:val="nil"/>
              <w:right w:val="nil"/>
            </w:tcBorders>
            <w:shd w:val="clear" w:color="auto" w:fill="auto"/>
            <w:noWrap/>
            <w:hideMark/>
          </w:tcPr>
          <w:p w14:paraId="027D46C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108.7</w:t>
            </w:r>
          </w:p>
        </w:tc>
        <w:tc>
          <w:tcPr>
            <w:tcW w:w="496" w:type="dxa"/>
            <w:tcBorders>
              <w:top w:val="nil"/>
              <w:left w:val="nil"/>
              <w:bottom w:val="nil"/>
              <w:right w:val="nil"/>
            </w:tcBorders>
            <w:shd w:val="clear" w:color="auto" w:fill="auto"/>
            <w:noWrap/>
            <w:hideMark/>
          </w:tcPr>
          <w:p w14:paraId="1B11CC0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8.29</w:t>
            </w:r>
          </w:p>
        </w:tc>
        <w:tc>
          <w:tcPr>
            <w:tcW w:w="1043" w:type="dxa"/>
            <w:gridSpan w:val="2"/>
            <w:tcBorders>
              <w:top w:val="nil"/>
              <w:left w:val="nil"/>
              <w:bottom w:val="nil"/>
              <w:right w:val="nil"/>
            </w:tcBorders>
            <w:shd w:val="clear" w:color="auto" w:fill="auto"/>
            <w:noWrap/>
            <w:hideMark/>
          </w:tcPr>
          <w:p w14:paraId="14CC690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30.4</w:t>
            </w:r>
          </w:p>
        </w:tc>
        <w:tc>
          <w:tcPr>
            <w:tcW w:w="1440" w:type="dxa"/>
            <w:tcBorders>
              <w:top w:val="nil"/>
              <w:left w:val="nil"/>
              <w:bottom w:val="nil"/>
              <w:right w:val="nil"/>
            </w:tcBorders>
            <w:shd w:val="clear" w:color="auto" w:fill="auto"/>
            <w:noWrap/>
            <w:hideMark/>
          </w:tcPr>
          <w:p w14:paraId="00E53B0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2333</w:t>
            </w:r>
          </w:p>
        </w:tc>
        <w:tc>
          <w:tcPr>
            <w:tcW w:w="809" w:type="dxa"/>
            <w:gridSpan w:val="2"/>
            <w:tcBorders>
              <w:top w:val="nil"/>
              <w:left w:val="nil"/>
              <w:bottom w:val="nil"/>
              <w:right w:val="nil"/>
            </w:tcBorders>
            <w:shd w:val="clear" w:color="auto" w:fill="auto"/>
            <w:noWrap/>
            <w:hideMark/>
          </w:tcPr>
          <w:p w14:paraId="751587E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2184</w:t>
            </w:r>
          </w:p>
        </w:tc>
        <w:tc>
          <w:tcPr>
            <w:tcW w:w="720" w:type="dxa"/>
            <w:tcBorders>
              <w:top w:val="nil"/>
              <w:left w:val="nil"/>
              <w:bottom w:val="nil"/>
              <w:right w:val="nil"/>
            </w:tcBorders>
            <w:shd w:val="clear" w:color="auto" w:fill="auto"/>
            <w:noWrap/>
            <w:hideMark/>
          </w:tcPr>
          <w:p w14:paraId="560C84E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1490</w:t>
            </w:r>
          </w:p>
        </w:tc>
        <w:tc>
          <w:tcPr>
            <w:tcW w:w="720" w:type="dxa"/>
            <w:tcBorders>
              <w:top w:val="nil"/>
              <w:left w:val="nil"/>
              <w:bottom w:val="nil"/>
              <w:right w:val="nil"/>
            </w:tcBorders>
            <w:shd w:val="clear" w:color="auto" w:fill="auto"/>
            <w:noWrap/>
            <w:hideMark/>
          </w:tcPr>
          <w:p w14:paraId="3952CC2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199</w:t>
            </w:r>
          </w:p>
        </w:tc>
      </w:tr>
      <w:tr w:rsidR="007032EA" w:rsidRPr="00E13EBC" w14:paraId="490FAC31"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18C3571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18F0968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60CA661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4FBC80E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0DA9653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369C1C1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9.0</w:t>
            </w:r>
          </w:p>
        </w:tc>
        <w:tc>
          <w:tcPr>
            <w:tcW w:w="1188" w:type="dxa"/>
            <w:gridSpan w:val="2"/>
            <w:tcBorders>
              <w:top w:val="nil"/>
              <w:left w:val="nil"/>
              <w:bottom w:val="single" w:sz="4" w:space="0" w:color="auto"/>
              <w:right w:val="nil"/>
            </w:tcBorders>
            <w:shd w:val="clear" w:color="auto" w:fill="auto"/>
            <w:noWrap/>
            <w:hideMark/>
          </w:tcPr>
          <w:p w14:paraId="1DEF3C0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16.8</w:t>
            </w:r>
          </w:p>
        </w:tc>
        <w:tc>
          <w:tcPr>
            <w:tcW w:w="1368" w:type="dxa"/>
            <w:gridSpan w:val="2"/>
            <w:tcBorders>
              <w:top w:val="nil"/>
              <w:left w:val="nil"/>
              <w:bottom w:val="single" w:sz="4" w:space="0" w:color="auto"/>
              <w:right w:val="nil"/>
            </w:tcBorders>
            <w:shd w:val="clear" w:color="auto" w:fill="auto"/>
            <w:noWrap/>
            <w:hideMark/>
          </w:tcPr>
          <w:p w14:paraId="7DDFD5C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31.7</w:t>
            </w:r>
          </w:p>
        </w:tc>
        <w:tc>
          <w:tcPr>
            <w:tcW w:w="496" w:type="dxa"/>
            <w:tcBorders>
              <w:top w:val="nil"/>
              <w:left w:val="nil"/>
              <w:bottom w:val="single" w:sz="4" w:space="0" w:color="auto"/>
              <w:right w:val="nil"/>
            </w:tcBorders>
            <w:shd w:val="clear" w:color="auto" w:fill="auto"/>
            <w:noWrap/>
            <w:hideMark/>
          </w:tcPr>
          <w:p w14:paraId="0F19145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7.39</w:t>
            </w:r>
          </w:p>
        </w:tc>
        <w:tc>
          <w:tcPr>
            <w:tcW w:w="1043" w:type="dxa"/>
            <w:gridSpan w:val="2"/>
            <w:tcBorders>
              <w:top w:val="nil"/>
              <w:left w:val="nil"/>
              <w:bottom w:val="single" w:sz="4" w:space="0" w:color="auto"/>
              <w:right w:val="nil"/>
            </w:tcBorders>
            <w:shd w:val="clear" w:color="auto" w:fill="auto"/>
            <w:noWrap/>
            <w:hideMark/>
          </w:tcPr>
          <w:p w14:paraId="502D96A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5.4</w:t>
            </w:r>
          </w:p>
        </w:tc>
        <w:tc>
          <w:tcPr>
            <w:tcW w:w="1440" w:type="dxa"/>
            <w:tcBorders>
              <w:top w:val="nil"/>
              <w:left w:val="nil"/>
              <w:bottom w:val="single" w:sz="4" w:space="0" w:color="auto"/>
              <w:right w:val="nil"/>
            </w:tcBorders>
            <w:shd w:val="clear" w:color="auto" w:fill="auto"/>
            <w:noWrap/>
            <w:hideMark/>
          </w:tcPr>
          <w:p w14:paraId="7FFA8BF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436</w:t>
            </w:r>
          </w:p>
        </w:tc>
        <w:tc>
          <w:tcPr>
            <w:tcW w:w="809" w:type="dxa"/>
            <w:gridSpan w:val="2"/>
            <w:tcBorders>
              <w:top w:val="nil"/>
              <w:left w:val="nil"/>
              <w:bottom w:val="single" w:sz="4" w:space="0" w:color="auto"/>
              <w:right w:val="nil"/>
            </w:tcBorders>
            <w:shd w:val="clear" w:color="auto" w:fill="auto"/>
            <w:noWrap/>
            <w:hideMark/>
          </w:tcPr>
          <w:p w14:paraId="49D78A9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2091</w:t>
            </w:r>
          </w:p>
        </w:tc>
        <w:tc>
          <w:tcPr>
            <w:tcW w:w="720" w:type="dxa"/>
            <w:tcBorders>
              <w:top w:val="nil"/>
              <w:left w:val="nil"/>
              <w:bottom w:val="single" w:sz="4" w:space="0" w:color="auto"/>
              <w:right w:val="nil"/>
            </w:tcBorders>
            <w:shd w:val="clear" w:color="auto" w:fill="auto"/>
            <w:noWrap/>
            <w:hideMark/>
          </w:tcPr>
          <w:p w14:paraId="6CEDC92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1490</w:t>
            </w:r>
          </w:p>
        </w:tc>
        <w:tc>
          <w:tcPr>
            <w:tcW w:w="720" w:type="dxa"/>
            <w:tcBorders>
              <w:top w:val="nil"/>
              <w:left w:val="nil"/>
              <w:bottom w:val="single" w:sz="4" w:space="0" w:color="auto"/>
              <w:right w:val="nil"/>
            </w:tcBorders>
            <w:shd w:val="clear" w:color="auto" w:fill="auto"/>
            <w:noWrap/>
            <w:hideMark/>
          </w:tcPr>
          <w:p w14:paraId="794AE3B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216</w:t>
            </w:r>
          </w:p>
        </w:tc>
      </w:tr>
      <w:tr w:rsidR="007032EA" w:rsidRPr="00E13EBC" w14:paraId="7A6DC063" w14:textId="77777777" w:rsidTr="00B421B9">
        <w:trPr>
          <w:gridAfter w:val="1"/>
          <w:wAfter w:w="218" w:type="dxa"/>
          <w:trHeight w:val="202"/>
        </w:trPr>
        <w:tc>
          <w:tcPr>
            <w:tcW w:w="864" w:type="dxa"/>
            <w:vMerge w:val="restart"/>
            <w:tcBorders>
              <w:top w:val="nil"/>
              <w:left w:val="nil"/>
              <w:bottom w:val="single" w:sz="8" w:space="0" w:color="000000"/>
              <w:right w:val="nil"/>
            </w:tcBorders>
            <w:shd w:val="clear" w:color="auto" w:fill="auto"/>
            <w:noWrap/>
            <w:hideMark/>
          </w:tcPr>
          <w:p w14:paraId="794DA83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T5</w:t>
            </w:r>
          </w:p>
        </w:tc>
        <w:tc>
          <w:tcPr>
            <w:tcW w:w="936" w:type="dxa"/>
            <w:vMerge w:val="restart"/>
            <w:tcBorders>
              <w:top w:val="nil"/>
              <w:left w:val="nil"/>
              <w:bottom w:val="single" w:sz="8" w:space="0" w:color="000000"/>
              <w:right w:val="nil"/>
            </w:tcBorders>
            <w:shd w:val="clear" w:color="auto" w:fill="auto"/>
            <w:noWrap/>
            <w:hideMark/>
          </w:tcPr>
          <w:p w14:paraId="333C479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11.0</w:t>
            </w:r>
          </w:p>
        </w:tc>
        <w:tc>
          <w:tcPr>
            <w:tcW w:w="1008" w:type="dxa"/>
            <w:vMerge w:val="restart"/>
            <w:tcBorders>
              <w:top w:val="nil"/>
              <w:left w:val="nil"/>
              <w:bottom w:val="single" w:sz="8" w:space="0" w:color="000000"/>
              <w:right w:val="nil"/>
            </w:tcBorders>
            <w:shd w:val="clear" w:color="auto" w:fill="auto"/>
            <w:noWrap/>
            <w:hideMark/>
          </w:tcPr>
          <w:p w14:paraId="2A922EA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transitional</w:t>
            </w:r>
          </w:p>
        </w:tc>
        <w:tc>
          <w:tcPr>
            <w:tcW w:w="1008" w:type="dxa"/>
            <w:vMerge w:val="restart"/>
            <w:tcBorders>
              <w:top w:val="nil"/>
              <w:left w:val="nil"/>
              <w:bottom w:val="single" w:sz="8" w:space="0" w:color="000000"/>
              <w:right w:val="nil"/>
            </w:tcBorders>
            <w:shd w:val="clear" w:color="auto" w:fill="auto"/>
            <w:noWrap/>
            <w:hideMark/>
          </w:tcPr>
          <w:p w14:paraId="4514F0F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0.80</w:t>
            </w:r>
          </w:p>
        </w:tc>
        <w:tc>
          <w:tcPr>
            <w:tcW w:w="1152" w:type="dxa"/>
            <w:gridSpan w:val="2"/>
            <w:tcBorders>
              <w:top w:val="nil"/>
              <w:left w:val="nil"/>
              <w:bottom w:val="nil"/>
              <w:right w:val="nil"/>
            </w:tcBorders>
            <w:shd w:val="clear" w:color="auto" w:fill="auto"/>
            <w:noWrap/>
            <w:hideMark/>
          </w:tcPr>
          <w:p w14:paraId="4F6C4EC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0917F4F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771DE0E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19.8</w:t>
            </w:r>
          </w:p>
        </w:tc>
        <w:tc>
          <w:tcPr>
            <w:tcW w:w="1368" w:type="dxa"/>
            <w:gridSpan w:val="2"/>
            <w:tcBorders>
              <w:top w:val="nil"/>
              <w:left w:val="nil"/>
              <w:bottom w:val="nil"/>
              <w:right w:val="nil"/>
            </w:tcBorders>
            <w:shd w:val="clear" w:color="auto" w:fill="auto"/>
            <w:noWrap/>
            <w:hideMark/>
          </w:tcPr>
          <w:p w14:paraId="5048EB3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85.5</w:t>
            </w:r>
          </w:p>
        </w:tc>
        <w:tc>
          <w:tcPr>
            <w:tcW w:w="496" w:type="dxa"/>
            <w:tcBorders>
              <w:top w:val="nil"/>
              <w:left w:val="nil"/>
              <w:bottom w:val="nil"/>
              <w:right w:val="nil"/>
            </w:tcBorders>
            <w:shd w:val="clear" w:color="auto" w:fill="auto"/>
            <w:noWrap/>
            <w:hideMark/>
          </w:tcPr>
          <w:p w14:paraId="1874379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8.12</w:t>
            </w:r>
          </w:p>
        </w:tc>
        <w:tc>
          <w:tcPr>
            <w:tcW w:w="1043" w:type="dxa"/>
            <w:gridSpan w:val="2"/>
            <w:tcBorders>
              <w:top w:val="nil"/>
              <w:left w:val="nil"/>
              <w:bottom w:val="nil"/>
              <w:right w:val="nil"/>
            </w:tcBorders>
            <w:shd w:val="clear" w:color="auto" w:fill="auto"/>
            <w:noWrap/>
            <w:hideMark/>
          </w:tcPr>
          <w:p w14:paraId="3D85151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16.4</w:t>
            </w:r>
          </w:p>
        </w:tc>
        <w:tc>
          <w:tcPr>
            <w:tcW w:w="1440" w:type="dxa"/>
            <w:tcBorders>
              <w:top w:val="nil"/>
              <w:left w:val="nil"/>
              <w:bottom w:val="nil"/>
              <w:right w:val="nil"/>
            </w:tcBorders>
            <w:shd w:val="clear" w:color="auto" w:fill="auto"/>
            <w:noWrap/>
            <w:hideMark/>
          </w:tcPr>
          <w:p w14:paraId="3587C60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1068</w:t>
            </w:r>
          </w:p>
        </w:tc>
        <w:tc>
          <w:tcPr>
            <w:tcW w:w="809" w:type="dxa"/>
            <w:gridSpan w:val="2"/>
            <w:tcBorders>
              <w:top w:val="nil"/>
              <w:left w:val="nil"/>
              <w:bottom w:val="nil"/>
              <w:right w:val="nil"/>
            </w:tcBorders>
            <w:shd w:val="clear" w:color="auto" w:fill="auto"/>
            <w:noWrap/>
            <w:hideMark/>
          </w:tcPr>
          <w:p w14:paraId="34C5329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1954</w:t>
            </w:r>
          </w:p>
        </w:tc>
        <w:tc>
          <w:tcPr>
            <w:tcW w:w="720" w:type="dxa"/>
            <w:tcBorders>
              <w:top w:val="nil"/>
              <w:left w:val="nil"/>
              <w:bottom w:val="nil"/>
              <w:right w:val="nil"/>
            </w:tcBorders>
            <w:shd w:val="clear" w:color="auto" w:fill="auto"/>
            <w:noWrap/>
            <w:hideMark/>
          </w:tcPr>
          <w:p w14:paraId="0C31C2B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1400</w:t>
            </w:r>
          </w:p>
        </w:tc>
        <w:tc>
          <w:tcPr>
            <w:tcW w:w="720" w:type="dxa"/>
            <w:tcBorders>
              <w:top w:val="nil"/>
              <w:left w:val="nil"/>
              <w:bottom w:val="nil"/>
              <w:right w:val="nil"/>
            </w:tcBorders>
            <w:shd w:val="clear" w:color="auto" w:fill="auto"/>
            <w:noWrap/>
            <w:hideMark/>
          </w:tcPr>
          <w:p w14:paraId="6C07986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194</w:t>
            </w:r>
          </w:p>
        </w:tc>
      </w:tr>
      <w:tr w:rsidR="007032EA" w:rsidRPr="00E13EBC" w14:paraId="2DFAEAB6" w14:textId="77777777" w:rsidTr="00B421B9">
        <w:trPr>
          <w:gridAfter w:val="1"/>
          <w:wAfter w:w="218" w:type="dxa"/>
          <w:trHeight w:val="202"/>
        </w:trPr>
        <w:tc>
          <w:tcPr>
            <w:tcW w:w="864" w:type="dxa"/>
            <w:vMerge/>
            <w:tcBorders>
              <w:top w:val="nil"/>
              <w:left w:val="nil"/>
              <w:bottom w:val="single" w:sz="8" w:space="0" w:color="000000"/>
              <w:right w:val="nil"/>
            </w:tcBorders>
            <w:hideMark/>
          </w:tcPr>
          <w:p w14:paraId="5F7A9F9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8" w:space="0" w:color="000000"/>
              <w:right w:val="nil"/>
            </w:tcBorders>
            <w:hideMark/>
          </w:tcPr>
          <w:p w14:paraId="7E49F11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8" w:space="0" w:color="000000"/>
              <w:right w:val="nil"/>
            </w:tcBorders>
            <w:hideMark/>
          </w:tcPr>
          <w:p w14:paraId="75B231B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8" w:space="0" w:color="000000"/>
              <w:right w:val="nil"/>
            </w:tcBorders>
            <w:hideMark/>
          </w:tcPr>
          <w:p w14:paraId="502AA5E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8" w:space="0" w:color="auto"/>
              <w:right w:val="nil"/>
            </w:tcBorders>
            <w:shd w:val="clear" w:color="auto" w:fill="auto"/>
            <w:noWrap/>
            <w:hideMark/>
          </w:tcPr>
          <w:p w14:paraId="0F2A859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8" w:space="0" w:color="auto"/>
              <w:right w:val="nil"/>
            </w:tcBorders>
            <w:shd w:val="clear" w:color="auto" w:fill="auto"/>
            <w:noWrap/>
            <w:hideMark/>
          </w:tcPr>
          <w:p w14:paraId="6D53344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10.0</w:t>
            </w:r>
          </w:p>
        </w:tc>
        <w:tc>
          <w:tcPr>
            <w:tcW w:w="1188" w:type="dxa"/>
            <w:gridSpan w:val="2"/>
            <w:tcBorders>
              <w:top w:val="nil"/>
              <w:left w:val="nil"/>
              <w:bottom w:val="single" w:sz="8" w:space="0" w:color="auto"/>
              <w:right w:val="nil"/>
            </w:tcBorders>
            <w:shd w:val="clear" w:color="auto" w:fill="auto"/>
            <w:noWrap/>
            <w:hideMark/>
          </w:tcPr>
          <w:p w14:paraId="2C08E2B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16.9</w:t>
            </w:r>
          </w:p>
        </w:tc>
        <w:tc>
          <w:tcPr>
            <w:tcW w:w="1368" w:type="dxa"/>
            <w:gridSpan w:val="2"/>
            <w:tcBorders>
              <w:top w:val="nil"/>
              <w:left w:val="nil"/>
              <w:bottom w:val="single" w:sz="8" w:space="0" w:color="auto"/>
              <w:right w:val="nil"/>
            </w:tcBorders>
            <w:shd w:val="clear" w:color="auto" w:fill="auto"/>
            <w:noWrap/>
            <w:hideMark/>
          </w:tcPr>
          <w:p w14:paraId="6BEDF0A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31.5</w:t>
            </w:r>
          </w:p>
        </w:tc>
        <w:tc>
          <w:tcPr>
            <w:tcW w:w="496" w:type="dxa"/>
            <w:tcBorders>
              <w:top w:val="nil"/>
              <w:left w:val="nil"/>
              <w:bottom w:val="single" w:sz="8" w:space="0" w:color="auto"/>
              <w:right w:val="nil"/>
            </w:tcBorders>
            <w:shd w:val="clear" w:color="auto" w:fill="auto"/>
            <w:noWrap/>
            <w:hideMark/>
          </w:tcPr>
          <w:p w14:paraId="2236FC2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7.36</w:t>
            </w:r>
          </w:p>
        </w:tc>
        <w:tc>
          <w:tcPr>
            <w:tcW w:w="1043" w:type="dxa"/>
            <w:gridSpan w:val="2"/>
            <w:tcBorders>
              <w:top w:val="nil"/>
              <w:left w:val="nil"/>
              <w:bottom w:val="single" w:sz="8" w:space="0" w:color="auto"/>
              <w:right w:val="nil"/>
            </w:tcBorders>
            <w:shd w:val="clear" w:color="auto" w:fill="auto"/>
            <w:noWrap/>
            <w:hideMark/>
          </w:tcPr>
          <w:p w14:paraId="3274662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w:t>
            </w:r>
          </w:p>
        </w:tc>
        <w:tc>
          <w:tcPr>
            <w:tcW w:w="1440" w:type="dxa"/>
            <w:tcBorders>
              <w:top w:val="nil"/>
              <w:left w:val="nil"/>
              <w:bottom w:val="single" w:sz="8" w:space="0" w:color="auto"/>
              <w:right w:val="nil"/>
            </w:tcBorders>
            <w:shd w:val="clear" w:color="auto" w:fill="auto"/>
            <w:noWrap/>
            <w:hideMark/>
          </w:tcPr>
          <w:p w14:paraId="36805F1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286</w:t>
            </w:r>
          </w:p>
        </w:tc>
        <w:tc>
          <w:tcPr>
            <w:tcW w:w="809" w:type="dxa"/>
            <w:gridSpan w:val="2"/>
            <w:tcBorders>
              <w:top w:val="nil"/>
              <w:left w:val="nil"/>
              <w:bottom w:val="single" w:sz="8" w:space="0" w:color="auto"/>
              <w:right w:val="nil"/>
            </w:tcBorders>
            <w:shd w:val="clear" w:color="auto" w:fill="auto"/>
            <w:noWrap/>
            <w:hideMark/>
          </w:tcPr>
          <w:p w14:paraId="75CC6BD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2140</w:t>
            </w:r>
          </w:p>
        </w:tc>
        <w:tc>
          <w:tcPr>
            <w:tcW w:w="720" w:type="dxa"/>
            <w:tcBorders>
              <w:top w:val="nil"/>
              <w:left w:val="nil"/>
              <w:bottom w:val="single" w:sz="8" w:space="0" w:color="auto"/>
              <w:right w:val="nil"/>
            </w:tcBorders>
            <w:shd w:val="clear" w:color="auto" w:fill="auto"/>
            <w:noWrap/>
            <w:hideMark/>
          </w:tcPr>
          <w:p w14:paraId="3E51EE5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1520</w:t>
            </w:r>
          </w:p>
        </w:tc>
        <w:tc>
          <w:tcPr>
            <w:tcW w:w="720" w:type="dxa"/>
            <w:tcBorders>
              <w:top w:val="nil"/>
              <w:left w:val="nil"/>
              <w:bottom w:val="single" w:sz="8" w:space="0" w:color="auto"/>
              <w:right w:val="nil"/>
            </w:tcBorders>
            <w:shd w:val="clear" w:color="auto" w:fill="auto"/>
            <w:noWrap/>
            <w:hideMark/>
          </w:tcPr>
          <w:p w14:paraId="6830AA1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220</w:t>
            </w:r>
          </w:p>
        </w:tc>
      </w:tr>
      <w:tr w:rsidR="007032EA" w:rsidRPr="00E13EBC" w14:paraId="7512EEEE"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0E0B093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L1</w:t>
            </w:r>
          </w:p>
        </w:tc>
        <w:tc>
          <w:tcPr>
            <w:tcW w:w="936" w:type="dxa"/>
            <w:vMerge w:val="restart"/>
            <w:tcBorders>
              <w:top w:val="nil"/>
              <w:left w:val="nil"/>
              <w:bottom w:val="single" w:sz="4" w:space="0" w:color="000000"/>
              <w:right w:val="nil"/>
            </w:tcBorders>
            <w:shd w:val="clear" w:color="auto" w:fill="auto"/>
            <w:noWrap/>
            <w:hideMark/>
          </w:tcPr>
          <w:p w14:paraId="586DF05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12.0</w:t>
            </w:r>
          </w:p>
        </w:tc>
        <w:tc>
          <w:tcPr>
            <w:tcW w:w="1008" w:type="dxa"/>
            <w:vMerge w:val="restart"/>
            <w:tcBorders>
              <w:top w:val="nil"/>
              <w:left w:val="nil"/>
              <w:bottom w:val="single" w:sz="4" w:space="0" w:color="000000"/>
              <w:right w:val="nil"/>
            </w:tcBorders>
            <w:shd w:val="clear" w:color="auto" w:fill="auto"/>
            <w:noWrap/>
            <w:hideMark/>
          </w:tcPr>
          <w:p w14:paraId="0CAA975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lacustrine</w:t>
            </w:r>
          </w:p>
        </w:tc>
        <w:tc>
          <w:tcPr>
            <w:tcW w:w="1008" w:type="dxa"/>
            <w:vMerge w:val="restart"/>
            <w:tcBorders>
              <w:top w:val="nil"/>
              <w:left w:val="nil"/>
              <w:bottom w:val="single" w:sz="4" w:space="0" w:color="000000"/>
              <w:right w:val="nil"/>
            </w:tcBorders>
            <w:shd w:val="clear" w:color="auto" w:fill="auto"/>
            <w:noWrap/>
            <w:hideMark/>
          </w:tcPr>
          <w:p w14:paraId="077BEA7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0.60</w:t>
            </w:r>
          </w:p>
        </w:tc>
        <w:tc>
          <w:tcPr>
            <w:tcW w:w="1152" w:type="dxa"/>
            <w:gridSpan w:val="2"/>
            <w:tcBorders>
              <w:top w:val="nil"/>
              <w:left w:val="nil"/>
              <w:bottom w:val="nil"/>
              <w:right w:val="nil"/>
            </w:tcBorders>
            <w:shd w:val="clear" w:color="auto" w:fill="auto"/>
            <w:noWrap/>
            <w:hideMark/>
          </w:tcPr>
          <w:p w14:paraId="37DEFAF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004E11B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4E09B63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21.4</w:t>
            </w:r>
          </w:p>
        </w:tc>
        <w:tc>
          <w:tcPr>
            <w:tcW w:w="1368" w:type="dxa"/>
            <w:gridSpan w:val="2"/>
            <w:tcBorders>
              <w:top w:val="nil"/>
              <w:left w:val="nil"/>
              <w:bottom w:val="nil"/>
              <w:right w:val="nil"/>
            </w:tcBorders>
            <w:shd w:val="clear" w:color="auto" w:fill="auto"/>
            <w:noWrap/>
            <w:hideMark/>
          </w:tcPr>
          <w:p w14:paraId="659FA8E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122.4</w:t>
            </w:r>
          </w:p>
        </w:tc>
        <w:tc>
          <w:tcPr>
            <w:tcW w:w="496" w:type="dxa"/>
            <w:tcBorders>
              <w:top w:val="nil"/>
              <w:left w:val="nil"/>
              <w:bottom w:val="nil"/>
              <w:right w:val="nil"/>
            </w:tcBorders>
            <w:shd w:val="clear" w:color="auto" w:fill="auto"/>
            <w:noWrap/>
            <w:hideMark/>
          </w:tcPr>
          <w:p w14:paraId="391EAC9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8.78</w:t>
            </w:r>
          </w:p>
        </w:tc>
        <w:tc>
          <w:tcPr>
            <w:tcW w:w="1043" w:type="dxa"/>
            <w:gridSpan w:val="2"/>
            <w:tcBorders>
              <w:top w:val="nil"/>
              <w:left w:val="nil"/>
              <w:bottom w:val="nil"/>
              <w:right w:val="nil"/>
            </w:tcBorders>
            <w:shd w:val="clear" w:color="auto" w:fill="auto"/>
            <w:noWrap/>
            <w:hideMark/>
          </w:tcPr>
          <w:p w14:paraId="68D0B39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29.2</w:t>
            </w:r>
          </w:p>
        </w:tc>
        <w:tc>
          <w:tcPr>
            <w:tcW w:w="1440" w:type="dxa"/>
            <w:tcBorders>
              <w:top w:val="nil"/>
              <w:left w:val="nil"/>
              <w:bottom w:val="nil"/>
              <w:right w:val="nil"/>
            </w:tcBorders>
            <w:shd w:val="clear" w:color="auto" w:fill="auto"/>
            <w:noWrap/>
            <w:hideMark/>
          </w:tcPr>
          <w:p w14:paraId="2986764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3620</w:t>
            </w:r>
          </w:p>
        </w:tc>
        <w:tc>
          <w:tcPr>
            <w:tcW w:w="809" w:type="dxa"/>
            <w:gridSpan w:val="2"/>
            <w:tcBorders>
              <w:top w:val="nil"/>
              <w:left w:val="nil"/>
              <w:bottom w:val="nil"/>
              <w:right w:val="nil"/>
            </w:tcBorders>
            <w:shd w:val="clear" w:color="auto" w:fill="auto"/>
            <w:noWrap/>
            <w:hideMark/>
          </w:tcPr>
          <w:p w14:paraId="26756EF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1983</w:t>
            </w:r>
          </w:p>
        </w:tc>
        <w:tc>
          <w:tcPr>
            <w:tcW w:w="720" w:type="dxa"/>
            <w:tcBorders>
              <w:top w:val="nil"/>
              <w:left w:val="nil"/>
              <w:bottom w:val="nil"/>
              <w:right w:val="nil"/>
            </w:tcBorders>
            <w:shd w:val="clear" w:color="auto" w:fill="auto"/>
            <w:noWrap/>
            <w:hideMark/>
          </w:tcPr>
          <w:p w14:paraId="022FEC4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1380</w:t>
            </w:r>
          </w:p>
        </w:tc>
        <w:tc>
          <w:tcPr>
            <w:tcW w:w="720" w:type="dxa"/>
            <w:tcBorders>
              <w:top w:val="nil"/>
              <w:left w:val="nil"/>
              <w:bottom w:val="nil"/>
              <w:right w:val="nil"/>
            </w:tcBorders>
            <w:shd w:val="clear" w:color="auto" w:fill="auto"/>
            <w:noWrap/>
            <w:hideMark/>
          </w:tcPr>
          <w:p w14:paraId="0387354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166</w:t>
            </w:r>
          </w:p>
        </w:tc>
      </w:tr>
      <w:tr w:rsidR="007032EA" w:rsidRPr="00E13EBC" w14:paraId="255F4406"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72651C0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2BF0578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3E5A0DE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1FD39A6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13D637B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1C23E4A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10.5</w:t>
            </w:r>
          </w:p>
        </w:tc>
        <w:tc>
          <w:tcPr>
            <w:tcW w:w="1188" w:type="dxa"/>
            <w:gridSpan w:val="2"/>
            <w:tcBorders>
              <w:top w:val="nil"/>
              <w:left w:val="nil"/>
              <w:bottom w:val="single" w:sz="4" w:space="0" w:color="auto"/>
              <w:right w:val="nil"/>
            </w:tcBorders>
            <w:shd w:val="clear" w:color="auto" w:fill="auto"/>
            <w:noWrap/>
            <w:hideMark/>
          </w:tcPr>
          <w:p w14:paraId="2806F87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16.7</w:t>
            </w:r>
          </w:p>
        </w:tc>
        <w:tc>
          <w:tcPr>
            <w:tcW w:w="1368" w:type="dxa"/>
            <w:gridSpan w:val="2"/>
            <w:tcBorders>
              <w:top w:val="nil"/>
              <w:left w:val="nil"/>
              <w:bottom w:val="single" w:sz="4" w:space="0" w:color="auto"/>
              <w:right w:val="nil"/>
            </w:tcBorders>
            <w:shd w:val="clear" w:color="auto" w:fill="auto"/>
            <w:noWrap/>
            <w:hideMark/>
          </w:tcPr>
          <w:p w14:paraId="2E75B58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30.4</w:t>
            </w:r>
          </w:p>
        </w:tc>
        <w:tc>
          <w:tcPr>
            <w:tcW w:w="496" w:type="dxa"/>
            <w:tcBorders>
              <w:top w:val="nil"/>
              <w:left w:val="nil"/>
              <w:bottom w:val="single" w:sz="4" w:space="0" w:color="auto"/>
              <w:right w:val="nil"/>
            </w:tcBorders>
            <w:shd w:val="clear" w:color="auto" w:fill="auto"/>
            <w:noWrap/>
            <w:hideMark/>
          </w:tcPr>
          <w:p w14:paraId="74C1076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7.15</w:t>
            </w:r>
          </w:p>
        </w:tc>
        <w:tc>
          <w:tcPr>
            <w:tcW w:w="1043" w:type="dxa"/>
            <w:gridSpan w:val="2"/>
            <w:tcBorders>
              <w:top w:val="nil"/>
              <w:left w:val="nil"/>
              <w:bottom w:val="single" w:sz="4" w:space="0" w:color="auto"/>
              <w:right w:val="nil"/>
            </w:tcBorders>
            <w:shd w:val="clear" w:color="auto" w:fill="auto"/>
            <w:noWrap/>
            <w:hideMark/>
          </w:tcPr>
          <w:p w14:paraId="2C44F53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0.8</w:t>
            </w:r>
          </w:p>
        </w:tc>
        <w:tc>
          <w:tcPr>
            <w:tcW w:w="1440" w:type="dxa"/>
            <w:tcBorders>
              <w:top w:val="nil"/>
              <w:left w:val="nil"/>
              <w:bottom w:val="single" w:sz="4" w:space="0" w:color="auto"/>
              <w:right w:val="nil"/>
            </w:tcBorders>
            <w:shd w:val="clear" w:color="auto" w:fill="auto"/>
            <w:noWrap/>
            <w:hideMark/>
          </w:tcPr>
          <w:p w14:paraId="6C7F5AC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303</w:t>
            </w:r>
          </w:p>
        </w:tc>
        <w:tc>
          <w:tcPr>
            <w:tcW w:w="809" w:type="dxa"/>
            <w:gridSpan w:val="2"/>
            <w:tcBorders>
              <w:top w:val="nil"/>
              <w:left w:val="nil"/>
              <w:bottom w:val="single" w:sz="4" w:space="0" w:color="auto"/>
              <w:right w:val="nil"/>
            </w:tcBorders>
            <w:shd w:val="clear" w:color="auto" w:fill="auto"/>
            <w:noWrap/>
            <w:hideMark/>
          </w:tcPr>
          <w:p w14:paraId="6CCB49E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2146</w:t>
            </w:r>
          </w:p>
        </w:tc>
        <w:tc>
          <w:tcPr>
            <w:tcW w:w="720" w:type="dxa"/>
            <w:tcBorders>
              <w:top w:val="nil"/>
              <w:left w:val="nil"/>
              <w:bottom w:val="single" w:sz="4" w:space="0" w:color="auto"/>
              <w:right w:val="nil"/>
            </w:tcBorders>
            <w:shd w:val="clear" w:color="auto" w:fill="auto"/>
            <w:noWrap/>
            <w:hideMark/>
          </w:tcPr>
          <w:p w14:paraId="4DE0192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1710</w:t>
            </w:r>
          </w:p>
        </w:tc>
        <w:tc>
          <w:tcPr>
            <w:tcW w:w="720" w:type="dxa"/>
            <w:tcBorders>
              <w:top w:val="nil"/>
              <w:left w:val="nil"/>
              <w:bottom w:val="single" w:sz="4" w:space="0" w:color="auto"/>
              <w:right w:val="nil"/>
            </w:tcBorders>
            <w:shd w:val="clear" w:color="auto" w:fill="auto"/>
            <w:noWrap/>
            <w:hideMark/>
          </w:tcPr>
          <w:p w14:paraId="2933054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B.D.</w:t>
            </w:r>
          </w:p>
        </w:tc>
      </w:tr>
      <w:tr w:rsidR="007032EA" w:rsidRPr="00E13EBC" w14:paraId="2F4F6F2B"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52C166F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L2</w:t>
            </w:r>
          </w:p>
        </w:tc>
        <w:tc>
          <w:tcPr>
            <w:tcW w:w="936" w:type="dxa"/>
            <w:vMerge w:val="restart"/>
            <w:tcBorders>
              <w:top w:val="nil"/>
              <w:left w:val="nil"/>
              <w:bottom w:val="single" w:sz="4" w:space="0" w:color="000000"/>
              <w:right w:val="nil"/>
            </w:tcBorders>
            <w:shd w:val="clear" w:color="auto" w:fill="auto"/>
            <w:noWrap/>
            <w:hideMark/>
          </w:tcPr>
          <w:p w14:paraId="60988BF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14.0</w:t>
            </w:r>
          </w:p>
        </w:tc>
        <w:tc>
          <w:tcPr>
            <w:tcW w:w="1008" w:type="dxa"/>
            <w:vMerge w:val="restart"/>
            <w:tcBorders>
              <w:top w:val="nil"/>
              <w:left w:val="nil"/>
              <w:bottom w:val="single" w:sz="4" w:space="0" w:color="000000"/>
              <w:right w:val="nil"/>
            </w:tcBorders>
            <w:shd w:val="clear" w:color="auto" w:fill="auto"/>
            <w:noWrap/>
            <w:hideMark/>
          </w:tcPr>
          <w:p w14:paraId="573F5CD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lacustrine</w:t>
            </w:r>
          </w:p>
        </w:tc>
        <w:tc>
          <w:tcPr>
            <w:tcW w:w="1008" w:type="dxa"/>
            <w:vMerge w:val="restart"/>
            <w:tcBorders>
              <w:top w:val="nil"/>
              <w:left w:val="nil"/>
              <w:bottom w:val="single" w:sz="4" w:space="0" w:color="000000"/>
              <w:right w:val="nil"/>
            </w:tcBorders>
            <w:shd w:val="clear" w:color="auto" w:fill="auto"/>
            <w:noWrap/>
            <w:hideMark/>
          </w:tcPr>
          <w:p w14:paraId="34D8E46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0.53</w:t>
            </w:r>
          </w:p>
        </w:tc>
        <w:tc>
          <w:tcPr>
            <w:tcW w:w="1152" w:type="dxa"/>
            <w:gridSpan w:val="2"/>
            <w:tcBorders>
              <w:top w:val="nil"/>
              <w:left w:val="nil"/>
              <w:bottom w:val="nil"/>
              <w:right w:val="nil"/>
            </w:tcBorders>
            <w:shd w:val="clear" w:color="auto" w:fill="auto"/>
            <w:noWrap/>
            <w:hideMark/>
          </w:tcPr>
          <w:p w14:paraId="7FBFA79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768C8FE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0979D1D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21.7</w:t>
            </w:r>
          </w:p>
        </w:tc>
        <w:tc>
          <w:tcPr>
            <w:tcW w:w="1368" w:type="dxa"/>
            <w:gridSpan w:val="2"/>
            <w:tcBorders>
              <w:top w:val="nil"/>
              <w:left w:val="nil"/>
              <w:bottom w:val="nil"/>
              <w:right w:val="nil"/>
            </w:tcBorders>
            <w:shd w:val="clear" w:color="auto" w:fill="auto"/>
            <w:noWrap/>
            <w:hideMark/>
          </w:tcPr>
          <w:p w14:paraId="2174B44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143.0</w:t>
            </w:r>
          </w:p>
        </w:tc>
        <w:tc>
          <w:tcPr>
            <w:tcW w:w="496" w:type="dxa"/>
            <w:tcBorders>
              <w:top w:val="nil"/>
              <w:left w:val="nil"/>
              <w:bottom w:val="nil"/>
              <w:right w:val="nil"/>
            </w:tcBorders>
            <w:shd w:val="clear" w:color="auto" w:fill="auto"/>
            <w:noWrap/>
            <w:hideMark/>
          </w:tcPr>
          <w:p w14:paraId="1534A29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8.56</w:t>
            </w:r>
          </w:p>
        </w:tc>
        <w:tc>
          <w:tcPr>
            <w:tcW w:w="1043" w:type="dxa"/>
            <w:gridSpan w:val="2"/>
            <w:tcBorders>
              <w:top w:val="nil"/>
              <w:left w:val="nil"/>
              <w:bottom w:val="nil"/>
              <w:right w:val="nil"/>
            </w:tcBorders>
            <w:shd w:val="clear" w:color="auto" w:fill="auto"/>
            <w:noWrap/>
            <w:hideMark/>
          </w:tcPr>
          <w:p w14:paraId="1F4F624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32.0</w:t>
            </w:r>
          </w:p>
        </w:tc>
        <w:tc>
          <w:tcPr>
            <w:tcW w:w="1440" w:type="dxa"/>
            <w:tcBorders>
              <w:top w:val="nil"/>
              <w:left w:val="nil"/>
              <w:bottom w:val="nil"/>
              <w:right w:val="nil"/>
            </w:tcBorders>
            <w:shd w:val="clear" w:color="auto" w:fill="auto"/>
            <w:noWrap/>
            <w:hideMark/>
          </w:tcPr>
          <w:p w14:paraId="437A710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3035</w:t>
            </w:r>
          </w:p>
        </w:tc>
        <w:tc>
          <w:tcPr>
            <w:tcW w:w="809" w:type="dxa"/>
            <w:gridSpan w:val="2"/>
            <w:tcBorders>
              <w:top w:val="nil"/>
              <w:left w:val="nil"/>
              <w:bottom w:val="nil"/>
              <w:right w:val="nil"/>
            </w:tcBorders>
            <w:shd w:val="clear" w:color="auto" w:fill="auto"/>
            <w:noWrap/>
            <w:hideMark/>
          </w:tcPr>
          <w:p w14:paraId="4B4EB93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1951</w:t>
            </w:r>
          </w:p>
        </w:tc>
        <w:tc>
          <w:tcPr>
            <w:tcW w:w="720" w:type="dxa"/>
            <w:tcBorders>
              <w:top w:val="nil"/>
              <w:left w:val="nil"/>
              <w:bottom w:val="nil"/>
              <w:right w:val="nil"/>
            </w:tcBorders>
            <w:shd w:val="clear" w:color="auto" w:fill="auto"/>
            <w:noWrap/>
            <w:hideMark/>
          </w:tcPr>
          <w:p w14:paraId="26252CA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1330</w:t>
            </w:r>
          </w:p>
        </w:tc>
        <w:tc>
          <w:tcPr>
            <w:tcW w:w="720" w:type="dxa"/>
            <w:tcBorders>
              <w:top w:val="nil"/>
              <w:left w:val="nil"/>
              <w:bottom w:val="nil"/>
              <w:right w:val="nil"/>
            </w:tcBorders>
            <w:shd w:val="clear" w:color="auto" w:fill="auto"/>
            <w:noWrap/>
            <w:hideMark/>
          </w:tcPr>
          <w:p w14:paraId="7B2E03A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167</w:t>
            </w:r>
          </w:p>
        </w:tc>
      </w:tr>
      <w:tr w:rsidR="007032EA" w:rsidRPr="00E13EBC" w14:paraId="5EDDE5D2"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1568995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68D06F5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1F4BF4F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4001361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0985F1F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729F8A9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12.0</w:t>
            </w:r>
          </w:p>
        </w:tc>
        <w:tc>
          <w:tcPr>
            <w:tcW w:w="1188" w:type="dxa"/>
            <w:gridSpan w:val="2"/>
            <w:tcBorders>
              <w:top w:val="nil"/>
              <w:left w:val="nil"/>
              <w:bottom w:val="single" w:sz="4" w:space="0" w:color="auto"/>
              <w:right w:val="nil"/>
            </w:tcBorders>
            <w:shd w:val="clear" w:color="auto" w:fill="auto"/>
            <w:noWrap/>
            <w:hideMark/>
          </w:tcPr>
          <w:p w14:paraId="6D95574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15.6</w:t>
            </w:r>
          </w:p>
        </w:tc>
        <w:tc>
          <w:tcPr>
            <w:tcW w:w="1368" w:type="dxa"/>
            <w:gridSpan w:val="2"/>
            <w:tcBorders>
              <w:top w:val="nil"/>
              <w:left w:val="nil"/>
              <w:bottom w:val="single" w:sz="4" w:space="0" w:color="auto"/>
              <w:right w:val="nil"/>
            </w:tcBorders>
            <w:shd w:val="clear" w:color="auto" w:fill="auto"/>
            <w:noWrap/>
            <w:hideMark/>
          </w:tcPr>
          <w:p w14:paraId="1541A86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12.0</w:t>
            </w:r>
          </w:p>
        </w:tc>
        <w:tc>
          <w:tcPr>
            <w:tcW w:w="496" w:type="dxa"/>
            <w:tcBorders>
              <w:top w:val="nil"/>
              <w:left w:val="nil"/>
              <w:bottom w:val="single" w:sz="4" w:space="0" w:color="auto"/>
              <w:right w:val="nil"/>
            </w:tcBorders>
            <w:shd w:val="clear" w:color="auto" w:fill="auto"/>
            <w:noWrap/>
            <w:hideMark/>
          </w:tcPr>
          <w:p w14:paraId="12E5D25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7.08</w:t>
            </w:r>
          </w:p>
        </w:tc>
        <w:tc>
          <w:tcPr>
            <w:tcW w:w="1043" w:type="dxa"/>
            <w:gridSpan w:val="2"/>
            <w:tcBorders>
              <w:top w:val="nil"/>
              <w:left w:val="nil"/>
              <w:bottom w:val="single" w:sz="4" w:space="0" w:color="auto"/>
              <w:right w:val="nil"/>
            </w:tcBorders>
            <w:shd w:val="clear" w:color="auto" w:fill="auto"/>
            <w:noWrap/>
            <w:hideMark/>
          </w:tcPr>
          <w:p w14:paraId="15C2BDB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w:t>
            </w:r>
          </w:p>
        </w:tc>
        <w:tc>
          <w:tcPr>
            <w:tcW w:w="1440" w:type="dxa"/>
            <w:tcBorders>
              <w:top w:val="nil"/>
              <w:left w:val="nil"/>
              <w:bottom w:val="single" w:sz="4" w:space="0" w:color="auto"/>
              <w:right w:val="nil"/>
            </w:tcBorders>
            <w:shd w:val="clear" w:color="auto" w:fill="auto"/>
            <w:noWrap/>
            <w:hideMark/>
          </w:tcPr>
          <w:p w14:paraId="6AF560E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288</w:t>
            </w:r>
          </w:p>
        </w:tc>
        <w:tc>
          <w:tcPr>
            <w:tcW w:w="809" w:type="dxa"/>
            <w:gridSpan w:val="2"/>
            <w:tcBorders>
              <w:top w:val="nil"/>
              <w:left w:val="nil"/>
              <w:bottom w:val="single" w:sz="4" w:space="0" w:color="auto"/>
              <w:right w:val="nil"/>
            </w:tcBorders>
            <w:shd w:val="clear" w:color="auto" w:fill="auto"/>
            <w:noWrap/>
            <w:hideMark/>
          </w:tcPr>
          <w:p w14:paraId="6293AA6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2105</w:t>
            </w:r>
          </w:p>
        </w:tc>
        <w:tc>
          <w:tcPr>
            <w:tcW w:w="720" w:type="dxa"/>
            <w:tcBorders>
              <w:top w:val="nil"/>
              <w:left w:val="nil"/>
              <w:bottom w:val="single" w:sz="4" w:space="0" w:color="auto"/>
              <w:right w:val="nil"/>
            </w:tcBorders>
            <w:shd w:val="clear" w:color="auto" w:fill="auto"/>
            <w:noWrap/>
            <w:hideMark/>
          </w:tcPr>
          <w:p w14:paraId="55FD10A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1710</w:t>
            </w:r>
          </w:p>
        </w:tc>
        <w:tc>
          <w:tcPr>
            <w:tcW w:w="720" w:type="dxa"/>
            <w:tcBorders>
              <w:top w:val="nil"/>
              <w:left w:val="nil"/>
              <w:bottom w:val="single" w:sz="4" w:space="0" w:color="auto"/>
              <w:right w:val="nil"/>
            </w:tcBorders>
            <w:shd w:val="clear" w:color="auto" w:fill="auto"/>
            <w:noWrap/>
            <w:hideMark/>
          </w:tcPr>
          <w:p w14:paraId="6874AB5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194</w:t>
            </w:r>
          </w:p>
        </w:tc>
      </w:tr>
      <w:tr w:rsidR="007032EA" w:rsidRPr="00E13EBC" w14:paraId="1F2D8E83"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01C6927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L3</w:t>
            </w:r>
          </w:p>
        </w:tc>
        <w:tc>
          <w:tcPr>
            <w:tcW w:w="936" w:type="dxa"/>
            <w:vMerge w:val="restart"/>
            <w:tcBorders>
              <w:top w:val="nil"/>
              <w:left w:val="nil"/>
              <w:bottom w:val="single" w:sz="4" w:space="0" w:color="000000"/>
              <w:right w:val="nil"/>
            </w:tcBorders>
            <w:shd w:val="clear" w:color="auto" w:fill="auto"/>
            <w:noWrap/>
            <w:hideMark/>
          </w:tcPr>
          <w:p w14:paraId="39EEA02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16.5</w:t>
            </w:r>
          </w:p>
        </w:tc>
        <w:tc>
          <w:tcPr>
            <w:tcW w:w="1008" w:type="dxa"/>
            <w:vMerge w:val="restart"/>
            <w:tcBorders>
              <w:top w:val="nil"/>
              <w:left w:val="nil"/>
              <w:bottom w:val="single" w:sz="4" w:space="0" w:color="000000"/>
              <w:right w:val="nil"/>
            </w:tcBorders>
            <w:shd w:val="clear" w:color="auto" w:fill="auto"/>
            <w:noWrap/>
            <w:hideMark/>
          </w:tcPr>
          <w:p w14:paraId="1282AA6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lacustrine</w:t>
            </w:r>
          </w:p>
        </w:tc>
        <w:tc>
          <w:tcPr>
            <w:tcW w:w="1008" w:type="dxa"/>
            <w:vMerge w:val="restart"/>
            <w:tcBorders>
              <w:top w:val="nil"/>
              <w:left w:val="nil"/>
              <w:bottom w:val="single" w:sz="4" w:space="0" w:color="000000"/>
              <w:right w:val="nil"/>
            </w:tcBorders>
            <w:shd w:val="clear" w:color="auto" w:fill="auto"/>
            <w:noWrap/>
            <w:hideMark/>
          </w:tcPr>
          <w:p w14:paraId="39CEE3D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1.04</w:t>
            </w:r>
          </w:p>
        </w:tc>
        <w:tc>
          <w:tcPr>
            <w:tcW w:w="1152" w:type="dxa"/>
            <w:gridSpan w:val="2"/>
            <w:tcBorders>
              <w:top w:val="nil"/>
              <w:left w:val="nil"/>
              <w:bottom w:val="nil"/>
              <w:right w:val="nil"/>
            </w:tcBorders>
            <w:shd w:val="clear" w:color="auto" w:fill="auto"/>
            <w:noWrap/>
            <w:hideMark/>
          </w:tcPr>
          <w:p w14:paraId="5106929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043226D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1307B46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27.7</w:t>
            </w:r>
          </w:p>
        </w:tc>
        <w:tc>
          <w:tcPr>
            <w:tcW w:w="1368" w:type="dxa"/>
            <w:gridSpan w:val="2"/>
            <w:tcBorders>
              <w:top w:val="nil"/>
              <w:left w:val="nil"/>
              <w:bottom w:val="nil"/>
              <w:right w:val="nil"/>
            </w:tcBorders>
            <w:shd w:val="clear" w:color="auto" w:fill="auto"/>
            <w:noWrap/>
            <w:hideMark/>
          </w:tcPr>
          <w:p w14:paraId="299FDDA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232.7</w:t>
            </w:r>
          </w:p>
        </w:tc>
        <w:tc>
          <w:tcPr>
            <w:tcW w:w="496" w:type="dxa"/>
            <w:tcBorders>
              <w:top w:val="nil"/>
              <w:left w:val="nil"/>
              <w:bottom w:val="nil"/>
              <w:right w:val="nil"/>
            </w:tcBorders>
            <w:shd w:val="clear" w:color="auto" w:fill="auto"/>
            <w:noWrap/>
            <w:hideMark/>
          </w:tcPr>
          <w:p w14:paraId="7506550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9.25</w:t>
            </w:r>
          </w:p>
        </w:tc>
        <w:tc>
          <w:tcPr>
            <w:tcW w:w="1043" w:type="dxa"/>
            <w:gridSpan w:val="2"/>
            <w:tcBorders>
              <w:top w:val="nil"/>
              <w:left w:val="nil"/>
              <w:bottom w:val="nil"/>
              <w:right w:val="nil"/>
            </w:tcBorders>
            <w:shd w:val="clear" w:color="auto" w:fill="auto"/>
            <w:noWrap/>
            <w:hideMark/>
          </w:tcPr>
          <w:p w14:paraId="0EF820A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nil"/>
              <w:right w:val="nil"/>
            </w:tcBorders>
            <w:shd w:val="clear" w:color="auto" w:fill="auto"/>
            <w:noWrap/>
            <w:hideMark/>
          </w:tcPr>
          <w:p w14:paraId="600A0C2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418</w:t>
            </w:r>
          </w:p>
        </w:tc>
        <w:tc>
          <w:tcPr>
            <w:tcW w:w="809" w:type="dxa"/>
            <w:gridSpan w:val="2"/>
            <w:tcBorders>
              <w:top w:val="nil"/>
              <w:left w:val="nil"/>
              <w:bottom w:val="nil"/>
              <w:right w:val="nil"/>
            </w:tcBorders>
            <w:shd w:val="clear" w:color="auto" w:fill="auto"/>
            <w:noWrap/>
            <w:hideMark/>
          </w:tcPr>
          <w:p w14:paraId="7C81DBD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1937</w:t>
            </w:r>
          </w:p>
        </w:tc>
        <w:tc>
          <w:tcPr>
            <w:tcW w:w="720" w:type="dxa"/>
            <w:tcBorders>
              <w:top w:val="nil"/>
              <w:left w:val="nil"/>
              <w:bottom w:val="nil"/>
              <w:right w:val="nil"/>
            </w:tcBorders>
            <w:shd w:val="clear" w:color="auto" w:fill="auto"/>
            <w:noWrap/>
            <w:hideMark/>
          </w:tcPr>
          <w:p w14:paraId="1CDB712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1750</w:t>
            </w:r>
          </w:p>
        </w:tc>
        <w:tc>
          <w:tcPr>
            <w:tcW w:w="720" w:type="dxa"/>
            <w:tcBorders>
              <w:top w:val="nil"/>
              <w:left w:val="nil"/>
              <w:bottom w:val="nil"/>
              <w:right w:val="nil"/>
            </w:tcBorders>
            <w:shd w:val="clear" w:color="auto" w:fill="auto"/>
            <w:noWrap/>
            <w:hideMark/>
          </w:tcPr>
          <w:p w14:paraId="2990482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185</w:t>
            </w:r>
          </w:p>
        </w:tc>
      </w:tr>
      <w:tr w:rsidR="007032EA" w:rsidRPr="00E13EBC" w14:paraId="380831EE"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31C0F8D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5317A50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4D23C61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7073C03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23A2DA7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39A4269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13.5</w:t>
            </w:r>
          </w:p>
        </w:tc>
        <w:tc>
          <w:tcPr>
            <w:tcW w:w="1188" w:type="dxa"/>
            <w:gridSpan w:val="2"/>
            <w:tcBorders>
              <w:top w:val="nil"/>
              <w:left w:val="nil"/>
              <w:bottom w:val="single" w:sz="4" w:space="0" w:color="auto"/>
              <w:right w:val="nil"/>
            </w:tcBorders>
            <w:shd w:val="clear" w:color="auto" w:fill="auto"/>
            <w:noWrap/>
            <w:hideMark/>
          </w:tcPr>
          <w:p w14:paraId="6969C93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14.7</w:t>
            </w:r>
          </w:p>
        </w:tc>
        <w:tc>
          <w:tcPr>
            <w:tcW w:w="1368" w:type="dxa"/>
            <w:gridSpan w:val="2"/>
            <w:tcBorders>
              <w:top w:val="nil"/>
              <w:left w:val="nil"/>
              <w:bottom w:val="single" w:sz="4" w:space="0" w:color="auto"/>
              <w:right w:val="nil"/>
            </w:tcBorders>
            <w:shd w:val="clear" w:color="auto" w:fill="auto"/>
            <w:noWrap/>
            <w:hideMark/>
          </w:tcPr>
          <w:p w14:paraId="1A58688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w:t>
            </w:r>
          </w:p>
        </w:tc>
        <w:tc>
          <w:tcPr>
            <w:tcW w:w="496" w:type="dxa"/>
            <w:tcBorders>
              <w:top w:val="nil"/>
              <w:left w:val="nil"/>
              <w:bottom w:val="single" w:sz="4" w:space="0" w:color="auto"/>
              <w:right w:val="nil"/>
            </w:tcBorders>
            <w:shd w:val="clear" w:color="auto" w:fill="auto"/>
            <w:noWrap/>
            <w:hideMark/>
          </w:tcPr>
          <w:p w14:paraId="4CAF6D1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7.28</w:t>
            </w:r>
          </w:p>
        </w:tc>
        <w:tc>
          <w:tcPr>
            <w:tcW w:w="1043" w:type="dxa"/>
            <w:gridSpan w:val="2"/>
            <w:tcBorders>
              <w:top w:val="nil"/>
              <w:left w:val="nil"/>
              <w:bottom w:val="single" w:sz="4" w:space="0" w:color="auto"/>
              <w:right w:val="nil"/>
            </w:tcBorders>
            <w:shd w:val="clear" w:color="auto" w:fill="auto"/>
            <w:noWrap/>
            <w:hideMark/>
          </w:tcPr>
          <w:p w14:paraId="00FA02D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single" w:sz="4" w:space="0" w:color="auto"/>
              <w:right w:val="nil"/>
            </w:tcBorders>
            <w:shd w:val="clear" w:color="auto" w:fill="auto"/>
            <w:noWrap/>
            <w:hideMark/>
          </w:tcPr>
          <w:p w14:paraId="124B13D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255</w:t>
            </w:r>
          </w:p>
        </w:tc>
        <w:tc>
          <w:tcPr>
            <w:tcW w:w="809" w:type="dxa"/>
            <w:gridSpan w:val="2"/>
            <w:tcBorders>
              <w:top w:val="nil"/>
              <w:left w:val="nil"/>
              <w:bottom w:val="single" w:sz="4" w:space="0" w:color="auto"/>
              <w:right w:val="nil"/>
            </w:tcBorders>
            <w:shd w:val="clear" w:color="auto" w:fill="auto"/>
            <w:noWrap/>
            <w:hideMark/>
          </w:tcPr>
          <w:p w14:paraId="6545325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1910</w:t>
            </w:r>
          </w:p>
        </w:tc>
        <w:tc>
          <w:tcPr>
            <w:tcW w:w="720" w:type="dxa"/>
            <w:tcBorders>
              <w:top w:val="nil"/>
              <w:left w:val="nil"/>
              <w:bottom w:val="single" w:sz="4" w:space="0" w:color="auto"/>
              <w:right w:val="nil"/>
            </w:tcBorders>
            <w:shd w:val="clear" w:color="auto" w:fill="auto"/>
            <w:noWrap/>
            <w:hideMark/>
          </w:tcPr>
          <w:p w14:paraId="2AA9160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1249</w:t>
            </w:r>
          </w:p>
        </w:tc>
        <w:tc>
          <w:tcPr>
            <w:tcW w:w="720" w:type="dxa"/>
            <w:tcBorders>
              <w:top w:val="nil"/>
              <w:left w:val="nil"/>
              <w:bottom w:val="single" w:sz="4" w:space="0" w:color="auto"/>
              <w:right w:val="nil"/>
            </w:tcBorders>
            <w:shd w:val="clear" w:color="auto" w:fill="auto"/>
            <w:noWrap/>
            <w:hideMark/>
          </w:tcPr>
          <w:p w14:paraId="33BEC13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215</w:t>
            </w:r>
          </w:p>
        </w:tc>
      </w:tr>
      <w:tr w:rsidR="007032EA" w:rsidRPr="00E13EBC" w14:paraId="7F87A0C0"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2D70391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L4</w:t>
            </w:r>
          </w:p>
        </w:tc>
        <w:tc>
          <w:tcPr>
            <w:tcW w:w="936" w:type="dxa"/>
            <w:vMerge w:val="restart"/>
            <w:tcBorders>
              <w:top w:val="nil"/>
              <w:left w:val="nil"/>
              <w:bottom w:val="single" w:sz="4" w:space="0" w:color="000000"/>
              <w:right w:val="nil"/>
            </w:tcBorders>
            <w:shd w:val="clear" w:color="auto" w:fill="auto"/>
            <w:noWrap/>
            <w:hideMark/>
          </w:tcPr>
          <w:p w14:paraId="454B526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22.5</w:t>
            </w:r>
          </w:p>
        </w:tc>
        <w:tc>
          <w:tcPr>
            <w:tcW w:w="1008" w:type="dxa"/>
            <w:vMerge w:val="restart"/>
            <w:tcBorders>
              <w:top w:val="nil"/>
              <w:left w:val="nil"/>
              <w:bottom w:val="single" w:sz="4" w:space="0" w:color="000000"/>
              <w:right w:val="nil"/>
            </w:tcBorders>
            <w:shd w:val="clear" w:color="auto" w:fill="auto"/>
            <w:noWrap/>
            <w:hideMark/>
          </w:tcPr>
          <w:p w14:paraId="75A5A0A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lacustrine</w:t>
            </w:r>
          </w:p>
        </w:tc>
        <w:tc>
          <w:tcPr>
            <w:tcW w:w="1008" w:type="dxa"/>
            <w:vMerge w:val="restart"/>
            <w:tcBorders>
              <w:top w:val="nil"/>
              <w:left w:val="nil"/>
              <w:bottom w:val="single" w:sz="4" w:space="0" w:color="000000"/>
              <w:right w:val="nil"/>
            </w:tcBorders>
            <w:shd w:val="clear" w:color="auto" w:fill="auto"/>
            <w:noWrap/>
            <w:hideMark/>
          </w:tcPr>
          <w:p w14:paraId="6E10C89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0.87</w:t>
            </w:r>
          </w:p>
        </w:tc>
        <w:tc>
          <w:tcPr>
            <w:tcW w:w="1152" w:type="dxa"/>
            <w:gridSpan w:val="2"/>
            <w:tcBorders>
              <w:top w:val="nil"/>
              <w:left w:val="nil"/>
              <w:bottom w:val="nil"/>
              <w:right w:val="nil"/>
            </w:tcBorders>
            <w:shd w:val="clear" w:color="auto" w:fill="auto"/>
            <w:noWrap/>
            <w:hideMark/>
          </w:tcPr>
          <w:p w14:paraId="14ECED7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605E3A7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19F560A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26.5</w:t>
            </w:r>
          </w:p>
        </w:tc>
        <w:tc>
          <w:tcPr>
            <w:tcW w:w="1368" w:type="dxa"/>
            <w:gridSpan w:val="2"/>
            <w:tcBorders>
              <w:top w:val="nil"/>
              <w:left w:val="nil"/>
              <w:bottom w:val="nil"/>
              <w:right w:val="nil"/>
            </w:tcBorders>
            <w:shd w:val="clear" w:color="auto" w:fill="auto"/>
            <w:noWrap/>
            <w:hideMark/>
          </w:tcPr>
          <w:p w14:paraId="758927A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198.0</w:t>
            </w:r>
          </w:p>
        </w:tc>
        <w:tc>
          <w:tcPr>
            <w:tcW w:w="496" w:type="dxa"/>
            <w:tcBorders>
              <w:top w:val="nil"/>
              <w:left w:val="nil"/>
              <w:bottom w:val="nil"/>
              <w:right w:val="nil"/>
            </w:tcBorders>
            <w:shd w:val="clear" w:color="auto" w:fill="auto"/>
            <w:noWrap/>
            <w:hideMark/>
          </w:tcPr>
          <w:p w14:paraId="29C314B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9.25</w:t>
            </w:r>
          </w:p>
        </w:tc>
        <w:tc>
          <w:tcPr>
            <w:tcW w:w="1043" w:type="dxa"/>
            <w:gridSpan w:val="2"/>
            <w:tcBorders>
              <w:top w:val="nil"/>
              <w:left w:val="nil"/>
              <w:bottom w:val="nil"/>
              <w:right w:val="nil"/>
            </w:tcBorders>
            <w:shd w:val="clear" w:color="auto" w:fill="auto"/>
            <w:noWrap/>
            <w:hideMark/>
          </w:tcPr>
          <w:p w14:paraId="3BFEDC2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nil"/>
              <w:right w:val="nil"/>
            </w:tcBorders>
            <w:shd w:val="clear" w:color="auto" w:fill="auto"/>
            <w:noWrap/>
            <w:hideMark/>
          </w:tcPr>
          <w:p w14:paraId="3B50303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286</w:t>
            </w:r>
          </w:p>
        </w:tc>
        <w:tc>
          <w:tcPr>
            <w:tcW w:w="809" w:type="dxa"/>
            <w:gridSpan w:val="2"/>
            <w:tcBorders>
              <w:top w:val="nil"/>
              <w:left w:val="nil"/>
              <w:bottom w:val="nil"/>
              <w:right w:val="nil"/>
            </w:tcBorders>
            <w:shd w:val="clear" w:color="auto" w:fill="auto"/>
            <w:noWrap/>
            <w:hideMark/>
          </w:tcPr>
          <w:p w14:paraId="0E5761D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1995</w:t>
            </w:r>
          </w:p>
        </w:tc>
        <w:tc>
          <w:tcPr>
            <w:tcW w:w="720" w:type="dxa"/>
            <w:tcBorders>
              <w:top w:val="nil"/>
              <w:left w:val="nil"/>
              <w:bottom w:val="nil"/>
              <w:right w:val="nil"/>
            </w:tcBorders>
            <w:shd w:val="clear" w:color="auto" w:fill="auto"/>
            <w:noWrap/>
            <w:hideMark/>
          </w:tcPr>
          <w:p w14:paraId="49521C9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1250</w:t>
            </w:r>
          </w:p>
        </w:tc>
        <w:tc>
          <w:tcPr>
            <w:tcW w:w="720" w:type="dxa"/>
            <w:tcBorders>
              <w:top w:val="nil"/>
              <w:left w:val="nil"/>
              <w:bottom w:val="nil"/>
              <w:right w:val="nil"/>
            </w:tcBorders>
            <w:shd w:val="clear" w:color="auto" w:fill="auto"/>
            <w:noWrap/>
            <w:hideMark/>
          </w:tcPr>
          <w:p w14:paraId="6E20E89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188</w:t>
            </w:r>
          </w:p>
        </w:tc>
      </w:tr>
      <w:tr w:rsidR="007032EA" w:rsidRPr="00E13EBC" w14:paraId="5A910E65"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112ED31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4C6433F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3B2AE0E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7701D02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1B9B861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387502D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19.0</w:t>
            </w:r>
          </w:p>
        </w:tc>
        <w:tc>
          <w:tcPr>
            <w:tcW w:w="1188" w:type="dxa"/>
            <w:gridSpan w:val="2"/>
            <w:tcBorders>
              <w:top w:val="nil"/>
              <w:left w:val="nil"/>
              <w:bottom w:val="single" w:sz="4" w:space="0" w:color="auto"/>
              <w:right w:val="nil"/>
            </w:tcBorders>
            <w:shd w:val="clear" w:color="auto" w:fill="auto"/>
            <w:noWrap/>
            <w:hideMark/>
          </w:tcPr>
          <w:p w14:paraId="7BFAD90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11.0</w:t>
            </w:r>
          </w:p>
        </w:tc>
        <w:tc>
          <w:tcPr>
            <w:tcW w:w="1368" w:type="dxa"/>
            <w:gridSpan w:val="2"/>
            <w:tcBorders>
              <w:top w:val="nil"/>
              <w:left w:val="nil"/>
              <w:bottom w:val="single" w:sz="4" w:space="0" w:color="auto"/>
              <w:right w:val="nil"/>
            </w:tcBorders>
            <w:shd w:val="clear" w:color="auto" w:fill="auto"/>
            <w:noWrap/>
            <w:hideMark/>
          </w:tcPr>
          <w:p w14:paraId="6165DDF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8.2</w:t>
            </w:r>
          </w:p>
        </w:tc>
        <w:tc>
          <w:tcPr>
            <w:tcW w:w="496" w:type="dxa"/>
            <w:tcBorders>
              <w:top w:val="nil"/>
              <w:left w:val="nil"/>
              <w:bottom w:val="single" w:sz="4" w:space="0" w:color="auto"/>
              <w:right w:val="nil"/>
            </w:tcBorders>
            <w:shd w:val="clear" w:color="auto" w:fill="auto"/>
            <w:noWrap/>
            <w:hideMark/>
          </w:tcPr>
          <w:p w14:paraId="1C00BAD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7.28</w:t>
            </w:r>
          </w:p>
        </w:tc>
        <w:tc>
          <w:tcPr>
            <w:tcW w:w="1043" w:type="dxa"/>
            <w:gridSpan w:val="2"/>
            <w:tcBorders>
              <w:top w:val="nil"/>
              <w:left w:val="nil"/>
              <w:bottom w:val="single" w:sz="4" w:space="0" w:color="auto"/>
              <w:right w:val="nil"/>
            </w:tcBorders>
            <w:shd w:val="clear" w:color="auto" w:fill="auto"/>
            <w:noWrap/>
            <w:hideMark/>
          </w:tcPr>
          <w:p w14:paraId="630BFAA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w:t>
            </w:r>
          </w:p>
        </w:tc>
        <w:tc>
          <w:tcPr>
            <w:tcW w:w="1440" w:type="dxa"/>
            <w:tcBorders>
              <w:top w:val="nil"/>
              <w:left w:val="nil"/>
              <w:bottom w:val="single" w:sz="4" w:space="0" w:color="auto"/>
              <w:right w:val="nil"/>
            </w:tcBorders>
            <w:shd w:val="clear" w:color="auto" w:fill="auto"/>
            <w:noWrap/>
            <w:hideMark/>
          </w:tcPr>
          <w:p w14:paraId="5D9CD0B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237</w:t>
            </w:r>
          </w:p>
        </w:tc>
        <w:tc>
          <w:tcPr>
            <w:tcW w:w="809" w:type="dxa"/>
            <w:gridSpan w:val="2"/>
            <w:tcBorders>
              <w:top w:val="nil"/>
              <w:left w:val="nil"/>
              <w:bottom w:val="single" w:sz="4" w:space="0" w:color="auto"/>
              <w:right w:val="nil"/>
            </w:tcBorders>
            <w:shd w:val="clear" w:color="auto" w:fill="auto"/>
            <w:noWrap/>
            <w:hideMark/>
          </w:tcPr>
          <w:p w14:paraId="640088D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1968</w:t>
            </w:r>
          </w:p>
        </w:tc>
        <w:tc>
          <w:tcPr>
            <w:tcW w:w="720" w:type="dxa"/>
            <w:tcBorders>
              <w:top w:val="nil"/>
              <w:left w:val="nil"/>
              <w:bottom w:val="single" w:sz="4" w:space="0" w:color="auto"/>
              <w:right w:val="nil"/>
            </w:tcBorders>
            <w:shd w:val="clear" w:color="auto" w:fill="auto"/>
            <w:noWrap/>
            <w:hideMark/>
          </w:tcPr>
          <w:p w14:paraId="038FC54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4575</w:t>
            </w:r>
          </w:p>
        </w:tc>
        <w:tc>
          <w:tcPr>
            <w:tcW w:w="720" w:type="dxa"/>
            <w:tcBorders>
              <w:top w:val="nil"/>
              <w:left w:val="nil"/>
              <w:bottom w:val="single" w:sz="4" w:space="0" w:color="auto"/>
              <w:right w:val="nil"/>
            </w:tcBorders>
            <w:shd w:val="clear" w:color="auto" w:fill="auto"/>
            <w:noWrap/>
            <w:hideMark/>
          </w:tcPr>
          <w:p w14:paraId="3D900EB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46</w:t>
            </w:r>
          </w:p>
        </w:tc>
      </w:tr>
      <w:tr w:rsidR="007032EA" w:rsidRPr="00E13EBC" w14:paraId="0B0DFDCE"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09E20DF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L5</w:t>
            </w:r>
          </w:p>
        </w:tc>
        <w:tc>
          <w:tcPr>
            <w:tcW w:w="936" w:type="dxa"/>
            <w:vMerge w:val="restart"/>
            <w:tcBorders>
              <w:top w:val="nil"/>
              <w:left w:val="nil"/>
              <w:bottom w:val="single" w:sz="4" w:space="0" w:color="000000"/>
              <w:right w:val="nil"/>
            </w:tcBorders>
            <w:shd w:val="clear" w:color="auto" w:fill="auto"/>
            <w:noWrap/>
            <w:hideMark/>
          </w:tcPr>
          <w:p w14:paraId="403E64F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26.0</w:t>
            </w:r>
          </w:p>
        </w:tc>
        <w:tc>
          <w:tcPr>
            <w:tcW w:w="1008" w:type="dxa"/>
            <w:vMerge w:val="restart"/>
            <w:tcBorders>
              <w:top w:val="nil"/>
              <w:left w:val="nil"/>
              <w:bottom w:val="single" w:sz="4" w:space="0" w:color="000000"/>
              <w:right w:val="nil"/>
            </w:tcBorders>
            <w:shd w:val="clear" w:color="auto" w:fill="auto"/>
            <w:noWrap/>
            <w:hideMark/>
          </w:tcPr>
          <w:p w14:paraId="34B4465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lacustrine</w:t>
            </w:r>
          </w:p>
        </w:tc>
        <w:tc>
          <w:tcPr>
            <w:tcW w:w="1008" w:type="dxa"/>
            <w:vMerge w:val="restart"/>
            <w:tcBorders>
              <w:top w:val="nil"/>
              <w:left w:val="nil"/>
              <w:bottom w:val="single" w:sz="4" w:space="0" w:color="000000"/>
              <w:right w:val="nil"/>
            </w:tcBorders>
            <w:shd w:val="clear" w:color="auto" w:fill="auto"/>
            <w:noWrap/>
            <w:hideMark/>
          </w:tcPr>
          <w:p w14:paraId="02FABBE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1.00</w:t>
            </w:r>
          </w:p>
        </w:tc>
        <w:tc>
          <w:tcPr>
            <w:tcW w:w="1152" w:type="dxa"/>
            <w:gridSpan w:val="2"/>
            <w:tcBorders>
              <w:top w:val="nil"/>
              <w:left w:val="nil"/>
              <w:bottom w:val="nil"/>
              <w:right w:val="nil"/>
            </w:tcBorders>
            <w:shd w:val="clear" w:color="auto" w:fill="auto"/>
            <w:noWrap/>
            <w:hideMark/>
          </w:tcPr>
          <w:p w14:paraId="6806D63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69550B9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7EABA51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19.5</w:t>
            </w:r>
          </w:p>
        </w:tc>
        <w:tc>
          <w:tcPr>
            <w:tcW w:w="1368" w:type="dxa"/>
            <w:gridSpan w:val="2"/>
            <w:tcBorders>
              <w:top w:val="nil"/>
              <w:left w:val="nil"/>
              <w:bottom w:val="nil"/>
              <w:right w:val="nil"/>
            </w:tcBorders>
            <w:shd w:val="clear" w:color="auto" w:fill="auto"/>
            <w:noWrap/>
            <w:hideMark/>
          </w:tcPr>
          <w:p w14:paraId="19E9EE8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82.7</w:t>
            </w:r>
          </w:p>
        </w:tc>
        <w:tc>
          <w:tcPr>
            <w:tcW w:w="496" w:type="dxa"/>
            <w:tcBorders>
              <w:top w:val="nil"/>
              <w:left w:val="nil"/>
              <w:bottom w:val="nil"/>
              <w:right w:val="nil"/>
            </w:tcBorders>
            <w:shd w:val="clear" w:color="auto" w:fill="auto"/>
            <w:noWrap/>
            <w:hideMark/>
          </w:tcPr>
          <w:p w14:paraId="3E7166D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7.90</w:t>
            </w:r>
          </w:p>
        </w:tc>
        <w:tc>
          <w:tcPr>
            <w:tcW w:w="1043" w:type="dxa"/>
            <w:gridSpan w:val="2"/>
            <w:tcBorders>
              <w:top w:val="nil"/>
              <w:left w:val="nil"/>
              <w:bottom w:val="nil"/>
              <w:right w:val="nil"/>
            </w:tcBorders>
            <w:shd w:val="clear" w:color="auto" w:fill="auto"/>
            <w:noWrap/>
            <w:hideMark/>
          </w:tcPr>
          <w:p w14:paraId="1F84561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16.0</w:t>
            </w:r>
          </w:p>
        </w:tc>
        <w:tc>
          <w:tcPr>
            <w:tcW w:w="1440" w:type="dxa"/>
            <w:tcBorders>
              <w:top w:val="nil"/>
              <w:left w:val="nil"/>
              <w:bottom w:val="nil"/>
              <w:right w:val="nil"/>
            </w:tcBorders>
            <w:shd w:val="clear" w:color="auto" w:fill="auto"/>
            <w:noWrap/>
            <w:hideMark/>
          </w:tcPr>
          <w:p w14:paraId="32E6E14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1078</w:t>
            </w:r>
          </w:p>
        </w:tc>
        <w:tc>
          <w:tcPr>
            <w:tcW w:w="809" w:type="dxa"/>
            <w:gridSpan w:val="2"/>
            <w:tcBorders>
              <w:top w:val="nil"/>
              <w:left w:val="nil"/>
              <w:bottom w:val="nil"/>
              <w:right w:val="nil"/>
            </w:tcBorders>
            <w:shd w:val="clear" w:color="auto" w:fill="auto"/>
            <w:noWrap/>
            <w:hideMark/>
          </w:tcPr>
          <w:p w14:paraId="5E5E555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1881</w:t>
            </w:r>
          </w:p>
        </w:tc>
        <w:tc>
          <w:tcPr>
            <w:tcW w:w="720" w:type="dxa"/>
            <w:tcBorders>
              <w:top w:val="nil"/>
              <w:left w:val="nil"/>
              <w:bottom w:val="nil"/>
              <w:right w:val="nil"/>
            </w:tcBorders>
            <w:shd w:val="clear" w:color="auto" w:fill="auto"/>
            <w:noWrap/>
            <w:hideMark/>
          </w:tcPr>
          <w:p w14:paraId="63FCA29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1320</w:t>
            </w:r>
          </w:p>
        </w:tc>
        <w:tc>
          <w:tcPr>
            <w:tcW w:w="720" w:type="dxa"/>
            <w:tcBorders>
              <w:top w:val="nil"/>
              <w:left w:val="nil"/>
              <w:bottom w:val="nil"/>
              <w:right w:val="nil"/>
            </w:tcBorders>
            <w:shd w:val="clear" w:color="auto" w:fill="auto"/>
            <w:noWrap/>
            <w:hideMark/>
          </w:tcPr>
          <w:p w14:paraId="6DF5D58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195</w:t>
            </w:r>
          </w:p>
        </w:tc>
      </w:tr>
      <w:tr w:rsidR="007032EA" w:rsidRPr="00E13EBC" w14:paraId="408BC3E3"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32CE864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38012AD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1FD5D2B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4" w:space="0" w:color="000000"/>
              <w:right w:val="nil"/>
            </w:tcBorders>
            <w:hideMark/>
          </w:tcPr>
          <w:p w14:paraId="6901E1C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083EFEE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73C5066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24.0</w:t>
            </w:r>
          </w:p>
        </w:tc>
        <w:tc>
          <w:tcPr>
            <w:tcW w:w="1188" w:type="dxa"/>
            <w:gridSpan w:val="2"/>
            <w:tcBorders>
              <w:top w:val="nil"/>
              <w:left w:val="nil"/>
              <w:bottom w:val="single" w:sz="4" w:space="0" w:color="auto"/>
              <w:right w:val="nil"/>
            </w:tcBorders>
            <w:shd w:val="clear" w:color="auto" w:fill="auto"/>
            <w:noWrap/>
            <w:hideMark/>
          </w:tcPr>
          <w:p w14:paraId="6893A99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10.4</w:t>
            </w:r>
          </w:p>
        </w:tc>
        <w:tc>
          <w:tcPr>
            <w:tcW w:w="1368" w:type="dxa"/>
            <w:gridSpan w:val="2"/>
            <w:tcBorders>
              <w:top w:val="nil"/>
              <w:left w:val="nil"/>
              <w:bottom w:val="single" w:sz="4" w:space="0" w:color="auto"/>
              <w:right w:val="nil"/>
            </w:tcBorders>
            <w:shd w:val="clear" w:color="auto" w:fill="auto"/>
            <w:noWrap/>
            <w:hideMark/>
          </w:tcPr>
          <w:p w14:paraId="03DE99D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9.5</w:t>
            </w:r>
          </w:p>
        </w:tc>
        <w:tc>
          <w:tcPr>
            <w:tcW w:w="496" w:type="dxa"/>
            <w:tcBorders>
              <w:top w:val="nil"/>
              <w:left w:val="nil"/>
              <w:bottom w:val="single" w:sz="4" w:space="0" w:color="auto"/>
              <w:right w:val="nil"/>
            </w:tcBorders>
            <w:shd w:val="clear" w:color="auto" w:fill="auto"/>
            <w:noWrap/>
            <w:hideMark/>
          </w:tcPr>
          <w:p w14:paraId="0DBFC01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7.04</w:t>
            </w:r>
          </w:p>
        </w:tc>
        <w:tc>
          <w:tcPr>
            <w:tcW w:w="1043" w:type="dxa"/>
            <w:gridSpan w:val="2"/>
            <w:tcBorders>
              <w:top w:val="nil"/>
              <w:left w:val="nil"/>
              <w:bottom w:val="single" w:sz="4" w:space="0" w:color="auto"/>
              <w:right w:val="nil"/>
            </w:tcBorders>
            <w:shd w:val="clear" w:color="auto" w:fill="auto"/>
            <w:noWrap/>
            <w:hideMark/>
          </w:tcPr>
          <w:p w14:paraId="1039120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0.5</w:t>
            </w:r>
          </w:p>
        </w:tc>
        <w:tc>
          <w:tcPr>
            <w:tcW w:w="1440" w:type="dxa"/>
            <w:tcBorders>
              <w:top w:val="nil"/>
              <w:left w:val="nil"/>
              <w:bottom w:val="single" w:sz="4" w:space="0" w:color="auto"/>
              <w:right w:val="nil"/>
            </w:tcBorders>
            <w:shd w:val="clear" w:color="auto" w:fill="auto"/>
            <w:noWrap/>
            <w:hideMark/>
          </w:tcPr>
          <w:p w14:paraId="7875E1B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225</w:t>
            </w:r>
          </w:p>
        </w:tc>
        <w:tc>
          <w:tcPr>
            <w:tcW w:w="809" w:type="dxa"/>
            <w:gridSpan w:val="2"/>
            <w:tcBorders>
              <w:top w:val="nil"/>
              <w:left w:val="nil"/>
              <w:bottom w:val="single" w:sz="4" w:space="0" w:color="auto"/>
              <w:right w:val="nil"/>
            </w:tcBorders>
            <w:shd w:val="clear" w:color="auto" w:fill="auto"/>
            <w:noWrap/>
            <w:hideMark/>
          </w:tcPr>
          <w:p w14:paraId="5D624D9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1898</w:t>
            </w:r>
          </w:p>
        </w:tc>
        <w:tc>
          <w:tcPr>
            <w:tcW w:w="720" w:type="dxa"/>
            <w:tcBorders>
              <w:top w:val="nil"/>
              <w:left w:val="nil"/>
              <w:bottom w:val="single" w:sz="4" w:space="0" w:color="auto"/>
              <w:right w:val="nil"/>
            </w:tcBorders>
            <w:shd w:val="clear" w:color="auto" w:fill="auto"/>
            <w:noWrap/>
            <w:hideMark/>
          </w:tcPr>
          <w:p w14:paraId="1F47F87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1270</w:t>
            </w:r>
          </w:p>
        </w:tc>
        <w:tc>
          <w:tcPr>
            <w:tcW w:w="720" w:type="dxa"/>
            <w:tcBorders>
              <w:top w:val="nil"/>
              <w:left w:val="nil"/>
              <w:bottom w:val="single" w:sz="4" w:space="0" w:color="auto"/>
              <w:right w:val="nil"/>
            </w:tcBorders>
            <w:shd w:val="clear" w:color="auto" w:fill="auto"/>
            <w:noWrap/>
            <w:hideMark/>
          </w:tcPr>
          <w:p w14:paraId="2713E02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248</w:t>
            </w:r>
          </w:p>
        </w:tc>
      </w:tr>
      <w:tr w:rsidR="007032EA" w:rsidRPr="00E13EBC" w14:paraId="16E3FB14" w14:textId="77777777" w:rsidTr="00B421B9">
        <w:trPr>
          <w:gridAfter w:val="1"/>
          <w:wAfter w:w="218" w:type="dxa"/>
          <w:trHeight w:val="202"/>
        </w:trPr>
        <w:tc>
          <w:tcPr>
            <w:tcW w:w="864" w:type="dxa"/>
            <w:vMerge w:val="restart"/>
            <w:tcBorders>
              <w:top w:val="nil"/>
              <w:left w:val="nil"/>
              <w:bottom w:val="single" w:sz="8" w:space="0" w:color="000000"/>
              <w:right w:val="nil"/>
            </w:tcBorders>
            <w:shd w:val="clear" w:color="auto" w:fill="auto"/>
            <w:noWrap/>
            <w:hideMark/>
          </w:tcPr>
          <w:p w14:paraId="4CE6B56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L6</w:t>
            </w:r>
          </w:p>
        </w:tc>
        <w:tc>
          <w:tcPr>
            <w:tcW w:w="936" w:type="dxa"/>
            <w:vMerge w:val="restart"/>
            <w:tcBorders>
              <w:top w:val="nil"/>
              <w:left w:val="nil"/>
              <w:bottom w:val="single" w:sz="8" w:space="0" w:color="000000"/>
              <w:right w:val="nil"/>
            </w:tcBorders>
            <w:shd w:val="clear" w:color="auto" w:fill="auto"/>
            <w:noWrap/>
            <w:hideMark/>
          </w:tcPr>
          <w:p w14:paraId="49C922E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31.0</w:t>
            </w:r>
          </w:p>
        </w:tc>
        <w:tc>
          <w:tcPr>
            <w:tcW w:w="1008" w:type="dxa"/>
            <w:vMerge w:val="restart"/>
            <w:tcBorders>
              <w:top w:val="nil"/>
              <w:left w:val="nil"/>
              <w:bottom w:val="single" w:sz="8" w:space="0" w:color="000000"/>
              <w:right w:val="nil"/>
            </w:tcBorders>
            <w:shd w:val="clear" w:color="auto" w:fill="auto"/>
            <w:noWrap/>
            <w:hideMark/>
          </w:tcPr>
          <w:p w14:paraId="444BE70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lacustrine</w:t>
            </w:r>
          </w:p>
        </w:tc>
        <w:tc>
          <w:tcPr>
            <w:tcW w:w="1008" w:type="dxa"/>
            <w:vMerge w:val="restart"/>
            <w:tcBorders>
              <w:top w:val="nil"/>
              <w:left w:val="nil"/>
              <w:bottom w:val="single" w:sz="8" w:space="0" w:color="000000"/>
              <w:right w:val="nil"/>
            </w:tcBorders>
            <w:shd w:val="clear" w:color="auto" w:fill="auto"/>
            <w:noWrap/>
            <w:hideMark/>
          </w:tcPr>
          <w:p w14:paraId="2EEA065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0.67</w:t>
            </w:r>
          </w:p>
        </w:tc>
        <w:tc>
          <w:tcPr>
            <w:tcW w:w="1152" w:type="dxa"/>
            <w:gridSpan w:val="2"/>
            <w:tcBorders>
              <w:top w:val="nil"/>
              <w:left w:val="nil"/>
              <w:bottom w:val="nil"/>
              <w:right w:val="nil"/>
            </w:tcBorders>
            <w:shd w:val="clear" w:color="auto" w:fill="auto"/>
            <w:noWrap/>
            <w:hideMark/>
          </w:tcPr>
          <w:p w14:paraId="63018CB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4D81591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0.1</w:t>
            </w:r>
          </w:p>
        </w:tc>
        <w:tc>
          <w:tcPr>
            <w:tcW w:w="1188" w:type="dxa"/>
            <w:gridSpan w:val="2"/>
            <w:tcBorders>
              <w:top w:val="nil"/>
              <w:left w:val="nil"/>
              <w:bottom w:val="nil"/>
              <w:right w:val="nil"/>
            </w:tcBorders>
            <w:shd w:val="clear" w:color="auto" w:fill="auto"/>
            <w:noWrap/>
            <w:hideMark/>
          </w:tcPr>
          <w:p w14:paraId="7644DD0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21.6</w:t>
            </w:r>
          </w:p>
        </w:tc>
        <w:tc>
          <w:tcPr>
            <w:tcW w:w="1368" w:type="dxa"/>
            <w:gridSpan w:val="2"/>
            <w:tcBorders>
              <w:top w:val="nil"/>
              <w:left w:val="nil"/>
              <w:bottom w:val="nil"/>
              <w:right w:val="nil"/>
            </w:tcBorders>
            <w:shd w:val="clear" w:color="auto" w:fill="auto"/>
            <w:noWrap/>
            <w:hideMark/>
          </w:tcPr>
          <w:p w14:paraId="4ADFCBB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133.3</w:t>
            </w:r>
          </w:p>
        </w:tc>
        <w:tc>
          <w:tcPr>
            <w:tcW w:w="496" w:type="dxa"/>
            <w:tcBorders>
              <w:top w:val="nil"/>
              <w:left w:val="nil"/>
              <w:bottom w:val="nil"/>
              <w:right w:val="nil"/>
            </w:tcBorders>
            <w:shd w:val="clear" w:color="auto" w:fill="auto"/>
            <w:noWrap/>
            <w:hideMark/>
          </w:tcPr>
          <w:p w14:paraId="0697805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8.57</w:t>
            </w:r>
          </w:p>
        </w:tc>
        <w:tc>
          <w:tcPr>
            <w:tcW w:w="1043" w:type="dxa"/>
            <w:gridSpan w:val="2"/>
            <w:tcBorders>
              <w:top w:val="nil"/>
              <w:left w:val="nil"/>
              <w:bottom w:val="nil"/>
              <w:right w:val="nil"/>
            </w:tcBorders>
            <w:shd w:val="clear" w:color="auto" w:fill="auto"/>
            <w:noWrap/>
            <w:hideMark/>
          </w:tcPr>
          <w:p w14:paraId="7D23D81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19.9</w:t>
            </w:r>
          </w:p>
        </w:tc>
        <w:tc>
          <w:tcPr>
            <w:tcW w:w="1440" w:type="dxa"/>
            <w:tcBorders>
              <w:top w:val="nil"/>
              <w:left w:val="nil"/>
              <w:bottom w:val="nil"/>
              <w:right w:val="nil"/>
            </w:tcBorders>
            <w:shd w:val="clear" w:color="auto" w:fill="auto"/>
            <w:noWrap/>
            <w:hideMark/>
          </w:tcPr>
          <w:p w14:paraId="632674B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2827</w:t>
            </w:r>
          </w:p>
        </w:tc>
        <w:tc>
          <w:tcPr>
            <w:tcW w:w="809" w:type="dxa"/>
            <w:gridSpan w:val="2"/>
            <w:tcBorders>
              <w:top w:val="nil"/>
              <w:left w:val="nil"/>
              <w:bottom w:val="nil"/>
              <w:right w:val="nil"/>
            </w:tcBorders>
            <w:shd w:val="clear" w:color="auto" w:fill="auto"/>
            <w:noWrap/>
            <w:hideMark/>
          </w:tcPr>
          <w:p w14:paraId="5558D33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1831</w:t>
            </w:r>
          </w:p>
        </w:tc>
        <w:tc>
          <w:tcPr>
            <w:tcW w:w="720" w:type="dxa"/>
            <w:tcBorders>
              <w:top w:val="nil"/>
              <w:left w:val="nil"/>
              <w:bottom w:val="nil"/>
              <w:right w:val="nil"/>
            </w:tcBorders>
            <w:shd w:val="clear" w:color="auto" w:fill="auto"/>
            <w:noWrap/>
            <w:hideMark/>
          </w:tcPr>
          <w:p w14:paraId="4BABE86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1250</w:t>
            </w:r>
          </w:p>
        </w:tc>
        <w:tc>
          <w:tcPr>
            <w:tcW w:w="720" w:type="dxa"/>
            <w:tcBorders>
              <w:top w:val="nil"/>
              <w:left w:val="nil"/>
              <w:bottom w:val="nil"/>
              <w:right w:val="nil"/>
            </w:tcBorders>
            <w:shd w:val="clear" w:color="auto" w:fill="auto"/>
            <w:noWrap/>
            <w:hideMark/>
          </w:tcPr>
          <w:p w14:paraId="1CFFA83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177</w:t>
            </w:r>
          </w:p>
        </w:tc>
      </w:tr>
      <w:tr w:rsidR="007032EA" w:rsidRPr="00E13EBC" w14:paraId="4FCDA1F4" w14:textId="77777777" w:rsidTr="00B421B9">
        <w:trPr>
          <w:gridAfter w:val="1"/>
          <w:wAfter w:w="218" w:type="dxa"/>
          <w:trHeight w:val="202"/>
        </w:trPr>
        <w:tc>
          <w:tcPr>
            <w:tcW w:w="864" w:type="dxa"/>
            <w:vMerge/>
            <w:tcBorders>
              <w:top w:val="nil"/>
              <w:left w:val="nil"/>
              <w:bottom w:val="single" w:sz="8" w:space="0" w:color="000000"/>
              <w:right w:val="nil"/>
            </w:tcBorders>
            <w:hideMark/>
          </w:tcPr>
          <w:p w14:paraId="4323E63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8" w:space="0" w:color="000000"/>
              <w:right w:val="nil"/>
            </w:tcBorders>
            <w:hideMark/>
          </w:tcPr>
          <w:p w14:paraId="53447FE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8" w:space="0" w:color="000000"/>
              <w:right w:val="nil"/>
            </w:tcBorders>
            <w:hideMark/>
          </w:tcPr>
          <w:p w14:paraId="05ECE27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008" w:type="dxa"/>
            <w:vMerge/>
            <w:tcBorders>
              <w:top w:val="nil"/>
              <w:left w:val="nil"/>
              <w:bottom w:val="single" w:sz="8" w:space="0" w:color="000000"/>
              <w:right w:val="nil"/>
            </w:tcBorders>
            <w:hideMark/>
          </w:tcPr>
          <w:p w14:paraId="6BB9E07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152" w:type="dxa"/>
            <w:gridSpan w:val="2"/>
            <w:tcBorders>
              <w:top w:val="nil"/>
              <w:left w:val="nil"/>
              <w:bottom w:val="single" w:sz="8" w:space="0" w:color="auto"/>
              <w:right w:val="nil"/>
            </w:tcBorders>
            <w:shd w:val="clear" w:color="auto" w:fill="auto"/>
            <w:noWrap/>
            <w:hideMark/>
          </w:tcPr>
          <w:p w14:paraId="54E586F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hypolimnion</w:t>
            </w:r>
          </w:p>
        </w:tc>
        <w:tc>
          <w:tcPr>
            <w:tcW w:w="972" w:type="dxa"/>
            <w:gridSpan w:val="2"/>
            <w:tcBorders>
              <w:top w:val="nil"/>
              <w:left w:val="nil"/>
              <w:bottom w:val="single" w:sz="8" w:space="0" w:color="auto"/>
              <w:right w:val="nil"/>
            </w:tcBorders>
            <w:shd w:val="clear" w:color="auto" w:fill="auto"/>
            <w:noWrap/>
            <w:hideMark/>
          </w:tcPr>
          <w:p w14:paraId="0477285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24.5</w:t>
            </w:r>
          </w:p>
        </w:tc>
        <w:tc>
          <w:tcPr>
            <w:tcW w:w="1188" w:type="dxa"/>
            <w:gridSpan w:val="2"/>
            <w:tcBorders>
              <w:top w:val="nil"/>
              <w:left w:val="nil"/>
              <w:bottom w:val="single" w:sz="8" w:space="0" w:color="auto"/>
              <w:right w:val="nil"/>
            </w:tcBorders>
            <w:shd w:val="clear" w:color="auto" w:fill="auto"/>
            <w:noWrap/>
            <w:hideMark/>
          </w:tcPr>
          <w:p w14:paraId="6A545CF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10.3</w:t>
            </w:r>
          </w:p>
        </w:tc>
        <w:tc>
          <w:tcPr>
            <w:tcW w:w="1368" w:type="dxa"/>
            <w:gridSpan w:val="2"/>
            <w:tcBorders>
              <w:top w:val="nil"/>
              <w:left w:val="nil"/>
              <w:bottom w:val="single" w:sz="8" w:space="0" w:color="auto"/>
              <w:right w:val="nil"/>
            </w:tcBorders>
            <w:shd w:val="clear" w:color="auto" w:fill="auto"/>
            <w:noWrap/>
            <w:hideMark/>
          </w:tcPr>
          <w:p w14:paraId="417E454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0.9</w:t>
            </w:r>
          </w:p>
        </w:tc>
        <w:tc>
          <w:tcPr>
            <w:tcW w:w="496" w:type="dxa"/>
            <w:tcBorders>
              <w:top w:val="nil"/>
              <w:left w:val="nil"/>
              <w:bottom w:val="single" w:sz="8" w:space="0" w:color="auto"/>
              <w:right w:val="nil"/>
            </w:tcBorders>
            <w:shd w:val="clear" w:color="auto" w:fill="auto"/>
            <w:noWrap/>
            <w:hideMark/>
          </w:tcPr>
          <w:p w14:paraId="243438F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6.81</w:t>
            </w:r>
          </w:p>
        </w:tc>
        <w:tc>
          <w:tcPr>
            <w:tcW w:w="1043" w:type="dxa"/>
            <w:gridSpan w:val="2"/>
            <w:tcBorders>
              <w:top w:val="nil"/>
              <w:left w:val="nil"/>
              <w:bottom w:val="single" w:sz="8" w:space="0" w:color="auto"/>
              <w:right w:val="nil"/>
            </w:tcBorders>
            <w:shd w:val="clear" w:color="auto" w:fill="auto"/>
            <w:noWrap/>
            <w:hideMark/>
          </w:tcPr>
          <w:p w14:paraId="027B225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0.5</w:t>
            </w:r>
          </w:p>
        </w:tc>
        <w:tc>
          <w:tcPr>
            <w:tcW w:w="1440" w:type="dxa"/>
            <w:tcBorders>
              <w:top w:val="nil"/>
              <w:left w:val="nil"/>
              <w:bottom w:val="single" w:sz="8" w:space="0" w:color="auto"/>
              <w:right w:val="nil"/>
            </w:tcBorders>
            <w:shd w:val="clear" w:color="auto" w:fill="auto"/>
            <w:noWrap/>
            <w:hideMark/>
          </w:tcPr>
          <w:p w14:paraId="48E15B0A"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232</w:t>
            </w:r>
          </w:p>
        </w:tc>
        <w:tc>
          <w:tcPr>
            <w:tcW w:w="809" w:type="dxa"/>
            <w:gridSpan w:val="2"/>
            <w:tcBorders>
              <w:top w:val="nil"/>
              <w:left w:val="nil"/>
              <w:bottom w:val="single" w:sz="8" w:space="0" w:color="auto"/>
              <w:right w:val="nil"/>
            </w:tcBorders>
            <w:shd w:val="clear" w:color="auto" w:fill="auto"/>
            <w:noWrap/>
            <w:hideMark/>
          </w:tcPr>
          <w:p w14:paraId="086E7D0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1891</w:t>
            </w:r>
          </w:p>
        </w:tc>
        <w:tc>
          <w:tcPr>
            <w:tcW w:w="720" w:type="dxa"/>
            <w:tcBorders>
              <w:top w:val="nil"/>
              <w:left w:val="nil"/>
              <w:bottom w:val="single" w:sz="8" w:space="0" w:color="auto"/>
              <w:right w:val="nil"/>
            </w:tcBorders>
            <w:shd w:val="clear" w:color="auto" w:fill="auto"/>
            <w:noWrap/>
            <w:hideMark/>
          </w:tcPr>
          <w:p w14:paraId="11BE6F3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1330</w:t>
            </w:r>
          </w:p>
        </w:tc>
        <w:tc>
          <w:tcPr>
            <w:tcW w:w="720" w:type="dxa"/>
            <w:tcBorders>
              <w:top w:val="nil"/>
              <w:left w:val="nil"/>
              <w:bottom w:val="single" w:sz="8" w:space="0" w:color="auto"/>
              <w:right w:val="nil"/>
            </w:tcBorders>
            <w:shd w:val="clear" w:color="auto" w:fill="auto"/>
            <w:noWrap/>
            <w:hideMark/>
          </w:tcPr>
          <w:p w14:paraId="51BCB73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254</w:t>
            </w:r>
          </w:p>
        </w:tc>
      </w:tr>
      <w:tr w:rsidR="007032EA" w:rsidRPr="00E13EBC" w14:paraId="471FC6DA"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1ECAF9D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 </w:t>
            </w:r>
          </w:p>
        </w:tc>
        <w:tc>
          <w:tcPr>
            <w:tcW w:w="936" w:type="dxa"/>
            <w:vMerge w:val="restart"/>
            <w:tcBorders>
              <w:top w:val="nil"/>
              <w:left w:val="nil"/>
              <w:bottom w:val="single" w:sz="4" w:space="0" w:color="000000"/>
              <w:right w:val="nil"/>
            </w:tcBorders>
            <w:shd w:val="clear" w:color="auto" w:fill="auto"/>
            <w:noWrap/>
            <w:hideMark/>
          </w:tcPr>
          <w:p w14:paraId="6BDF6BA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3.6</w:t>
            </w:r>
          </w:p>
        </w:tc>
        <w:tc>
          <w:tcPr>
            <w:tcW w:w="1008" w:type="dxa"/>
            <w:vMerge w:val="restart"/>
            <w:tcBorders>
              <w:top w:val="nil"/>
              <w:left w:val="nil"/>
              <w:bottom w:val="single" w:sz="4" w:space="0" w:color="000000"/>
              <w:right w:val="nil"/>
            </w:tcBorders>
            <w:shd w:val="clear" w:color="auto" w:fill="auto"/>
            <w:noWrap/>
            <w:hideMark/>
          </w:tcPr>
          <w:p w14:paraId="753272A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riverine</w:t>
            </w:r>
          </w:p>
        </w:tc>
        <w:tc>
          <w:tcPr>
            <w:tcW w:w="1008" w:type="dxa"/>
            <w:vMerge w:val="restart"/>
            <w:tcBorders>
              <w:top w:val="nil"/>
              <w:left w:val="nil"/>
              <w:bottom w:val="single" w:sz="4" w:space="0" w:color="000000"/>
              <w:right w:val="nil"/>
            </w:tcBorders>
            <w:shd w:val="clear" w:color="auto" w:fill="auto"/>
            <w:noWrap/>
            <w:hideMark/>
          </w:tcPr>
          <w:p w14:paraId="2B659AD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0.33</w:t>
            </w:r>
          </w:p>
        </w:tc>
        <w:tc>
          <w:tcPr>
            <w:tcW w:w="1152" w:type="dxa"/>
            <w:gridSpan w:val="2"/>
            <w:tcBorders>
              <w:top w:val="nil"/>
              <w:left w:val="nil"/>
              <w:bottom w:val="nil"/>
              <w:right w:val="nil"/>
            </w:tcBorders>
            <w:shd w:val="clear" w:color="auto" w:fill="auto"/>
            <w:noWrap/>
            <w:hideMark/>
          </w:tcPr>
          <w:p w14:paraId="73F1A45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183A519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 </w:t>
            </w:r>
          </w:p>
        </w:tc>
        <w:tc>
          <w:tcPr>
            <w:tcW w:w="1188" w:type="dxa"/>
            <w:gridSpan w:val="2"/>
            <w:tcBorders>
              <w:top w:val="nil"/>
              <w:left w:val="nil"/>
              <w:bottom w:val="nil"/>
              <w:right w:val="nil"/>
            </w:tcBorders>
            <w:shd w:val="clear" w:color="auto" w:fill="auto"/>
            <w:noWrap/>
            <w:hideMark/>
          </w:tcPr>
          <w:p w14:paraId="1059838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24.3</w:t>
            </w:r>
          </w:p>
        </w:tc>
        <w:tc>
          <w:tcPr>
            <w:tcW w:w="1368" w:type="dxa"/>
            <w:gridSpan w:val="2"/>
            <w:tcBorders>
              <w:top w:val="nil"/>
              <w:left w:val="nil"/>
              <w:bottom w:val="nil"/>
              <w:right w:val="nil"/>
            </w:tcBorders>
            <w:shd w:val="clear" w:color="auto" w:fill="auto"/>
            <w:noWrap/>
            <w:hideMark/>
          </w:tcPr>
          <w:p w14:paraId="55185C5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126.0</w:t>
            </w:r>
          </w:p>
        </w:tc>
        <w:tc>
          <w:tcPr>
            <w:tcW w:w="496" w:type="dxa"/>
            <w:tcBorders>
              <w:top w:val="nil"/>
              <w:left w:val="nil"/>
              <w:bottom w:val="nil"/>
              <w:right w:val="nil"/>
            </w:tcBorders>
            <w:shd w:val="clear" w:color="auto" w:fill="auto"/>
            <w:noWrap/>
            <w:hideMark/>
          </w:tcPr>
          <w:p w14:paraId="229B3E3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8.50</w:t>
            </w:r>
          </w:p>
        </w:tc>
        <w:tc>
          <w:tcPr>
            <w:tcW w:w="1043" w:type="dxa"/>
            <w:gridSpan w:val="2"/>
            <w:tcBorders>
              <w:top w:val="nil"/>
              <w:left w:val="nil"/>
              <w:bottom w:val="nil"/>
              <w:right w:val="nil"/>
            </w:tcBorders>
            <w:shd w:val="clear" w:color="auto" w:fill="auto"/>
            <w:noWrap/>
            <w:hideMark/>
          </w:tcPr>
          <w:p w14:paraId="38AE77D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47.6</w:t>
            </w:r>
          </w:p>
        </w:tc>
        <w:tc>
          <w:tcPr>
            <w:tcW w:w="1440" w:type="dxa"/>
            <w:tcBorders>
              <w:top w:val="nil"/>
              <w:left w:val="nil"/>
              <w:bottom w:val="nil"/>
              <w:right w:val="nil"/>
            </w:tcBorders>
            <w:shd w:val="clear" w:color="auto" w:fill="auto"/>
            <w:noWrap/>
            <w:hideMark/>
          </w:tcPr>
          <w:p w14:paraId="1837F48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4128</w:t>
            </w:r>
          </w:p>
        </w:tc>
        <w:tc>
          <w:tcPr>
            <w:tcW w:w="809" w:type="dxa"/>
            <w:gridSpan w:val="2"/>
            <w:tcBorders>
              <w:top w:val="nil"/>
              <w:left w:val="nil"/>
              <w:bottom w:val="nil"/>
              <w:right w:val="nil"/>
            </w:tcBorders>
            <w:shd w:val="clear" w:color="auto" w:fill="auto"/>
            <w:noWrap/>
            <w:hideMark/>
          </w:tcPr>
          <w:p w14:paraId="35ACCA3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1952</w:t>
            </w:r>
          </w:p>
        </w:tc>
        <w:tc>
          <w:tcPr>
            <w:tcW w:w="720" w:type="dxa"/>
            <w:tcBorders>
              <w:top w:val="nil"/>
              <w:left w:val="nil"/>
              <w:bottom w:val="nil"/>
              <w:right w:val="nil"/>
            </w:tcBorders>
            <w:shd w:val="clear" w:color="auto" w:fill="auto"/>
            <w:noWrap/>
            <w:hideMark/>
          </w:tcPr>
          <w:p w14:paraId="40D589E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1745</w:t>
            </w:r>
          </w:p>
        </w:tc>
        <w:tc>
          <w:tcPr>
            <w:tcW w:w="720" w:type="dxa"/>
            <w:tcBorders>
              <w:top w:val="nil"/>
              <w:left w:val="nil"/>
              <w:bottom w:val="nil"/>
              <w:right w:val="nil"/>
            </w:tcBorders>
            <w:shd w:val="clear" w:color="auto" w:fill="auto"/>
            <w:noWrap/>
            <w:hideMark/>
          </w:tcPr>
          <w:p w14:paraId="5B181D1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210</w:t>
            </w:r>
          </w:p>
        </w:tc>
      </w:tr>
      <w:tr w:rsidR="007032EA" w:rsidRPr="00E13EBC" w14:paraId="097AE2F9"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291C837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45EB759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1008" w:type="dxa"/>
            <w:vMerge/>
            <w:tcBorders>
              <w:top w:val="nil"/>
              <w:left w:val="nil"/>
              <w:bottom w:val="single" w:sz="4" w:space="0" w:color="000000"/>
              <w:right w:val="nil"/>
            </w:tcBorders>
            <w:hideMark/>
          </w:tcPr>
          <w:p w14:paraId="750C19F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1008" w:type="dxa"/>
            <w:vMerge/>
            <w:tcBorders>
              <w:top w:val="nil"/>
              <w:left w:val="nil"/>
              <w:bottom w:val="single" w:sz="4" w:space="0" w:color="000000"/>
              <w:right w:val="nil"/>
            </w:tcBorders>
            <w:hideMark/>
          </w:tcPr>
          <w:p w14:paraId="6C4E1F2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0C0F15E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39C92CC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 </w:t>
            </w:r>
          </w:p>
        </w:tc>
        <w:tc>
          <w:tcPr>
            <w:tcW w:w="1188" w:type="dxa"/>
            <w:gridSpan w:val="2"/>
            <w:tcBorders>
              <w:top w:val="nil"/>
              <w:left w:val="nil"/>
              <w:bottom w:val="single" w:sz="4" w:space="0" w:color="auto"/>
              <w:right w:val="nil"/>
            </w:tcBorders>
            <w:shd w:val="clear" w:color="auto" w:fill="auto"/>
            <w:noWrap/>
            <w:hideMark/>
          </w:tcPr>
          <w:p w14:paraId="75C83FB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21.0</w:t>
            </w:r>
          </w:p>
        </w:tc>
        <w:tc>
          <w:tcPr>
            <w:tcW w:w="1368" w:type="dxa"/>
            <w:gridSpan w:val="2"/>
            <w:tcBorders>
              <w:top w:val="nil"/>
              <w:left w:val="nil"/>
              <w:bottom w:val="single" w:sz="4" w:space="0" w:color="auto"/>
              <w:right w:val="nil"/>
            </w:tcBorders>
            <w:shd w:val="clear" w:color="auto" w:fill="auto"/>
            <w:noWrap/>
            <w:hideMark/>
          </w:tcPr>
          <w:p w14:paraId="1E410C6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76.6</w:t>
            </w:r>
          </w:p>
        </w:tc>
        <w:tc>
          <w:tcPr>
            <w:tcW w:w="496" w:type="dxa"/>
            <w:tcBorders>
              <w:top w:val="nil"/>
              <w:left w:val="nil"/>
              <w:bottom w:val="single" w:sz="4" w:space="0" w:color="auto"/>
              <w:right w:val="nil"/>
            </w:tcBorders>
            <w:shd w:val="clear" w:color="auto" w:fill="auto"/>
            <w:noWrap/>
            <w:hideMark/>
          </w:tcPr>
          <w:p w14:paraId="4085727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7.86</w:t>
            </w:r>
          </w:p>
        </w:tc>
        <w:tc>
          <w:tcPr>
            <w:tcW w:w="1043" w:type="dxa"/>
            <w:gridSpan w:val="2"/>
            <w:tcBorders>
              <w:top w:val="nil"/>
              <w:left w:val="nil"/>
              <w:bottom w:val="single" w:sz="4" w:space="0" w:color="auto"/>
              <w:right w:val="nil"/>
            </w:tcBorders>
            <w:shd w:val="clear" w:color="auto" w:fill="auto"/>
            <w:noWrap/>
            <w:hideMark/>
          </w:tcPr>
          <w:p w14:paraId="5A84BE5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12.2</w:t>
            </w:r>
          </w:p>
        </w:tc>
        <w:tc>
          <w:tcPr>
            <w:tcW w:w="1440" w:type="dxa"/>
            <w:tcBorders>
              <w:top w:val="nil"/>
              <w:left w:val="nil"/>
              <w:bottom w:val="single" w:sz="4" w:space="0" w:color="auto"/>
              <w:right w:val="nil"/>
            </w:tcBorders>
            <w:shd w:val="clear" w:color="auto" w:fill="auto"/>
            <w:noWrap/>
            <w:hideMark/>
          </w:tcPr>
          <w:p w14:paraId="318695D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2368</w:t>
            </w:r>
          </w:p>
        </w:tc>
        <w:tc>
          <w:tcPr>
            <w:tcW w:w="809" w:type="dxa"/>
            <w:gridSpan w:val="2"/>
            <w:tcBorders>
              <w:top w:val="nil"/>
              <w:left w:val="nil"/>
              <w:bottom w:val="single" w:sz="4" w:space="0" w:color="auto"/>
              <w:right w:val="nil"/>
            </w:tcBorders>
            <w:shd w:val="clear" w:color="auto" w:fill="auto"/>
            <w:noWrap/>
            <w:hideMark/>
          </w:tcPr>
          <w:p w14:paraId="132E9C6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2102</w:t>
            </w:r>
          </w:p>
        </w:tc>
        <w:tc>
          <w:tcPr>
            <w:tcW w:w="720" w:type="dxa"/>
            <w:tcBorders>
              <w:top w:val="nil"/>
              <w:left w:val="nil"/>
              <w:bottom w:val="single" w:sz="4" w:space="0" w:color="auto"/>
              <w:right w:val="nil"/>
            </w:tcBorders>
            <w:shd w:val="clear" w:color="auto" w:fill="auto"/>
            <w:noWrap/>
            <w:hideMark/>
          </w:tcPr>
          <w:p w14:paraId="7E33636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1902</w:t>
            </w:r>
          </w:p>
        </w:tc>
        <w:tc>
          <w:tcPr>
            <w:tcW w:w="720" w:type="dxa"/>
            <w:tcBorders>
              <w:top w:val="nil"/>
              <w:left w:val="nil"/>
              <w:bottom w:val="single" w:sz="4" w:space="0" w:color="auto"/>
              <w:right w:val="nil"/>
            </w:tcBorders>
            <w:shd w:val="clear" w:color="auto" w:fill="auto"/>
            <w:noWrap/>
            <w:hideMark/>
          </w:tcPr>
          <w:p w14:paraId="1479388B"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231</w:t>
            </w:r>
          </w:p>
        </w:tc>
      </w:tr>
      <w:tr w:rsidR="007032EA" w:rsidRPr="00E13EBC" w14:paraId="4E5C3BF8" w14:textId="77777777" w:rsidTr="00B421B9">
        <w:trPr>
          <w:gridAfter w:val="1"/>
          <w:wAfter w:w="218" w:type="dxa"/>
          <w:trHeight w:val="202"/>
        </w:trPr>
        <w:tc>
          <w:tcPr>
            <w:tcW w:w="864" w:type="dxa"/>
            <w:vMerge w:val="restart"/>
            <w:tcBorders>
              <w:top w:val="nil"/>
              <w:left w:val="nil"/>
              <w:bottom w:val="single" w:sz="4" w:space="0" w:color="000000"/>
              <w:right w:val="nil"/>
            </w:tcBorders>
            <w:shd w:val="clear" w:color="auto" w:fill="auto"/>
            <w:noWrap/>
            <w:hideMark/>
          </w:tcPr>
          <w:p w14:paraId="4A621FF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rPr>
            </w:pPr>
            <w:r w:rsidRPr="00E13EBC">
              <w:rPr>
                <w:rFonts w:eastAsia="Times New Roman"/>
                <w:color w:val="000000"/>
                <w:sz w:val="16"/>
                <w:szCs w:val="16"/>
                <w:bdr w:val="none" w:sz="0" w:space="0" w:color="auto"/>
              </w:rPr>
              <w:t> </w:t>
            </w:r>
          </w:p>
        </w:tc>
        <w:tc>
          <w:tcPr>
            <w:tcW w:w="936" w:type="dxa"/>
            <w:vMerge w:val="restart"/>
            <w:tcBorders>
              <w:top w:val="nil"/>
              <w:left w:val="nil"/>
              <w:bottom w:val="single" w:sz="4" w:space="0" w:color="000000"/>
              <w:right w:val="nil"/>
            </w:tcBorders>
            <w:shd w:val="clear" w:color="auto" w:fill="auto"/>
            <w:noWrap/>
            <w:hideMark/>
          </w:tcPr>
          <w:p w14:paraId="3170C80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9.6</w:t>
            </w:r>
          </w:p>
        </w:tc>
        <w:tc>
          <w:tcPr>
            <w:tcW w:w="1008" w:type="dxa"/>
            <w:vMerge w:val="restart"/>
            <w:tcBorders>
              <w:top w:val="nil"/>
              <w:left w:val="nil"/>
              <w:bottom w:val="single" w:sz="4" w:space="0" w:color="000000"/>
              <w:right w:val="nil"/>
            </w:tcBorders>
            <w:shd w:val="clear" w:color="auto" w:fill="auto"/>
            <w:noWrap/>
            <w:hideMark/>
          </w:tcPr>
          <w:p w14:paraId="4EB5AB9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transitional</w:t>
            </w:r>
          </w:p>
        </w:tc>
        <w:tc>
          <w:tcPr>
            <w:tcW w:w="1008" w:type="dxa"/>
            <w:vMerge w:val="restart"/>
            <w:tcBorders>
              <w:top w:val="nil"/>
              <w:left w:val="nil"/>
              <w:bottom w:val="single" w:sz="4" w:space="0" w:color="000000"/>
              <w:right w:val="nil"/>
            </w:tcBorders>
            <w:shd w:val="clear" w:color="auto" w:fill="auto"/>
            <w:noWrap/>
            <w:hideMark/>
          </w:tcPr>
          <w:p w14:paraId="2A83FEB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0.65</w:t>
            </w:r>
          </w:p>
        </w:tc>
        <w:tc>
          <w:tcPr>
            <w:tcW w:w="1152" w:type="dxa"/>
            <w:gridSpan w:val="2"/>
            <w:tcBorders>
              <w:top w:val="nil"/>
              <w:left w:val="nil"/>
              <w:bottom w:val="nil"/>
              <w:right w:val="nil"/>
            </w:tcBorders>
            <w:shd w:val="clear" w:color="auto" w:fill="auto"/>
            <w:noWrap/>
            <w:hideMark/>
          </w:tcPr>
          <w:p w14:paraId="24D09EC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72683DB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 </w:t>
            </w:r>
          </w:p>
        </w:tc>
        <w:tc>
          <w:tcPr>
            <w:tcW w:w="1188" w:type="dxa"/>
            <w:gridSpan w:val="2"/>
            <w:tcBorders>
              <w:top w:val="nil"/>
              <w:left w:val="nil"/>
              <w:bottom w:val="nil"/>
              <w:right w:val="nil"/>
            </w:tcBorders>
            <w:shd w:val="clear" w:color="auto" w:fill="auto"/>
            <w:noWrap/>
            <w:hideMark/>
          </w:tcPr>
          <w:p w14:paraId="241568C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23.3</w:t>
            </w:r>
          </w:p>
        </w:tc>
        <w:tc>
          <w:tcPr>
            <w:tcW w:w="1368" w:type="dxa"/>
            <w:gridSpan w:val="2"/>
            <w:tcBorders>
              <w:top w:val="nil"/>
              <w:left w:val="nil"/>
              <w:bottom w:val="nil"/>
              <w:right w:val="nil"/>
            </w:tcBorders>
            <w:shd w:val="clear" w:color="auto" w:fill="auto"/>
            <w:noWrap/>
            <w:hideMark/>
          </w:tcPr>
          <w:p w14:paraId="64609FE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113.0</w:t>
            </w:r>
          </w:p>
        </w:tc>
        <w:tc>
          <w:tcPr>
            <w:tcW w:w="496" w:type="dxa"/>
            <w:tcBorders>
              <w:top w:val="nil"/>
              <w:left w:val="nil"/>
              <w:bottom w:val="nil"/>
              <w:right w:val="nil"/>
            </w:tcBorders>
            <w:shd w:val="clear" w:color="auto" w:fill="auto"/>
            <w:noWrap/>
            <w:hideMark/>
          </w:tcPr>
          <w:p w14:paraId="69E47C4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8.38</w:t>
            </w:r>
          </w:p>
        </w:tc>
        <w:tc>
          <w:tcPr>
            <w:tcW w:w="1043" w:type="dxa"/>
            <w:gridSpan w:val="2"/>
            <w:tcBorders>
              <w:top w:val="nil"/>
              <w:left w:val="nil"/>
              <w:bottom w:val="nil"/>
              <w:right w:val="nil"/>
            </w:tcBorders>
            <w:shd w:val="clear" w:color="auto" w:fill="auto"/>
            <w:noWrap/>
            <w:hideMark/>
          </w:tcPr>
          <w:p w14:paraId="7D806B3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21.8</w:t>
            </w:r>
          </w:p>
        </w:tc>
        <w:tc>
          <w:tcPr>
            <w:tcW w:w="1440" w:type="dxa"/>
            <w:tcBorders>
              <w:top w:val="nil"/>
              <w:left w:val="nil"/>
              <w:bottom w:val="nil"/>
              <w:right w:val="nil"/>
            </w:tcBorders>
            <w:shd w:val="clear" w:color="auto" w:fill="auto"/>
            <w:noWrap/>
            <w:hideMark/>
          </w:tcPr>
          <w:p w14:paraId="429DD20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1021</w:t>
            </w:r>
          </w:p>
        </w:tc>
        <w:tc>
          <w:tcPr>
            <w:tcW w:w="809" w:type="dxa"/>
            <w:gridSpan w:val="2"/>
            <w:tcBorders>
              <w:top w:val="nil"/>
              <w:left w:val="nil"/>
              <w:bottom w:val="nil"/>
              <w:right w:val="nil"/>
            </w:tcBorders>
            <w:shd w:val="clear" w:color="auto" w:fill="auto"/>
            <w:noWrap/>
            <w:hideMark/>
          </w:tcPr>
          <w:p w14:paraId="3B8F477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2082</w:t>
            </w:r>
          </w:p>
        </w:tc>
        <w:tc>
          <w:tcPr>
            <w:tcW w:w="720" w:type="dxa"/>
            <w:tcBorders>
              <w:top w:val="nil"/>
              <w:left w:val="nil"/>
              <w:bottom w:val="nil"/>
              <w:right w:val="nil"/>
            </w:tcBorders>
            <w:shd w:val="clear" w:color="auto" w:fill="auto"/>
            <w:noWrap/>
            <w:hideMark/>
          </w:tcPr>
          <w:p w14:paraId="02B5497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1438</w:t>
            </w:r>
          </w:p>
        </w:tc>
        <w:tc>
          <w:tcPr>
            <w:tcW w:w="720" w:type="dxa"/>
            <w:tcBorders>
              <w:top w:val="nil"/>
              <w:left w:val="nil"/>
              <w:bottom w:val="nil"/>
              <w:right w:val="nil"/>
            </w:tcBorders>
            <w:shd w:val="clear" w:color="auto" w:fill="auto"/>
            <w:noWrap/>
            <w:hideMark/>
          </w:tcPr>
          <w:p w14:paraId="7FCF4A2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199</w:t>
            </w:r>
          </w:p>
        </w:tc>
      </w:tr>
      <w:tr w:rsidR="007032EA" w:rsidRPr="00E13EBC" w14:paraId="260457F4" w14:textId="77777777" w:rsidTr="00B421B9">
        <w:trPr>
          <w:gridAfter w:val="1"/>
          <w:wAfter w:w="218" w:type="dxa"/>
          <w:trHeight w:val="202"/>
        </w:trPr>
        <w:tc>
          <w:tcPr>
            <w:tcW w:w="864" w:type="dxa"/>
            <w:vMerge/>
            <w:tcBorders>
              <w:top w:val="nil"/>
              <w:left w:val="nil"/>
              <w:bottom w:val="single" w:sz="4" w:space="0" w:color="000000"/>
              <w:right w:val="nil"/>
            </w:tcBorders>
            <w:hideMark/>
          </w:tcPr>
          <w:p w14:paraId="4375716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936" w:type="dxa"/>
            <w:vMerge/>
            <w:tcBorders>
              <w:top w:val="nil"/>
              <w:left w:val="nil"/>
              <w:bottom w:val="single" w:sz="4" w:space="0" w:color="000000"/>
              <w:right w:val="nil"/>
            </w:tcBorders>
            <w:hideMark/>
          </w:tcPr>
          <w:p w14:paraId="0B8D8F1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1008" w:type="dxa"/>
            <w:vMerge/>
            <w:tcBorders>
              <w:top w:val="nil"/>
              <w:left w:val="nil"/>
              <w:bottom w:val="single" w:sz="4" w:space="0" w:color="000000"/>
              <w:right w:val="nil"/>
            </w:tcBorders>
            <w:hideMark/>
          </w:tcPr>
          <w:p w14:paraId="50B6F7B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1008" w:type="dxa"/>
            <w:vMerge/>
            <w:tcBorders>
              <w:top w:val="nil"/>
              <w:left w:val="nil"/>
              <w:bottom w:val="single" w:sz="4" w:space="0" w:color="000000"/>
              <w:right w:val="nil"/>
            </w:tcBorders>
            <w:hideMark/>
          </w:tcPr>
          <w:p w14:paraId="1649EE3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1152" w:type="dxa"/>
            <w:gridSpan w:val="2"/>
            <w:tcBorders>
              <w:top w:val="nil"/>
              <w:left w:val="nil"/>
              <w:bottom w:val="single" w:sz="4" w:space="0" w:color="auto"/>
              <w:right w:val="nil"/>
            </w:tcBorders>
            <w:shd w:val="clear" w:color="auto" w:fill="auto"/>
            <w:noWrap/>
            <w:hideMark/>
          </w:tcPr>
          <w:p w14:paraId="2D44797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hypolimnion</w:t>
            </w:r>
          </w:p>
        </w:tc>
        <w:tc>
          <w:tcPr>
            <w:tcW w:w="972" w:type="dxa"/>
            <w:gridSpan w:val="2"/>
            <w:tcBorders>
              <w:top w:val="nil"/>
              <w:left w:val="nil"/>
              <w:bottom w:val="single" w:sz="4" w:space="0" w:color="auto"/>
              <w:right w:val="nil"/>
            </w:tcBorders>
            <w:shd w:val="clear" w:color="auto" w:fill="auto"/>
            <w:noWrap/>
            <w:hideMark/>
          </w:tcPr>
          <w:p w14:paraId="36F3A62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 </w:t>
            </w:r>
          </w:p>
        </w:tc>
        <w:tc>
          <w:tcPr>
            <w:tcW w:w="1188" w:type="dxa"/>
            <w:gridSpan w:val="2"/>
            <w:tcBorders>
              <w:top w:val="nil"/>
              <w:left w:val="nil"/>
              <w:bottom w:val="single" w:sz="4" w:space="0" w:color="auto"/>
              <w:right w:val="nil"/>
            </w:tcBorders>
            <w:shd w:val="clear" w:color="auto" w:fill="auto"/>
            <w:noWrap/>
            <w:hideMark/>
          </w:tcPr>
          <w:p w14:paraId="3C396E7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17.0</w:t>
            </w:r>
          </w:p>
        </w:tc>
        <w:tc>
          <w:tcPr>
            <w:tcW w:w="1368" w:type="dxa"/>
            <w:gridSpan w:val="2"/>
            <w:tcBorders>
              <w:top w:val="nil"/>
              <w:left w:val="nil"/>
              <w:bottom w:val="single" w:sz="4" w:space="0" w:color="auto"/>
              <w:right w:val="nil"/>
            </w:tcBorders>
            <w:shd w:val="clear" w:color="auto" w:fill="auto"/>
            <w:noWrap/>
            <w:hideMark/>
          </w:tcPr>
          <w:p w14:paraId="0250D98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21.1</w:t>
            </w:r>
          </w:p>
        </w:tc>
        <w:tc>
          <w:tcPr>
            <w:tcW w:w="496" w:type="dxa"/>
            <w:tcBorders>
              <w:top w:val="nil"/>
              <w:left w:val="nil"/>
              <w:bottom w:val="single" w:sz="4" w:space="0" w:color="auto"/>
              <w:right w:val="nil"/>
            </w:tcBorders>
            <w:shd w:val="clear" w:color="auto" w:fill="auto"/>
            <w:noWrap/>
            <w:hideMark/>
          </w:tcPr>
          <w:p w14:paraId="72B6C0C6"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7.39</w:t>
            </w:r>
          </w:p>
        </w:tc>
        <w:tc>
          <w:tcPr>
            <w:tcW w:w="1043" w:type="dxa"/>
            <w:gridSpan w:val="2"/>
            <w:tcBorders>
              <w:top w:val="nil"/>
              <w:left w:val="nil"/>
              <w:bottom w:val="single" w:sz="4" w:space="0" w:color="auto"/>
              <w:right w:val="nil"/>
            </w:tcBorders>
            <w:shd w:val="clear" w:color="auto" w:fill="auto"/>
            <w:noWrap/>
            <w:hideMark/>
          </w:tcPr>
          <w:p w14:paraId="680E61DE"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3.0</w:t>
            </w:r>
          </w:p>
        </w:tc>
        <w:tc>
          <w:tcPr>
            <w:tcW w:w="1440" w:type="dxa"/>
            <w:tcBorders>
              <w:top w:val="nil"/>
              <w:left w:val="nil"/>
              <w:bottom w:val="single" w:sz="4" w:space="0" w:color="auto"/>
              <w:right w:val="nil"/>
            </w:tcBorders>
            <w:shd w:val="clear" w:color="auto" w:fill="auto"/>
            <w:noWrap/>
            <w:hideMark/>
          </w:tcPr>
          <w:p w14:paraId="0ACD6ED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362</w:t>
            </w:r>
          </w:p>
        </w:tc>
        <w:tc>
          <w:tcPr>
            <w:tcW w:w="809" w:type="dxa"/>
            <w:gridSpan w:val="2"/>
            <w:tcBorders>
              <w:top w:val="nil"/>
              <w:left w:val="nil"/>
              <w:bottom w:val="single" w:sz="4" w:space="0" w:color="auto"/>
              <w:right w:val="nil"/>
            </w:tcBorders>
            <w:shd w:val="clear" w:color="auto" w:fill="auto"/>
            <w:noWrap/>
            <w:hideMark/>
          </w:tcPr>
          <w:p w14:paraId="06213AB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2123</w:t>
            </w:r>
          </w:p>
        </w:tc>
        <w:tc>
          <w:tcPr>
            <w:tcW w:w="720" w:type="dxa"/>
            <w:tcBorders>
              <w:top w:val="nil"/>
              <w:left w:val="nil"/>
              <w:bottom w:val="single" w:sz="4" w:space="0" w:color="auto"/>
              <w:right w:val="nil"/>
            </w:tcBorders>
            <w:shd w:val="clear" w:color="auto" w:fill="auto"/>
            <w:noWrap/>
            <w:hideMark/>
          </w:tcPr>
          <w:p w14:paraId="43D662CF"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1457</w:t>
            </w:r>
          </w:p>
        </w:tc>
        <w:tc>
          <w:tcPr>
            <w:tcW w:w="720" w:type="dxa"/>
            <w:tcBorders>
              <w:top w:val="nil"/>
              <w:left w:val="nil"/>
              <w:bottom w:val="single" w:sz="4" w:space="0" w:color="auto"/>
              <w:right w:val="nil"/>
            </w:tcBorders>
            <w:shd w:val="clear" w:color="auto" w:fill="auto"/>
            <w:noWrap/>
            <w:hideMark/>
          </w:tcPr>
          <w:p w14:paraId="1299815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213</w:t>
            </w:r>
          </w:p>
        </w:tc>
      </w:tr>
      <w:tr w:rsidR="007032EA" w:rsidRPr="00E13EBC" w14:paraId="0A811973" w14:textId="77777777" w:rsidTr="00B421B9">
        <w:trPr>
          <w:gridAfter w:val="1"/>
          <w:wAfter w:w="218" w:type="dxa"/>
          <w:trHeight w:val="202"/>
        </w:trPr>
        <w:tc>
          <w:tcPr>
            <w:tcW w:w="864" w:type="dxa"/>
            <w:vMerge w:val="restart"/>
            <w:tcBorders>
              <w:top w:val="nil"/>
              <w:left w:val="nil"/>
              <w:right w:val="nil"/>
            </w:tcBorders>
            <w:shd w:val="clear" w:color="auto" w:fill="auto"/>
            <w:noWrap/>
            <w:hideMark/>
          </w:tcPr>
          <w:p w14:paraId="0FAEE198"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color w:val="000000"/>
                <w:sz w:val="16"/>
                <w:szCs w:val="16"/>
                <w:bdr w:val="none" w:sz="0" w:space="0" w:color="auto"/>
              </w:rPr>
              <w:t> </w:t>
            </w:r>
          </w:p>
        </w:tc>
        <w:tc>
          <w:tcPr>
            <w:tcW w:w="936" w:type="dxa"/>
            <w:vMerge w:val="restart"/>
            <w:tcBorders>
              <w:top w:val="nil"/>
              <w:left w:val="nil"/>
              <w:right w:val="nil"/>
            </w:tcBorders>
            <w:shd w:val="clear" w:color="auto" w:fill="auto"/>
            <w:noWrap/>
            <w:hideMark/>
          </w:tcPr>
          <w:p w14:paraId="43112F4D"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20.3</w:t>
            </w:r>
          </w:p>
        </w:tc>
        <w:tc>
          <w:tcPr>
            <w:tcW w:w="1008" w:type="dxa"/>
            <w:vMerge w:val="restart"/>
            <w:tcBorders>
              <w:top w:val="nil"/>
              <w:left w:val="nil"/>
              <w:right w:val="nil"/>
            </w:tcBorders>
            <w:shd w:val="clear" w:color="auto" w:fill="auto"/>
            <w:noWrap/>
            <w:hideMark/>
          </w:tcPr>
          <w:p w14:paraId="055087D3"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lacustrine</w:t>
            </w:r>
          </w:p>
        </w:tc>
        <w:tc>
          <w:tcPr>
            <w:tcW w:w="1008" w:type="dxa"/>
            <w:vMerge w:val="restart"/>
            <w:tcBorders>
              <w:top w:val="nil"/>
              <w:left w:val="nil"/>
              <w:right w:val="nil"/>
            </w:tcBorders>
            <w:shd w:val="clear" w:color="auto" w:fill="auto"/>
            <w:noWrap/>
            <w:hideMark/>
          </w:tcPr>
          <w:p w14:paraId="7D775DE0"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0.78</w:t>
            </w:r>
          </w:p>
        </w:tc>
        <w:tc>
          <w:tcPr>
            <w:tcW w:w="1152" w:type="dxa"/>
            <w:gridSpan w:val="2"/>
            <w:tcBorders>
              <w:top w:val="nil"/>
              <w:left w:val="nil"/>
              <w:bottom w:val="nil"/>
              <w:right w:val="nil"/>
            </w:tcBorders>
            <w:shd w:val="clear" w:color="auto" w:fill="auto"/>
            <w:noWrap/>
            <w:hideMark/>
          </w:tcPr>
          <w:p w14:paraId="67594B5D"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epilimnion</w:t>
            </w:r>
          </w:p>
        </w:tc>
        <w:tc>
          <w:tcPr>
            <w:tcW w:w="972" w:type="dxa"/>
            <w:gridSpan w:val="2"/>
            <w:tcBorders>
              <w:top w:val="nil"/>
              <w:left w:val="nil"/>
              <w:bottom w:val="nil"/>
              <w:right w:val="nil"/>
            </w:tcBorders>
            <w:shd w:val="clear" w:color="auto" w:fill="auto"/>
            <w:noWrap/>
            <w:hideMark/>
          </w:tcPr>
          <w:p w14:paraId="67AD2BB0"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p>
        </w:tc>
        <w:tc>
          <w:tcPr>
            <w:tcW w:w="1188" w:type="dxa"/>
            <w:gridSpan w:val="2"/>
            <w:tcBorders>
              <w:top w:val="nil"/>
              <w:left w:val="nil"/>
              <w:bottom w:val="nil"/>
              <w:right w:val="nil"/>
            </w:tcBorders>
            <w:shd w:val="clear" w:color="auto" w:fill="auto"/>
            <w:noWrap/>
            <w:hideMark/>
          </w:tcPr>
          <w:p w14:paraId="7971F745"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23.1</w:t>
            </w:r>
          </w:p>
        </w:tc>
        <w:tc>
          <w:tcPr>
            <w:tcW w:w="1368" w:type="dxa"/>
            <w:gridSpan w:val="2"/>
            <w:tcBorders>
              <w:top w:val="nil"/>
              <w:left w:val="nil"/>
              <w:bottom w:val="nil"/>
              <w:right w:val="nil"/>
            </w:tcBorders>
            <w:shd w:val="clear" w:color="auto" w:fill="auto"/>
            <w:noWrap/>
            <w:hideMark/>
          </w:tcPr>
          <w:p w14:paraId="24280755"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152.0</w:t>
            </w:r>
          </w:p>
        </w:tc>
        <w:tc>
          <w:tcPr>
            <w:tcW w:w="496" w:type="dxa"/>
            <w:tcBorders>
              <w:top w:val="nil"/>
              <w:left w:val="nil"/>
              <w:bottom w:val="nil"/>
              <w:right w:val="nil"/>
            </w:tcBorders>
            <w:shd w:val="clear" w:color="auto" w:fill="auto"/>
            <w:noWrap/>
            <w:hideMark/>
          </w:tcPr>
          <w:p w14:paraId="2EAE05B2"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8.72</w:t>
            </w:r>
          </w:p>
        </w:tc>
        <w:tc>
          <w:tcPr>
            <w:tcW w:w="1043" w:type="dxa"/>
            <w:gridSpan w:val="2"/>
            <w:tcBorders>
              <w:top w:val="nil"/>
              <w:left w:val="nil"/>
              <w:bottom w:val="nil"/>
              <w:right w:val="nil"/>
            </w:tcBorders>
            <w:shd w:val="clear" w:color="auto" w:fill="auto"/>
            <w:noWrap/>
            <w:hideMark/>
          </w:tcPr>
          <w:p w14:paraId="651D51E2"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24.3</w:t>
            </w:r>
          </w:p>
        </w:tc>
        <w:tc>
          <w:tcPr>
            <w:tcW w:w="1440" w:type="dxa"/>
            <w:tcBorders>
              <w:top w:val="nil"/>
              <w:left w:val="nil"/>
              <w:bottom w:val="nil"/>
              <w:right w:val="nil"/>
            </w:tcBorders>
            <w:shd w:val="clear" w:color="auto" w:fill="auto"/>
            <w:noWrap/>
            <w:hideMark/>
          </w:tcPr>
          <w:p w14:paraId="30DB2B3C"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1877</w:t>
            </w:r>
          </w:p>
        </w:tc>
        <w:tc>
          <w:tcPr>
            <w:tcW w:w="809" w:type="dxa"/>
            <w:gridSpan w:val="2"/>
            <w:tcBorders>
              <w:top w:val="nil"/>
              <w:left w:val="nil"/>
              <w:bottom w:val="nil"/>
              <w:right w:val="nil"/>
            </w:tcBorders>
            <w:shd w:val="clear" w:color="auto" w:fill="auto"/>
            <w:noWrap/>
            <w:hideMark/>
          </w:tcPr>
          <w:p w14:paraId="6316785C"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1930</w:t>
            </w:r>
          </w:p>
        </w:tc>
        <w:tc>
          <w:tcPr>
            <w:tcW w:w="720" w:type="dxa"/>
            <w:tcBorders>
              <w:top w:val="nil"/>
              <w:left w:val="nil"/>
              <w:bottom w:val="nil"/>
              <w:right w:val="nil"/>
            </w:tcBorders>
            <w:shd w:val="clear" w:color="auto" w:fill="auto"/>
            <w:noWrap/>
            <w:hideMark/>
          </w:tcPr>
          <w:p w14:paraId="701439E9"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1380</w:t>
            </w:r>
          </w:p>
        </w:tc>
        <w:tc>
          <w:tcPr>
            <w:tcW w:w="720" w:type="dxa"/>
            <w:tcBorders>
              <w:top w:val="nil"/>
              <w:left w:val="nil"/>
              <w:bottom w:val="nil"/>
              <w:right w:val="nil"/>
            </w:tcBorders>
            <w:shd w:val="clear" w:color="auto" w:fill="auto"/>
            <w:noWrap/>
            <w:hideMark/>
          </w:tcPr>
          <w:p w14:paraId="52FE8D57"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180</w:t>
            </w:r>
          </w:p>
        </w:tc>
      </w:tr>
      <w:tr w:rsidR="007032EA" w:rsidRPr="00E13EBC" w14:paraId="46B341C5" w14:textId="77777777" w:rsidTr="00B421B9">
        <w:trPr>
          <w:gridAfter w:val="1"/>
          <w:wAfter w:w="218" w:type="dxa"/>
          <w:trHeight w:val="202"/>
        </w:trPr>
        <w:tc>
          <w:tcPr>
            <w:tcW w:w="864" w:type="dxa"/>
            <w:vMerge/>
            <w:tcBorders>
              <w:left w:val="nil"/>
              <w:bottom w:val="single" w:sz="8" w:space="0" w:color="000000"/>
              <w:right w:val="nil"/>
            </w:tcBorders>
            <w:hideMark/>
          </w:tcPr>
          <w:p w14:paraId="15BA1843"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936" w:type="dxa"/>
            <w:vMerge/>
            <w:tcBorders>
              <w:left w:val="nil"/>
              <w:bottom w:val="single" w:sz="8" w:space="0" w:color="000000"/>
              <w:right w:val="nil"/>
            </w:tcBorders>
            <w:hideMark/>
          </w:tcPr>
          <w:p w14:paraId="1F4180C2"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1008" w:type="dxa"/>
            <w:vMerge/>
            <w:tcBorders>
              <w:left w:val="nil"/>
              <w:bottom w:val="single" w:sz="8" w:space="0" w:color="000000"/>
              <w:right w:val="nil"/>
            </w:tcBorders>
            <w:hideMark/>
          </w:tcPr>
          <w:p w14:paraId="2EF551B8"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1008" w:type="dxa"/>
            <w:vMerge/>
            <w:tcBorders>
              <w:left w:val="nil"/>
              <w:bottom w:val="single" w:sz="8" w:space="0" w:color="000000"/>
              <w:right w:val="nil"/>
            </w:tcBorders>
            <w:hideMark/>
          </w:tcPr>
          <w:p w14:paraId="144CBF03"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16"/>
                <w:szCs w:val="16"/>
                <w:bdr w:val="none" w:sz="0" w:space="0" w:color="auto"/>
              </w:rPr>
            </w:pPr>
          </w:p>
        </w:tc>
        <w:tc>
          <w:tcPr>
            <w:tcW w:w="1152" w:type="dxa"/>
            <w:gridSpan w:val="2"/>
            <w:tcBorders>
              <w:top w:val="nil"/>
              <w:left w:val="nil"/>
              <w:bottom w:val="single" w:sz="8" w:space="0" w:color="auto"/>
              <w:right w:val="nil"/>
            </w:tcBorders>
            <w:shd w:val="clear" w:color="auto" w:fill="auto"/>
            <w:noWrap/>
            <w:hideMark/>
          </w:tcPr>
          <w:p w14:paraId="5F488E49"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hypolimnion</w:t>
            </w:r>
          </w:p>
        </w:tc>
        <w:tc>
          <w:tcPr>
            <w:tcW w:w="972" w:type="dxa"/>
            <w:gridSpan w:val="2"/>
            <w:tcBorders>
              <w:top w:val="nil"/>
              <w:left w:val="nil"/>
              <w:bottom w:val="single" w:sz="8" w:space="0" w:color="auto"/>
              <w:right w:val="nil"/>
            </w:tcBorders>
            <w:shd w:val="clear" w:color="auto" w:fill="auto"/>
            <w:noWrap/>
            <w:hideMark/>
          </w:tcPr>
          <w:p w14:paraId="7D876932"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 </w:t>
            </w:r>
          </w:p>
        </w:tc>
        <w:tc>
          <w:tcPr>
            <w:tcW w:w="1188" w:type="dxa"/>
            <w:gridSpan w:val="2"/>
            <w:tcBorders>
              <w:top w:val="nil"/>
              <w:left w:val="nil"/>
              <w:bottom w:val="single" w:sz="8" w:space="0" w:color="auto"/>
              <w:right w:val="nil"/>
            </w:tcBorders>
            <w:shd w:val="clear" w:color="auto" w:fill="auto"/>
            <w:noWrap/>
            <w:hideMark/>
          </w:tcPr>
          <w:p w14:paraId="4EDBABD5"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13.1</w:t>
            </w:r>
          </w:p>
        </w:tc>
        <w:tc>
          <w:tcPr>
            <w:tcW w:w="1368" w:type="dxa"/>
            <w:gridSpan w:val="2"/>
            <w:tcBorders>
              <w:top w:val="nil"/>
              <w:left w:val="nil"/>
              <w:bottom w:val="single" w:sz="8" w:space="0" w:color="auto"/>
              <w:right w:val="nil"/>
            </w:tcBorders>
            <w:shd w:val="clear" w:color="auto" w:fill="auto"/>
            <w:noWrap/>
            <w:hideMark/>
          </w:tcPr>
          <w:p w14:paraId="5C5BF034"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10.3</w:t>
            </w:r>
          </w:p>
        </w:tc>
        <w:tc>
          <w:tcPr>
            <w:tcW w:w="496" w:type="dxa"/>
            <w:tcBorders>
              <w:top w:val="nil"/>
              <w:left w:val="nil"/>
              <w:bottom w:val="single" w:sz="8" w:space="0" w:color="auto"/>
              <w:right w:val="nil"/>
            </w:tcBorders>
            <w:shd w:val="clear" w:color="auto" w:fill="auto"/>
            <w:noWrap/>
            <w:hideMark/>
          </w:tcPr>
          <w:p w14:paraId="4E1AF553"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7.11</w:t>
            </w:r>
          </w:p>
        </w:tc>
        <w:tc>
          <w:tcPr>
            <w:tcW w:w="1043" w:type="dxa"/>
            <w:gridSpan w:val="2"/>
            <w:tcBorders>
              <w:top w:val="nil"/>
              <w:left w:val="nil"/>
              <w:bottom w:val="single" w:sz="8" w:space="0" w:color="auto"/>
              <w:right w:val="nil"/>
            </w:tcBorders>
            <w:shd w:val="clear" w:color="auto" w:fill="auto"/>
            <w:noWrap/>
            <w:hideMark/>
          </w:tcPr>
          <w:p w14:paraId="7B424358"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0.9</w:t>
            </w:r>
          </w:p>
        </w:tc>
        <w:tc>
          <w:tcPr>
            <w:tcW w:w="1440" w:type="dxa"/>
            <w:tcBorders>
              <w:top w:val="nil"/>
              <w:left w:val="nil"/>
              <w:bottom w:val="single" w:sz="8" w:space="0" w:color="auto"/>
              <w:right w:val="nil"/>
            </w:tcBorders>
            <w:shd w:val="clear" w:color="auto" w:fill="auto"/>
            <w:noWrap/>
            <w:hideMark/>
          </w:tcPr>
          <w:p w14:paraId="381E9123"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257</w:t>
            </w:r>
          </w:p>
        </w:tc>
        <w:tc>
          <w:tcPr>
            <w:tcW w:w="809" w:type="dxa"/>
            <w:gridSpan w:val="2"/>
            <w:tcBorders>
              <w:top w:val="nil"/>
              <w:left w:val="nil"/>
              <w:bottom w:val="single" w:sz="8" w:space="0" w:color="auto"/>
              <w:right w:val="nil"/>
            </w:tcBorders>
            <w:shd w:val="clear" w:color="auto" w:fill="auto"/>
            <w:noWrap/>
            <w:hideMark/>
          </w:tcPr>
          <w:p w14:paraId="07B2C376"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1986</w:t>
            </w:r>
          </w:p>
        </w:tc>
        <w:tc>
          <w:tcPr>
            <w:tcW w:w="720" w:type="dxa"/>
            <w:tcBorders>
              <w:top w:val="nil"/>
              <w:left w:val="nil"/>
              <w:bottom w:val="single" w:sz="8" w:space="0" w:color="auto"/>
              <w:right w:val="nil"/>
            </w:tcBorders>
            <w:shd w:val="clear" w:color="auto" w:fill="auto"/>
            <w:noWrap/>
            <w:hideMark/>
          </w:tcPr>
          <w:p w14:paraId="70012DE0"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1974</w:t>
            </w:r>
          </w:p>
        </w:tc>
        <w:tc>
          <w:tcPr>
            <w:tcW w:w="720" w:type="dxa"/>
            <w:tcBorders>
              <w:top w:val="nil"/>
              <w:left w:val="nil"/>
              <w:bottom w:val="single" w:sz="8" w:space="0" w:color="auto"/>
              <w:right w:val="nil"/>
            </w:tcBorders>
            <w:shd w:val="clear" w:color="auto" w:fill="auto"/>
            <w:noWrap/>
            <w:hideMark/>
          </w:tcPr>
          <w:p w14:paraId="7849EA6D" w14:textId="77777777" w:rsidR="007032EA" w:rsidRPr="00E13EBC" w:rsidRDefault="007032EA" w:rsidP="00A178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16"/>
                <w:szCs w:val="16"/>
                <w:bdr w:val="none" w:sz="0" w:space="0" w:color="auto"/>
              </w:rPr>
            </w:pPr>
            <w:r w:rsidRPr="00E13EBC">
              <w:rPr>
                <w:rFonts w:eastAsia="Times New Roman"/>
                <w:b/>
                <w:bCs/>
                <w:color w:val="000000"/>
                <w:sz w:val="16"/>
                <w:szCs w:val="16"/>
                <w:bdr w:val="none" w:sz="0" w:space="0" w:color="auto"/>
              </w:rPr>
              <w:t>191</w:t>
            </w:r>
          </w:p>
        </w:tc>
      </w:tr>
      <w:tr w:rsidR="00A1780D" w:rsidRPr="00E13EBC" w14:paraId="32C58094" w14:textId="77777777" w:rsidTr="00B421B9">
        <w:trPr>
          <w:trHeight w:val="20"/>
        </w:trPr>
        <w:tc>
          <w:tcPr>
            <w:tcW w:w="6823" w:type="dxa"/>
            <w:gridSpan w:val="9"/>
            <w:tcBorders>
              <w:top w:val="nil"/>
              <w:left w:val="nil"/>
              <w:bottom w:val="nil"/>
              <w:right w:val="nil"/>
            </w:tcBorders>
            <w:shd w:val="clear" w:color="auto" w:fill="auto"/>
            <w:noWrap/>
            <w:hideMark/>
          </w:tcPr>
          <w:p w14:paraId="65EF0B3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r w:rsidRPr="00E13EBC">
              <w:rPr>
                <w:rFonts w:eastAsia="Times New Roman"/>
                <w:color w:val="000000"/>
                <w:sz w:val="16"/>
                <w:szCs w:val="16"/>
                <w:bdr w:val="none" w:sz="0" w:space="0" w:color="auto"/>
              </w:rPr>
              <w:t>Cells with no values were not measured for the given parameter.</w:t>
            </w:r>
          </w:p>
        </w:tc>
        <w:tc>
          <w:tcPr>
            <w:tcW w:w="1300" w:type="dxa"/>
            <w:gridSpan w:val="2"/>
            <w:tcBorders>
              <w:top w:val="nil"/>
              <w:left w:val="nil"/>
              <w:bottom w:val="nil"/>
              <w:right w:val="nil"/>
            </w:tcBorders>
            <w:shd w:val="clear" w:color="auto" w:fill="auto"/>
            <w:noWrap/>
            <w:hideMark/>
          </w:tcPr>
          <w:p w14:paraId="1E8F19D9"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700" w:type="dxa"/>
            <w:gridSpan w:val="3"/>
            <w:tcBorders>
              <w:top w:val="nil"/>
              <w:left w:val="nil"/>
              <w:bottom w:val="nil"/>
              <w:right w:val="nil"/>
            </w:tcBorders>
            <w:shd w:val="clear" w:color="auto" w:fill="auto"/>
            <w:noWrap/>
            <w:hideMark/>
          </w:tcPr>
          <w:p w14:paraId="72DF68E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szCs w:val="16"/>
                <w:bdr w:val="none" w:sz="0" w:space="0" w:color="auto"/>
              </w:rPr>
            </w:pPr>
          </w:p>
        </w:tc>
        <w:tc>
          <w:tcPr>
            <w:tcW w:w="2410" w:type="dxa"/>
            <w:gridSpan w:val="3"/>
            <w:tcBorders>
              <w:top w:val="nil"/>
              <w:left w:val="nil"/>
              <w:bottom w:val="nil"/>
              <w:right w:val="nil"/>
            </w:tcBorders>
            <w:shd w:val="clear" w:color="auto" w:fill="auto"/>
            <w:noWrap/>
            <w:hideMark/>
          </w:tcPr>
          <w:p w14:paraId="7FC771C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szCs w:val="16"/>
                <w:bdr w:val="none" w:sz="0" w:space="0" w:color="auto"/>
              </w:rPr>
            </w:pPr>
          </w:p>
        </w:tc>
        <w:tc>
          <w:tcPr>
            <w:tcW w:w="1709" w:type="dxa"/>
            <w:gridSpan w:val="4"/>
            <w:tcBorders>
              <w:top w:val="nil"/>
              <w:left w:val="nil"/>
              <w:bottom w:val="nil"/>
              <w:right w:val="nil"/>
            </w:tcBorders>
            <w:shd w:val="clear" w:color="auto" w:fill="auto"/>
            <w:noWrap/>
            <w:hideMark/>
          </w:tcPr>
          <w:p w14:paraId="2164CAD1"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szCs w:val="16"/>
                <w:bdr w:val="none" w:sz="0" w:space="0" w:color="auto"/>
              </w:rPr>
            </w:pPr>
          </w:p>
        </w:tc>
      </w:tr>
      <w:tr w:rsidR="00A1780D" w:rsidRPr="00E13EBC" w14:paraId="42BF0A5E" w14:textId="77777777" w:rsidTr="00B421B9">
        <w:trPr>
          <w:trHeight w:val="20"/>
        </w:trPr>
        <w:tc>
          <w:tcPr>
            <w:tcW w:w="4020" w:type="dxa"/>
            <w:gridSpan w:val="5"/>
            <w:tcBorders>
              <w:top w:val="nil"/>
              <w:left w:val="nil"/>
              <w:bottom w:val="nil"/>
              <w:right w:val="nil"/>
            </w:tcBorders>
            <w:shd w:val="clear" w:color="auto" w:fill="auto"/>
            <w:noWrap/>
            <w:hideMark/>
          </w:tcPr>
          <w:p w14:paraId="5DE280A3"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r w:rsidRPr="00E13EBC">
              <w:rPr>
                <w:rFonts w:eastAsia="Times New Roman"/>
                <w:color w:val="000000"/>
                <w:sz w:val="16"/>
                <w:szCs w:val="16"/>
                <w:bdr w:val="none" w:sz="0" w:space="0" w:color="auto"/>
              </w:rPr>
              <w:t>B.D. values were below detection.</w:t>
            </w:r>
          </w:p>
        </w:tc>
        <w:tc>
          <w:tcPr>
            <w:tcW w:w="1300" w:type="dxa"/>
            <w:gridSpan w:val="2"/>
            <w:tcBorders>
              <w:top w:val="nil"/>
              <w:left w:val="nil"/>
              <w:bottom w:val="nil"/>
              <w:right w:val="nil"/>
            </w:tcBorders>
            <w:shd w:val="clear" w:color="auto" w:fill="auto"/>
            <w:noWrap/>
            <w:hideMark/>
          </w:tcPr>
          <w:p w14:paraId="556DC302"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503" w:type="dxa"/>
            <w:gridSpan w:val="2"/>
            <w:tcBorders>
              <w:top w:val="nil"/>
              <w:left w:val="nil"/>
              <w:bottom w:val="nil"/>
              <w:right w:val="nil"/>
            </w:tcBorders>
            <w:shd w:val="clear" w:color="auto" w:fill="auto"/>
            <w:noWrap/>
            <w:hideMark/>
          </w:tcPr>
          <w:p w14:paraId="6EDEFCBD"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szCs w:val="16"/>
                <w:bdr w:val="none" w:sz="0" w:space="0" w:color="auto"/>
              </w:rPr>
            </w:pPr>
          </w:p>
        </w:tc>
        <w:tc>
          <w:tcPr>
            <w:tcW w:w="1300" w:type="dxa"/>
            <w:gridSpan w:val="2"/>
            <w:tcBorders>
              <w:top w:val="nil"/>
              <w:left w:val="nil"/>
              <w:bottom w:val="nil"/>
              <w:right w:val="nil"/>
            </w:tcBorders>
            <w:shd w:val="clear" w:color="auto" w:fill="auto"/>
            <w:noWrap/>
            <w:hideMark/>
          </w:tcPr>
          <w:p w14:paraId="7B92D6C4"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szCs w:val="16"/>
                <w:bdr w:val="none" w:sz="0" w:space="0" w:color="auto"/>
              </w:rPr>
            </w:pPr>
          </w:p>
        </w:tc>
        <w:tc>
          <w:tcPr>
            <w:tcW w:w="1700" w:type="dxa"/>
            <w:gridSpan w:val="3"/>
            <w:tcBorders>
              <w:top w:val="nil"/>
              <w:left w:val="nil"/>
              <w:bottom w:val="nil"/>
              <w:right w:val="nil"/>
            </w:tcBorders>
            <w:shd w:val="clear" w:color="auto" w:fill="auto"/>
            <w:noWrap/>
            <w:hideMark/>
          </w:tcPr>
          <w:p w14:paraId="4B462400"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szCs w:val="16"/>
                <w:bdr w:val="none" w:sz="0" w:space="0" w:color="auto"/>
              </w:rPr>
            </w:pPr>
          </w:p>
        </w:tc>
        <w:tc>
          <w:tcPr>
            <w:tcW w:w="2410" w:type="dxa"/>
            <w:gridSpan w:val="3"/>
            <w:tcBorders>
              <w:top w:val="nil"/>
              <w:left w:val="nil"/>
              <w:bottom w:val="nil"/>
              <w:right w:val="nil"/>
            </w:tcBorders>
            <w:shd w:val="clear" w:color="auto" w:fill="auto"/>
            <w:noWrap/>
            <w:hideMark/>
          </w:tcPr>
          <w:p w14:paraId="5CDFE525"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szCs w:val="16"/>
                <w:bdr w:val="none" w:sz="0" w:space="0" w:color="auto"/>
              </w:rPr>
            </w:pPr>
          </w:p>
        </w:tc>
        <w:tc>
          <w:tcPr>
            <w:tcW w:w="1709" w:type="dxa"/>
            <w:gridSpan w:val="4"/>
            <w:tcBorders>
              <w:top w:val="nil"/>
              <w:left w:val="nil"/>
              <w:bottom w:val="nil"/>
              <w:right w:val="nil"/>
            </w:tcBorders>
            <w:shd w:val="clear" w:color="auto" w:fill="auto"/>
            <w:noWrap/>
            <w:hideMark/>
          </w:tcPr>
          <w:p w14:paraId="1466B1C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szCs w:val="16"/>
                <w:bdr w:val="none" w:sz="0" w:space="0" w:color="auto"/>
              </w:rPr>
            </w:pPr>
          </w:p>
        </w:tc>
      </w:tr>
      <w:tr w:rsidR="00A1780D" w:rsidRPr="00E13EBC" w14:paraId="4E3BE053" w14:textId="77777777" w:rsidTr="00B421B9">
        <w:trPr>
          <w:trHeight w:val="20"/>
        </w:trPr>
        <w:tc>
          <w:tcPr>
            <w:tcW w:w="9823" w:type="dxa"/>
            <w:gridSpan w:val="14"/>
            <w:tcBorders>
              <w:top w:val="nil"/>
              <w:left w:val="nil"/>
              <w:bottom w:val="nil"/>
              <w:right w:val="nil"/>
            </w:tcBorders>
            <w:shd w:val="clear" w:color="auto" w:fill="auto"/>
            <w:noWrap/>
            <w:hideMark/>
          </w:tcPr>
          <w:p w14:paraId="35FD8148"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roofErr w:type="spellStart"/>
            <w:r w:rsidRPr="00E13EBC">
              <w:rPr>
                <w:rFonts w:eastAsia="Times New Roman"/>
                <w:color w:val="000000"/>
                <w:sz w:val="16"/>
                <w:szCs w:val="16"/>
                <w:bdr w:val="none" w:sz="0" w:space="0" w:color="auto"/>
                <w:vertAlign w:val="superscript"/>
              </w:rPr>
              <w:t>a</w:t>
            </w:r>
            <w:r w:rsidRPr="00E13EBC">
              <w:rPr>
                <w:rFonts w:eastAsia="Times New Roman"/>
                <w:color w:val="000000"/>
                <w:sz w:val="16"/>
                <w:szCs w:val="16"/>
                <w:bdr w:val="none" w:sz="0" w:space="0" w:color="auto"/>
              </w:rPr>
              <w:t>RFUB</w:t>
            </w:r>
            <w:proofErr w:type="spellEnd"/>
            <w:r w:rsidRPr="00E13EBC">
              <w:rPr>
                <w:rFonts w:eastAsia="Times New Roman"/>
                <w:color w:val="000000"/>
                <w:sz w:val="16"/>
                <w:szCs w:val="16"/>
                <w:bdr w:val="none" w:sz="0" w:space="0" w:color="auto"/>
              </w:rPr>
              <w:t xml:space="preserve"> are blank-subtracted raw fluorescence units from a submersible fluorometer.</w:t>
            </w:r>
          </w:p>
        </w:tc>
        <w:tc>
          <w:tcPr>
            <w:tcW w:w="2410" w:type="dxa"/>
            <w:gridSpan w:val="3"/>
            <w:tcBorders>
              <w:top w:val="nil"/>
              <w:left w:val="nil"/>
              <w:bottom w:val="nil"/>
              <w:right w:val="nil"/>
            </w:tcBorders>
            <w:shd w:val="clear" w:color="auto" w:fill="auto"/>
            <w:noWrap/>
            <w:hideMark/>
          </w:tcPr>
          <w:p w14:paraId="5955656C"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16"/>
                <w:szCs w:val="16"/>
                <w:bdr w:val="none" w:sz="0" w:space="0" w:color="auto"/>
              </w:rPr>
            </w:pPr>
          </w:p>
        </w:tc>
        <w:tc>
          <w:tcPr>
            <w:tcW w:w="1709" w:type="dxa"/>
            <w:gridSpan w:val="4"/>
            <w:tcBorders>
              <w:top w:val="nil"/>
              <w:left w:val="nil"/>
              <w:bottom w:val="nil"/>
              <w:right w:val="nil"/>
            </w:tcBorders>
            <w:shd w:val="clear" w:color="auto" w:fill="auto"/>
            <w:noWrap/>
            <w:hideMark/>
          </w:tcPr>
          <w:p w14:paraId="3C20B7E7" w14:textId="77777777" w:rsidR="00A1780D" w:rsidRPr="00E13EBC" w:rsidRDefault="00A1780D" w:rsidP="00A1780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szCs w:val="16"/>
                <w:bdr w:val="none" w:sz="0" w:space="0" w:color="auto"/>
              </w:rPr>
            </w:pPr>
          </w:p>
        </w:tc>
      </w:tr>
    </w:tbl>
    <w:p w14:paraId="644B367D" w14:textId="016A5EF8" w:rsidR="008E1C6A" w:rsidRDefault="008E1C6A">
      <w:pPr>
        <w:rPr>
          <w:rFonts w:eastAsia="Times New Roman"/>
          <w:color w:val="000000"/>
          <w:bdr w:val="none" w:sz="0" w:space="0" w:color="auto"/>
        </w:rPr>
        <w:sectPr w:rsidR="008E1C6A" w:rsidSect="00E13EBC">
          <w:pgSz w:w="15840" w:h="12240" w:orient="landscape"/>
          <w:pgMar w:top="1440" w:right="1440" w:bottom="1440" w:left="1440" w:header="720" w:footer="720" w:gutter="0"/>
          <w:lnNumType w:countBy="1" w:restart="continuous"/>
          <w:cols w:space="720"/>
          <w:docGrid w:linePitch="326"/>
        </w:sectPr>
      </w:pPr>
    </w:p>
    <w:p w14:paraId="5EFFAD43" w14:textId="5989C12B" w:rsidR="00DA1833" w:rsidRDefault="00DA1833" w:rsidP="00DA1833">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color w:val="000000"/>
          <w:bdr w:val="none" w:sz="0" w:space="0" w:color="auto"/>
        </w:rPr>
      </w:pPr>
      <w:r w:rsidRPr="00C5703B">
        <w:rPr>
          <w:rFonts w:eastAsia="Times New Roman"/>
          <w:b/>
          <w:bCs/>
          <w:color w:val="000000"/>
          <w:bdr w:val="none" w:sz="0" w:space="0" w:color="auto"/>
        </w:rPr>
        <w:lastRenderedPageBreak/>
        <w:t>Table 2.</w:t>
      </w:r>
      <w:r w:rsidRPr="00C5703B">
        <w:rPr>
          <w:rFonts w:eastAsia="Times New Roman"/>
          <w:bCs/>
          <w:color w:val="000000"/>
          <w:bdr w:val="none" w:sz="0" w:space="0" w:color="auto"/>
        </w:rPr>
        <w:t xml:space="preserve"> </w:t>
      </w:r>
      <w:r w:rsidRPr="00C5703B">
        <w:rPr>
          <w:rFonts w:eastAsia="Times New Roman"/>
          <w:color w:val="000000"/>
          <w:bdr w:val="none" w:sz="0" w:space="0" w:color="auto"/>
        </w:rPr>
        <w:t xml:space="preserve">Bulk sediment characteristics for each of the 15 sites. Values are reported as mean </w:t>
      </w:r>
      <w:r w:rsidR="00366460">
        <w:rPr>
          <w:rFonts w:eastAsia="Times New Roman"/>
          <w:color w:val="000000"/>
          <w:bdr w:val="none" w:sz="0" w:space="0" w:color="auto"/>
        </w:rPr>
        <w:t xml:space="preserve">± </w:t>
      </w:r>
      <w:r w:rsidRPr="00C5703B">
        <w:rPr>
          <w:rFonts w:eastAsia="Times New Roman"/>
          <w:color w:val="000000"/>
          <w:bdr w:val="none" w:sz="0" w:space="0" w:color="auto"/>
        </w:rPr>
        <w:t xml:space="preserve">SD. Averages for each zone are in bold. </w:t>
      </w:r>
    </w:p>
    <w:tbl>
      <w:tblPr>
        <w:tblW w:w="14650" w:type="dxa"/>
        <w:tblInd w:w="-983" w:type="dxa"/>
        <w:tblLook w:val="04A0" w:firstRow="1" w:lastRow="0" w:firstColumn="1" w:lastColumn="0" w:noHBand="0" w:noVBand="1"/>
      </w:tblPr>
      <w:tblGrid>
        <w:gridCol w:w="630"/>
        <w:gridCol w:w="1205"/>
        <w:gridCol w:w="1980"/>
        <w:gridCol w:w="1205"/>
        <w:gridCol w:w="1350"/>
        <w:gridCol w:w="1440"/>
        <w:gridCol w:w="1170"/>
        <w:gridCol w:w="1350"/>
        <w:gridCol w:w="1355"/>
        <w:gridCol w:w="1132"/>
        <w:gridCol w:w="1833"/>
      </w:tblGrid>
      <w:tr w:rsidR="00CB6340" w:rsidRPr="00CB6340" w14:paraId="0C795A24" w14:textId="77777777" w:rsidTr="00F571A4">
        <w:trPr>
          <w:trHeight w:val="300"/>
        </w:trPr>
        <w:tc>
          <w:tcPr>
            <w:tcW w:w="630" w:type="dxa"/>
            <w:tcBorders>
              <w:top w:val="single" w:sz="4" w:space="0" w:color="auto"/>
              <w:left w:val="nil"/>
              <w:bottom w:val="single" w:sz="4" w:space="0" w:color="auto"/>
              <w:right w:val="nil"/>
            </w:tcBorders>
            <w:shd w:val="clear" w:color="auto" w:fill="auto"/>
            <w:noWrap/>
            <w:vAlign w:val="center"/>
            <w:hideMark/>
          </w:tcPr>
          <w:p w14:paraId="7BC8AA7E" w14:textId="77777777" w:rsidR="00CB6340" w:rsidRPr="00CB6340" w:rsidRDefault="00CB634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Site</w:t>
            </w:r>
          </w:p>
        </w:tc>
        <w:tc>
          <w:tcPr>
            <w:tcW w:w="1205" w:type="dxa"/>
            <w:tcBorders>
              <w:top w:val="single" w:sz="4" w:space="0" w:color="auto"/>
              <w:left w:val="nil"/>
              <w:bottom w:val="single" w:sz="4" w:space="0" w:color="auto"/>
              <w:right w:val="nil"/>
            </w:tcBorders>
            <w:shd w:val="clear" w:color="auto" w:fill="auto"/>
            <w:noWrap/>
            <w:vAlign w:val="center"/>
            <w:hideMark/>
          </w:tcPr>
          <w:p w14:paraId="5C4198E0" w14:textId="77777777" w:rsidR="00CB6340" w:rsidRPr="00CB6340" w:rsidRDefault="00CB634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Reservoir Zone</w:t>
            </w:r>
          </w:p>
        </w:tc>
        <w:tc>
          <w:tcPr>
            <w:tcW w:w="1980" w:type="dxa"/>
            <w:tcBorders>
              <w:top w:val="single" w:sz="4" w:space="0" w:color="auto"/>
              <w:left w:val="nil"/>
              <w:bottom w:val="single" w:sz="4" w:space="0" w:color="auto"/>
              <w:right w:val="nil"/>
            </w:tcBorders>
            <w:shd w:val="clear" w:color="auto" w:fill="auto"/>
            <w:noWrap/>
            <w:vAlign w:val="center"/>
            <w:hideMark/>
          </w:tcPr>
          <w:p w14:paraId="367F865E" w14:textId="77777777" w:rsidR="00366460" w:rsidRDefault="00CB634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CH</w:t>
            </w:r>
            <w:r w:rsidRPr="00366460">
              <w:rPr>
                <w:rFonts w:eastAsia="Times New Roman"/>
                <w:color w:val="000000"/>
                <w:sz w:val="20"/>
                <w:szCs w:val="20"/>
                <w:bdr w:val="none" w:sz="0" w:space="0" w:color="auto"/>
                <w:vertAlign w:val="subscript"/>
              </w:rPr>
              <w:t>4</w:t>
            </w:r>
            <w:r w:rsidRPr="00CB6340">
              <w:rPr>
                <w:rFonts w:eastAsia="Times New Roman"/>
                <w:color w:val="000000"/>
                <w:sz w:val="20"/>
                <w:szCs w:val="20"/>
                <w:bdr w:val="none" w:sz="0" w:space="0" w:color="auto"/>
              </w:rPr>
              <w:t xml:space="preserve"> production rates</w:t>
            </w:r>
            <w:r w:rsidR="00366460">
              <w:rPr>
                <w:rFonts w:eastAsia="Times New Roman"/>
                <w:color w:val="000000"/>
                <w:sz w:val="20"/>
                <w:szCs w:val="20"/>
                <w:bdr w:val="none" w:sz="0" w:space="0" w:color="auto"/>
              </w:rPr>
              <w:t xml:space="preserve">   </w:t>
            </w:r>
          </w:p>
          <w:p w14:paraId="5B92B6B2" w14:textId="0C5FB3F9" w:rsidR="00CB6340" w:rsidRPr="00CB6340" w:rsidRDefault="0036646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Pr>
                <w:rFonts w:eastAsia="Times New Roman"/>
                <w:color w:val="000000"/>
                <w:sz w:val="20"/>
                <w:szCs w:val="20"/>
                <w:bdr w:val="none" w:sz="0" w:space="0" w:color="auto"/>
              </w:rPr>
              <w:t>(</w:t>
            </w:r>
            <w:r w:rsidRPr="00366460">
              <w:rPr>
                <w:rFonts w:eastAsia="Times New Roman"/>
                <w:color w:val="000000"/>
                <w:sz w:val="20"/>
                <w:szCs w:val="20"/>
                <w:bdr w:val="none" w:sz="0" w:space="0" w:color="auto"/>
              </w:rPr>
              <w:t>µ</w:t>
            </w:r>
            <w:proofErr w:type="spellStart"/>
            <w:r w:rsidRPr="00366460">
              <w:rPr>
                <w:rFonts w:eastAsia="Times New Roman"/>
                <w:color w:val="000000"/>
                <w:sz w:val="20"/>
                <w:szCs w:val="20"/>
                <w:bdr w:val="none" w:sz="0" w:space="0" w:color="auto"/>
              </w:rPr>
              <w:t>mol</w:t>
            </w:r>
            <w:proofErr w:type="spellEnd"/>
            <w:r w:rsidRPr="00366460">
              <w:rPr>
                <w:rFonts w:eastAsia="Times New Roman"/>
                <w:color w:val="000000"/>
                <w:sz w:val="20"/>
                <w:szCs w:val="20"/>
                <w:bdr w:val="none" w:sz="0" w:space="0" w:color="auto"/>
              </w:rPr>
              <w:t xml:space="preserve"> day</w:t>
            </w:r>
            <w:r w:rsidRPr="00366460">
              <w:rPr>
                <w:rFonts w:eastAsia="Times New Roman"/>
                <w:color w:val="000000"/>
                <w:sz w:val="20"/>
                <w:szCs w:val="20"/>
                <w:bdr w:val="none" w:sz="0" w:space="0" w:color="auto"/>
                <w:vertAlign w:val="superscript"/>
              </w:rPr>
              <w:t>-1</w:t>
            </w:r>
            <w:r w:rsidRPr="00366460">
              <w:rPr>
                <w:rFonts w:eastAsia="Times New Roman"/>
                <w:color w:val="000000"/>
                <w:sz w:val="20"/>
                <w:szCs w:val="20"/>
                <w:bdr w:val="none" w:sz="0" w:space="0" w:color="auto"/>
              </w:rPr>
              <w:t xml:space="preserve"> cm</w:t>
            </w:r>
            <w:r w:rsidRPr="00366460">
              <w:rPr>
                <w:rFonts w:eastAsia="Times New Roman"/>
                <w:color w:val="000000"/>
                <w:sz w:val="20"/>
                <w:szCs w:val="20"/>
                <w:bdr w:val="none" w:sz="0" w:space="0" w:color="auto"/>
                <w:vertAlign w:val="superscript"/>
              </w:rPr>
              <w:t>3</w:t>
            </w:r>
            <w:r w:rsidRPr="00366460">
              <w:rPr>
                <w:rFonts w:eastAsia="Times New Roman"/>
                <w:color w:val="000000"/>
                <w:sz w:val="20"/>
                <w:szCs w:val="20"/>
                <w:bdr w:val="none" w:sz="0" w:space="0" w:color="auto"/>
              </w:rPr>
              <w:t>)</w:t>
            </w:r>
          </w:p>
        </w:tc>
        <w:tc>
          <w:tcPr>
            <w:tcW w:w="1205" w:type="dxa"/>
            <w:tcBorders>
              <w:top w:val="single" w:sz="4" w:space="0" w:color="auto"/>
              <w:left w:val="nil"/>
              <w:bottom w:val="single" w:sz="4" w:space="0" w:color="auto"/>
              <w:right w:val="nil"/>
            </w:tcBorders>
            <w:shd w:val="clear" w:color="auto" w:fill="auto"/>
            <w:noWrap/>
            <w:vAlign w:val="center"/>
            <w:hideMark/>
          </w:tcPr>
          <w:p w14:paraId="2677A508" w14:textId="77777777" w:rsidR="00CB6340" w:rsidRPr="00CB6340" w:rsidRDefault="00CB634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w:t>
            </w:r>
            <w:proofErr w:type="spellStart"/>
            <w:r w:rsidRPr="00CB6340">
              <w:rPr>
                <w:rFonts w:eastAsia="Times New Roman"/>
                <w:color w:val="000000"/>
                <w:sz w:val="20"/>
                <w:szCs w:val="20"/>
                <w:bdr w:val="none" w:sz="0" w:space="0" w:color="auto"/>
              </w:rPr>
              <w:t>C</w:t>
            </w:r>
            <w:r w:rsidRPr="00366460">
              <w:rPr>
                <w:rFonts w:eastAsia="Times New Roman"/>
                <w:color w:val="000000"/>
                <w:sz w:val="20"/>
                <w:szCs w:val="20"/>
                <w:bdr w:val="none" w:sz="0" w:space="0" w:color="auto"/>
                <w:vertAlign w:val="subscript"/>
              </w:rPr>
              <w:t>org</w:t>
            </w:r>
            <w:proofErr w:type="spellEnd"/>
          </w:p>
        </w:tc>
        <w:tc>
          <w:tcPr>
            <w:tcW w:w="1350" w:type="dxa"/>
            <w:tcBorders>
              <w:top w:val="single" w:sz="4" w:space="0" w:color="auto"/>
              <w:left w:val="nil"/>
              <w:bottom w:val="single" w:sz="4" w:space="0" w:color="auto"/>
              <w:right w:val="nil"/>
            </w:tcBorders>
            <w:shd w:val="clear" w:color="auto" w:fill="auto"/>
            <w:noWrap/>
            <w:vAlign w:val="center"/>
            <w:hideMark/>
          </w:tcPr>
          <w:p w14:paraId="5702D9A1" w14:textId="4F389B30" w:rsidR="00CB6340" w:rsidRPr="00366460" w:rsidRDefault="00B421B9"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Pr>
                <w:rFonts w:eastAsia="Times New Roman"/>
                <w:color w:val="000000"/>
                <w:sz w:val="20"/>
                <w:szCs w:val="20"/>
                <w:bdr w:val="none" w:sz="0" w:space="0" w:color="auto"/>
              </w:rPr>
              <w:sym w:font="Symbol" w:char="F064"/>
            </w:r>
            <w:r w:rsidR="00CB6340" w:rsidRPr="00B421B9">
              <w:rPr>
                <w:rFonts w:eastAsia="Times New Roman"/>
                <w:color w:val="000000"/>
                <w:sz w:val="20"/>
                <w:szCs w:val="20"/>
                <w:bdr w:val="none" w:sz="0" w:space="0" w:color="auto"/>
                <w:vertAlign w:val="superscript"/>
              </w:rPr>
              <w:t>13</w:t>
            </w:r>
            <w:r w:rsidR="00CB6340" w:rsidRPr="00CB6340">
              <w:rPr>
                <w:rFonts w:eastAsia="Times New Roman"/>
                <w:color w:val="000000"/>
                <w:sz w:val="20"/>
                <w:szCs w:val="20"/>
                <w:bdr w:val="none" w:sz="0" w:space="0" w:color="auto"/>
              </w:rPr>
              <w:t>C</w:t>
            </w:r>
            <w:r w:rsidR="00CB6340" w:rsidRPr="00366460">
              <w:rPr>
                <w:rFonts w:eastAsia="Times New Roman"/>
                <w:color w:val="000000"/>
                <w:sz w:val="20"/>
                <w:szCs w:val="20"/>
                <w:bdr w:val="none" w:sz="0" w:space="0" w:color="auto"/>
                <w:vertAlign w:val="subscript"/>
              </w:rPr>
              <w:t>org</w:t>
            </w:r>
            <w:r w:rsidR="00366460">
              <w:rPr>
                <w:rFonts w:eastAsia="Times New Roman"/>
                <w:color w:val="000000"/>
                <w:sz w:val="20"/>
                <w:szCs w:val="20"/>
                <w:bdr w:val="none" w:sz="0" w:space="0" w:color="auto"/>
              </w:rPr>
              <w:t xml:space="preserve"> (‰)</w:t>
            </w:r>
          </w:p>
        </w:tc>
        <w:tc>
          <w:tcPr>
            <w:tcW w:w="1440" w:type="dxa"/>
            <w:tcBorders>
              <w:top w:val="single" w:sz="4" w:space="0" w:color="auto"/>
              <w:left w:val="nil"/>
              <w:bottom w:val="single" w:sz="4" w:space="0" w:color="auto"/>
              <w:right w:val="nil"/>
            </w:tcBorders>
            <w:shd w:val="clear" w:color="auto" w:fill="auto"/>
            <w:noWrap/>
            <w:vAlign w:val="center"/>
            <w:hideMark/>
          </w:tcPr>
          <w:p w14:paraId="2363D865" w14:textId="77777777" w:rsidR="00CB6340" w:rsidRPr="00CB6340" w:rsidRDefault="00CB634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%N</w:t>
            </w:r>
          </w:p>
        </w:tc>
        <w:tc>
          <w:tcPr>
            <w:tcW w:w="1170" w:type="dxa"/>
            <w:tcBorders>
              <w:top w:val="single" w:sz="4" w:space="0" w:color="auto"/>
              <w:left w:val="nil"/>
              <w:bottom w:val="single" w:sz="4" w:space="0" w:color="auto"/>
              <w:right w:val="nil"/>
            </w:tcBorders>
            <w:shd w:val="clear" w:color="auto" w:fill="auto"/>
            <w:noWrap/>
            <w:vAlign w:val="center"/>
            <w:hideMark/>
          </w:tcPr>
          <w:p w14:paraId="48716B8A" w14:textId="6A8DDFD2" w:rsidR="00CB6340" w:rsidRPr="00CB6340" w:rsidRDefault="00B421B9"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Pr>
                <w:rFonts w:eastAsia="Times New Roman"/>
                <w:color w:val="000000"/>
                <w:sz w:val="20"/>
                <w:szCs w:val="20"/>
                <w:bdr w:val="none" w:sz="0" w:space="0" w:color="auto"/>
              </w:rPr>
              <w:sym w:font="Symbol" w:char="F064"/>
            </w:r>
            <w:r w:rsidR="00CB6340" w:rsidRPr="00B421B9">
              <w:rPr>
                <w:rFonts w:eastAsia="Times New Roman"/>
                <w:color w:val="000000"/>
                <w:sz w:val="20"/>
                <w:szCs w:val="20"/>
                <w:bdr w:val="none" w:sz="0" w:space="0" w:color="auto"/>
                <w:vertAlign w:val="superscript"/>
              </w:rPr>
              <w:t>15</w:t>
            </w:r>
            <w:r w:rsidR="00CB6340" w:rsidRPr="00CB6340">
              <w:rPr>
                <w:rFonts w:eastAsia="Times New Roman"/>
                <w:color w:val="000000"/>
                <w:sz w:val="20"/>
                <w:szCs w:val="20"/>
                <w:bdr w:val="none" w:sz="0" w:space="0" w:color="auto"/>
              </w:rPr>
              <w:t>N</w:t>
            </w:r>
            <w:r w:rsidR="00366460">
              <w:rPr>
                <w:rFonts w:eastAsia="Times New Roman"/>
                <w:color w:val="000000"/>
                <w:sz w:val="20"/>
                <w:szCs w:val="20"/>
                <w:bdr w:val="none" w:sz="0" w:space="0" w:color="auto"/>
              </w:rPr>
              <w:t xml:space="preserve"> (</w:t>
            </w:r>
            <w:r>
              <w:rPr>
                <w:rFonts w:eastAsia="Times New Roman"/>
                <w:color w:val="000000"/>
                <w:sz w:val="20"/>
                <w:szCs w:val="20"/>
                <w:bdr w:val="none" w:sz="0" w:space="0" w:color="auto"/>
              </w:rPr>
              <w:t>‰)</w:t>
            </w:r>
          </w:p>
        </w:tc>
        <w:tc>
          <w:tcPr>
            <w:tcW w:w="1350" w:type="dxa"/>
            <w:tcBorders>
              <w:top w:val="single" w:sz="4" w:space="0" w:color="auto"/>
              <w:left w:val="nil"/>
              <w:bottom w:val="single" w:sz="4" w:space="0" w:color="auto"/>
              <w:right w:val="nil"/>
            </w:tcBorders>
            <w:shd w:val="clear" w:color="auto" w:fill="auto"/>
            <w:noWrap/>
            <w:vAlign w:val="center"/>
            <w:hideMark/>
          </w:tcPr>
          <w:p w14:paraId="42376699" w14:textId="6C3D89C5" w:rsidR="00CB6340" w:rsidRPr="00CB6340" w:rsidRDefault="00CB634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proofErr w:type="spellStart"/>
            <w:r w:rsidRPr="00CB6340">
              <w:rPr>
                <w:rFonts w:eastAsia="Times New Roman"/>
                <w:color w:val="000000"/>
                <w:sz w:val="20"/>
                <w:szCs w:val="20"/>
                <w:bdr w:val="none" w:sz="0" w:space="0" w:color="auto"/>
              </w:rPr>
              <w:t>C</w:t>
            </w:r>
            <w:r w:rsidR="005D2709" w:rsidRPr="005D2709">
              <w:rPr>
                <w:rFonts w:eastAsia="Times New Roman"/>
                <w:color w:val="000000"/>
                <w:sz w:val="20"/>
                <w:szCs w:val="20"/>
                <w:bdr w:val="none" w:sz="0" w:space="0" w:color="auto"/>
                <w:vertAlign w:val="subscript"/>
              </w:rPr>
              <w:t>org</w:t>
            </w:r>
            <w:r w:rsidRPr="00CB6340">
              <w:rPr>
                <w:rFonts w:eastAsia="Times New Roman"/>
                <w:color w:val="000000"/>
                <w:sz w:val="20"/>
                <w:szCs w:val="20"/>
                <w:bdr w:val="none" w:sz="0" w:space="0" w:color="auto"/>
              </w:rPr>
              <w:t>:N</w:t>
            </w:r>
            <w:proofErr w:type="spellEnd"/>
            <w:r w:rsidR="00B421B9">
              <w:rPr>
                <w:rFonts w:eastAsia="Times New Roman"/>
                <w:color w:val="000000"/>
                <w:sz w:val="20"/>
                <w:szCs w:val="20"/>
                <w:bdr w:val="none" w:sz="0" w:space="0" w:color="auto"/>
              </w:rPr>
              <w:t>(</w:t>
            </w:r>
            <w:proofErr w:type="spellStart"/>
            <w:r w:rsidR="00B421B9">
              <w:rPr>
                <w:rFonts w:eastAsia="Times New Roman"/>
                <w:color w:val="000000"/>
                <w:sz w:val="20"/>
                <w:szCs w:val="20"/>
                <w:bdr w:val="none" w:sz="0" w:space="0" w:color="auto"/>
              </w:rPr>
              <w:t>g:g</w:t>
            </w:r>
            <w:proofErr w:type="spellEnd"/>
            <w:r w:rsidR="00B421B9">
              <w:rPr>
                <w:rFonts w:eastAsia="Times New Roman"/>
                <w:color w:val="000000"/>
                <w:sz w:val="20"/>
                <w:szCs w:val="20"/>
                <w:bdr w:val="none" w:sz="0" w:space="0" w:color="auto"/>
              </w:rPr>
              <w:t>)</w:t>
            </w:r>
          </w:p>
        </w:tc>
        <w:tc>
          <w:tcPr>
            <w:tcW w:w="1355" w:type="dxa"/>
            <w:tcBorders>
              <w:top w:val="single" w:sz="4" w:space="0" w:color="auto"/>
              <w:left w:val="nil"/>
              <w:bottom w:val="single" w:sz="4" w:space="0" w:color="auto"/>
              <w:right w:val="nil"/>
            </w:tcBorders>
            <w:shd w:val="clear" w:color="auto" w:fill="auto"/>
            <w:noWrap/>
            <w:vAlign w:val="center"/>
            <w:hideMark/>
          </w:tcPr>
          <w:p w14:paraId="6267D0C6" w14:textId="072B6E55" w:rsidR="00CB6340" w:rsidRPr="00CB6340" w:rsidRDefault="00CB634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OM </w:t>
            </w:r>
            <w:r w:rsidR="00B421B9">
              <w:rPr>
                <w:rFonts w:eastAsia="Times New Roman"/>
                <w:color w:val="000000"/>
                <w:sz w:val="20"/>
                <w:szCs w:val="20"/>
                <w:bdr w:val="none" w:sz="0" w:space="0" w:color="auto"/>
              </w:rPr>
              <w:t>(% dry weight)</w:t>
            </w:r>
          </w:p>
        </w:tc>
        <w:tc>
          <w:tcPr>
            <w:tcW w:w="1132" w:type="dxa"/>
            <w:tcBorders>
              <w:top w:val="single" w:sz="4" w:space="0" w:color="auto"/>
              <w:left w:val="nil"/>
              <w:bottom w:val="single" w:sz="4" w:space="0" w:color="auto"/>
              <w:right w:val="nil"/>
            </w:tcBorders>
            <w:shd w:val="clear" w:color="auto" w:fill="auto"/>
            <w:noWrap/>
            <w:vAlign w:val="center"/>
            <w:hideMark/>
          </w:tcPr>
          <w:p w14:paraId="43C129ED" w14:textId="01151368" w:rsidR="00CB6340" w:rsidRPr="00CB6340" w:rsidRDefault="00CB634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Density</w:t>
            </w:r>
            <w:r w:rsidR="00B421B9">
              <w:rPr>
                <w:rFonts w:eastAsia="Times New Roman"/>
                <w:color w:val="000000"/>
                <w:sz w:val="20"/>
                <w:szCs w:val="20"/>
                <w:bdr w:val="none" w:sz="0" w:space="0" w:color="auto"/>
              </w:rPr>
              <w:t xml:space="preserve"> (g/mL)</w:t>
            </w:r>
          </w:p>
        </w:tc>
        <w:tc>
          <w:tcPr>
            <w:tcW w:w="1833" w:type="dxa"/>
            <w:tcBorders>
              <w:top w:val="single" w:sz="4" w:space="0" w:color="auto"/>
              <w:left w:val="nil"/>
              <w:bottom w:val="single" w:sz="4" w:space="0" w:color="auto"/>
              <w:right w:val="nil"/>
            </w:tcBorders>
            <w:shd w:val="clear" w:color="auto" w:fill="auto"/>
            <w:noWrap/>
            <w:vAlign w:val="center"/>
            <w:hideMark/>
          </w:tcPr>
          <w:p w14:paraId="64723573" w14:textId="77777777" w:rsidR="00CB6340" w:rsidRPr="00CB6340" w:rsidRDefault="00CB6340" w:rsidP="0036646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Proportion autochthonous OM</w:t>
            </w:r>
          </w:p>
        </w:tc>
      </w:tr>
      <w:tr w:rsidR="00CB6340" w:rsidRPr="00CB6340" w14:paraId="44EFD5E9" w14:textId="77777777" w:rsidTr="00F571A4">
        <w:trPr>
          <w:trHeight w:val="300"/>
        </w:trPr>
        <w:tc>
          <w:tcPr>
            <w:tcW w:w="630" w:type="dxa"/>
            <w:tcBorders>
              <w:top w:val="single" w:sz="4" w:space="0" w:color="auto"/>
              <w:left w:val="nil"/>
              <w:bottom w:val="nil"/>
              <w:right w:val="nil"/>
            </w:tcBorders>
            <w:shd w:val="clear" w:color="auto" w:fill="auto"/>
            <w:noWrap/>
            <w:vAlign w:val="bottom"/>
            <w:hideMark/>
          </w:tcPr>
          <w:p w14:paraId="2683D6FE"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R1</w:t>
            </w:r>
          </w:p>
        </w:tc>
        <w:tc>
          <w:tcPr>
            <w:tcW w:w="1205" w:type="dxa"/>
            <w:tcBorders>
              <w:top w:val="single" w:sz="4" w:space="0" w:color="auto"/>
              <w:left w:val="nil"/>
              <w:bottom w:val="nil"/>
              <w:right w:val="nil"/>
            </w:tcBorders>
            <w:shd w:val="clear" w:color="auto" w:fill="auto"/>
            <w:noWrap/>
            <w:vAlign w:val="bottom"/>
            <w:hideMark/>
          </w:tcPr>
          <w:p w14:paraId="2ADBA5CB"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riverine</w:t>
            </w:r>
          </w:p>
        </w:tc>
        <w:tc>
          <w:tcPr>
            <w:tcW w:w="1980" w:type="dxa"/>
            <w:tcBorders>
              <w:top w:val="single" w:sz="4" w:space="0" w:color="auto"/>
              <w:left w:val="nil"/>
              <w:bottom w:val="nil"/>
              <w:right w:val="nil"/>
            </w:tcBorders>
            <w:shd w:val="clear" w:color="auto" w:fill="auto"/>
            <w:noWrap/>
            <w:vAlign w:val="bottom"/>
            <w:hideMark/>
          </w:tcPr>
          <w:p w14:paraId="47741637" w14:textId="00667D8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1.1</w:t>
            </w:r>
            <w:r w:rsidR="006A0363">
              <w:rPr>
                <w:rFonts w:eastAsia="Times New Roman"/>
                <w:color w:val="000000"/>
                <w:sz w:val="20"/>
                <w:szCs w:val="20"/>
                <w:bdr w:val="none" w:sz="0" w:space="0" w:color="auto"/>
              </w:rPr>
              <w:t>0</w:t>
            </w:r>
            <w:r w:rsidRPr="00CB6340">
              <w:rPr>
                <w:rFonts w:eastAsia="Times New Roman"/>
                <w:color w:val="000000"/>
                <w:sz w:val="20"/>
                <w:szCs w:val="20"/>
                <w:bdr w:val="none" w:sz="0" w:space="0" w:color="auto"/>
              </w:rPr>
              <w:t xml:space="preserve">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0.05</w:t>
            </w:r>
          </w:p>
        </w:tc>
        <w:tc>
          <w:tcPr>
            <w:tcW w:w="1205" w:type="dxa"/>
            <w:tcBorders>
              <w:top w:val="single" w:sz="4" w:space="0" w:color="auto"/>
              <w:left w:val="nil"/>
              <w:bottom w:val="nil"/>
              <w:right w:val="nil"/>
            </w:tcBorders>
            <w:shd w:val="clear" w:color="auto" w:fill="auto"/>
            <w:noWrap/>
            <w:vAlign w:val="bottom"/>
            <w:hideMark/>
          </w:tcPr>
          <w:p w14:paraId="4B852208" w14:textId="379469AD"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1.9</w:t>
            </w:r>
            <w:r w:rsidR="006A0363">
              <w:rPr>
                <w:rFonts w:eastAsia="Times New Roman"/>
                <w:color w:val="000000"/>
                <w:sz w:val="20"/>
                <w:szCs w:val="20"/>
                <w:bdr w:val="none" w:sz="0" w:space="0" w:color="auto"/>
              </w:rPr>
              <w:t>0</w:t>
            </w:r>
            <w:r w:rsidRPr="00CB6340">
              <w:rPr>
                <w:rFonts w:eastAsia="Times New Roman"/>
                <w:color w:val="000000"/>
                <w:sz w:val="20"/>
                <w:szCs w:val="20"/>
                <w:bdr w:val="none" w:sz="0" w:space="0" w:color="auto"/>
              </w:rPr>
              <w:t xml:space="preserve">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0.11</w:t>
            </w:r>
          </w:p>
        </w:tc>
        <w:tc>
          <w:tcPr>
            <w:tcW w:w="1350" w:type="dxa"/>
            <w:tcBorders>
              <w:top w:val="single" w:sz="4" w:space="0" w:color="auto"/>
              <w:left w:val="nil"/>
              <w:bottom w:val="nil"/>
              <w:right w:val="nil"/>
            </w:tcBorders>
            <w:shd w:val="clear" w:color="auto" w:fill="auto"/>
            <w:noWrap/>
            <w:vAlign w:val="bottom"/>
            <w:hideMark/>
          </w:tcPr>
          <w:p w14:paraId="4D7775E1" w14:textId="7D5371F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-26.11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0.42</w:t>
            </w:r>
          </w:p>
        </w:tc>
        <w:tc>
          <w:tcPr>
            <w:tcW w:w="1440" w:type="dxa"/>
            <w:tcBorders>
              <w:top w:val="single" w:sz="4" w:space="0" w:color="auto"/>
              <w:left w:val="nil"/>
              <w:bottom w:val="nil"/>
              <w:right w:val="nil"/>
            </w:tcBorders>
            <w:shd w:val="clear" w:color="auto" w:fill="auto"/>
            <w:noWrap/>
            <w:vAlign w:val="bottom"/>
            <w:hideMark/>
          </w:tcPr>
          <w:p w14:paraId="7AF224EE" w14:textId="556BE84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0.19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170" w:type="dxa"/>
            <w:tcBorders>
              <w:top w:val="single" w:sz="4" w:space="0" w:color="auto"/>
              <w:left w:val="nil"/>
              <w:bottom w:val="nil"/>
              <w:right w:val="nil"/>
            </w:tcBorders>
            <w:shd w:val="clear" w:color="auto" w:fill="auto"/>
            <w:noWrap/>
            <w:vAlign w:val="bottom"/>
            <w:hideMark/>
          </w:tcPr>
          <w:p w14:paraId="367FC9C1" w14:textId="3C6BD80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5.35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0.04</w:t>
            </w:r>
          </w:p>
        </w:tc>
        <w:tc>
          <w:tcPr>
            <w:tcW w:w="1350" w:type="dxa"/>
            <w:tcBorders>
              <w:top w:val="single" w:sz="4" w:space="0" w:color="auto"/>
              <w:left w:val="nil"/>
              <w:bottom w:val="nil"/>
              <w:right w:val="nil"/>
            </w:tcBorders>
            <w:shd w:val="clear" w:color="auto" w:fill="auto"/>
            <w:noWrap/>
            <w:vAlign w:val="bottom"/>
            <w:hideMark/>
          </w:tcPr>
          <w:p w14:paraId="5F6BBE5D" w14:textId="31CD7CB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10.01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0.79</w:t>
            </w:r>
          </w:p>
        </w:tc>
        <w:tc>
          <w:tcPr>
            <w:tcW w:w="1355" w:type="dxa"/>
            <w:tcBorders>
              <w:top w:val="single" w:sz="4" w:space="0" w:color="auto"/>
              <w:left w:val="nil"/>
              <w:bottom w:val="nil"/>
              <w:right w:val="nil"/>
            </w:tcBorders>
            <w:shd w:val="clear" w:color="auto" w:fill="auto"/>
            <w:noWrap/>
            <w:vAlign w:val="bottom"/>
            <w:hideMark/>
          </w:tcPr>
          <w:p w14:paraId="4372DA0A" w14:textId="1A0B3FC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6.02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0.45</w:t>
            </w:r>
          </w:p>
        </w:tc>
        <w:tc>
          <w:tcPr>
            <w:tcW w:w="1132" w:type="dxa"/>
            <w:tcBorders>
              <w:top w:val="single" w:sz="4" w:space="0" w:color="auto"/>
              <w:left w:val="nil"/>
              <w:bottom w:val="nil"/>
              <w:right w:val="nil"/>
            </w:tcBorders>
            <w:shd w:val="clear" w:color="auto" w:fill="auto"/>
            <w:noWrap/>
            <w:vAlign w:val="bottom"/>
            <w:hideMark/>
          </w:tcPr>
          <w:p w14:paraId="28238CD3" w14:textId="08145D6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1.66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0.26</w:t>
            </w:r>
          </w:p>
        </w:tc>
        <w:tc>
          <w:tcPr>
            <w:tcW w:w="1833" w:type="dxa"/>
            <w:tcBorders>
              <w:top w:val="single" w:sz="4" w:space="0" w:color="auto"/>
              <w:left w:val="nil"/>
              <w:bottom w:val="nil"/>
              <w:right w:val="nil"/>
            </w:tcBorders>
            <w:shd w:val="clear" w:color="auto" w:fill="auto"/>
            <w:noWrap/>
            <w:vAlign w:val="bottom"/>
            <w:hideMark/>
          </w:tcPr>
          <w:p w14:paraId="76DE304C" w14:textId="1187D1C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w:t>
            </w:r>
            <w:r w:rsidR="006A0363">
              <w:rPr>
                <w:rFonts w:eastAsia="Times New Roman"/>
                <w:color w:val="000000"/>
                <w:sz w:val="20"/>
                <w:szCs w:val="20"/>
                <w:bdr w:val="none" w:sz="0" w:space="0" w:color="auto"/>
              </w:rPr>
              <w:t>.00</w:t>
            </w:r>
          </w:p>
        </w:tc>
      </w:tr>
      <w:tr w:rsidR="00CB6340" w:rsidRPr="00CB6340" w14:paraId="3670C7DC" w14:textId="77777777" w:rsidTr="00F571A4">
        <w:trPr>
          <w:trHeight w:val="300"/>
        </w:trPr>
        <w:tc>
          <w:tcPr>
            <w:tcW w:w="630" w:type="dxa"/>
            <w:tcBorders>
              <w:top w:val="nil"/>
              <w:left w:val="nil"/>
              <w:bottom w:val="nil"/>
              <w:right w:val="nil"/>
            </w:tcBorders>
            <w:shd w:val="clear" w:color="auto" w:fill="auto"/>
            <w:noWrap/>
            <w:vAlign w:val="bottom"/>
            <w:hideMark/>
          </w:tcPr>
          <w:p w14:paraId="3FEE20B0"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R2</w:t>
            </w:r>
          </w:p>
        </w:tc>
        <w:tc>
          <w:tcPr>
            <w:tcW w:w="1205" w:type="dxa"/>
            <w:tcBorders>
              <w:top w:val="nil"/>
              <w:left w:val="nil"/>
              <w:bottom w:val="nil"/>
              <w:right w:val="nil"/>
            </w:tcBorders>
            <w:shd w:val="clear" w:color="auto" w:fill="auto"/>
            <w:noWrap/>
            <w:vAlign w:val="bottom"/>
            <w:hideMark/>
          </w:tcPr>
          <w:p w14:paraId="2D68DFFF"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riverine</w:t>
            </w:r>
          </w:p>
        </w:tc>
        <w:tc>
          <w:tcPr>
            <w:tcW w:w="1980" w:type="dxa"/>
            <w:tcBorders>
              <w:top w:val="nil"/>
              <w:left w:val="nil"/>
              <w:bottom w:val="nil"/>
              <w:right w:val="nil"/>
            </w:tcBorders>
            <w:shd w:val="clear" w:color="auto" w:fill="auto"/>
            <w:noWrap/>
            <w:vAlign w:val="bottom"/>
            <w:hideMark/>
          </w:tcPr>
          <w:p w14:paraId="2B660E3B" w14:textId="263D7A0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1.36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0.3</w:t>
            </w:r>
            <w:r w:rsidR="006A0363">
              <w:rPr>
                <w:rFonts w:eastAsia="Times New Roman"/>
                <w:color w:val="000000"/>
                <w:sz w:val="20"/>
                <w:szCs w:val="20"/>
                <w:bdr w:val="none" w:sz="0" w:space="0" w:color="auto"/>
              </w:rPr>
              <w:t>0</w:t>
            </w:r>
          </w:p>
        </w:tc>
        <w:tc>
          <w:tcPr>
            <w:tcW w:w="1205" w:type="dxa"/>
            <w:tcBorders>
              <w:top w:val="nil"/>
              <w:left w:val="nil"/>
              <w:bottom w:val="nil"/>
              <w:right w:val="nil"/>
            </w:tcBorders>
            <w:shd w:val="clear" w:color="auto" w:fill="auto"/>
            <w:noWrap/>
            <w:vAlign w:val="bottom"/>
            <w:hideMark/>
          </w:tcPr>
          <w:p w14:paraId="053CCA0D" w14:textId="172B2D7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2.22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0.18</w:t>
            </w:r>
          </w:p>
        </w:tc>
        <w:tc>
          <w:tcPr>
            <w:tcW w:w="1350" w:type="dxa"/>
            <w:tcBorders>
              <w:top w:val="nil"/>
              <w:left w:val="nil"/>
              <w:bottom w:val="nil"/>
              <w:right w:val="nil"/>
            </w:tcBorders>
            <w:shd w:val="clear" w:color="auto" w:fill="auto"/>
            <w:noWrap/>
            <w:vAlign w:val="bottom"/>
            <w:hideMark/>
          </w:tcPr>
          <w:p w14:paraId="081FF552" w14:textId="3A2FED9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-26.2</w:t>
            </w:r>
            <w:r w:rsidR="006A0363">
              <w:rPr>
                <w:rFonts w:eastAsia="Times New Roman"/>
                <w:color w:val="000000"/>
                <w:sz w:val="20"/>
                <w:szCs w:val="20"/>
                <w:bdr w:val="none" w:sz="0" w:space="0" w:color="auto"/>
              </w:rPr>
              <w:t>0</w:t>
            </w:r>
            <w:r w:rsidRPr="00CB6340">
              <w:rPr>
                <w:rFonts w:eastAsia="Times New Roman"/>
                <w:color w:val="000000"/>
                <w:sz w:val="20"/>
                <w:szCs w:val="20"/>
                <w:bdr w:val="none" w:sz="0" w:space="0" w:color="auto"/>
              </w:rPr>
              <w:t xml:space="preserve">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1.1</w:t>
            </w:r>
            <w:r w:rsidR="006A0363">
              <w:rPr>
                <w:rFonts w:eastAsia="Times New Roman"/>
                <w:color w:val="000000"/>
                <w:sz w:val="20"/>
                <w:szCs w:val="20"/>
                <w:bdr w:val="none" w:sz="0" w:space="0" w:color="auto"/>
              </w:rPr>
              <w:t>0</w:t>
            </w:r>
          </w:p>
        </w:tc>
        <w:tc>
          <w:tcPr>
            <w:tcW w:w="1440" w:type="dxa"/>
            <w:tcBorders>
              <w:top w:val="nil"/>
              <w:left w:val="nil"/>
              <w:bottom w:val="nil"/>
              <w:right w:val="nil"/>
            </w:tcBorders>
            <w:shd w:val="clear" w:color="auto" w:fill="auto"/>
            <w:noWrap/>
            <w:vAlign w:val="bottom"/>
            <w:hideMark/>
          </w:tcPr>
          <w:p w14:paraId="4D12FECA" w14:textId="65A913D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0.02</w:t>
            </w:r>
          </w:p>
        </w:tc>
        <w:tc>
          <w:tcPr>
            <w:tcW w:w="1170" w:type="dxa"/>
            <w:tcBorders>
              <w:top w:val="nil"/>
              <w:left w:val="nil"/>
              <w:bottom w:val="nil"/>
              <w:right w:val="nil"/>
            </w:tcBorders>
            <w:shd w:val="clear" w:color="auto" w:fill="auto"/>
            <w:noWrap/>
            <w:vAlign w:val="bottom"/>
            <w:hideMark/>
          </w:tcPr>
          <w:p w14:paraId="6CC56778" w14:textId="02DC288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5.25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0.34</w:t>
            </w:r>
          </w:p>
        </w:tc>
        <w:tc>
          <w:tcPr>
            <w:tcW w:w="1350" w:type="dxa"/>
            <w:tcBorders>
              <w:top w:val="nil"/>
              <w:left w:val="nil"/>
              <w:bottom w:val="nil"/>
              <w:right w:val="nil"/>
            </w:tcBorders>
            <w:shd w:val="clear" w:color="auto" w:fill="auto"/>
            <w:noWrap/>
            <w:vAlign w:val="bottom"/>
            <w:hideMark/>
          </w:tcPr>
          <w:p w14:paraId="6C1F497F" w14:textId="7D66749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10.03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1.76</w:t>
            </w:r>
          </w:p>
        </w:tc>
        <w:tc>
          <w:tcPr>
            <w:tcW w:w="1355" w:type="dxa"/>
            <w:tcBorders>
              <w:top w:val="nil"/>
              <w:left w:val="nil"/>
              <w:bottom w:val="nil"/>
              <w:right w:val="nil"/>
            </w:tcBorders>
            <w:shd w:val="clear" w:color="auto" w:fill="auto"/>
            <w:noWrap/>
            <w:vAlign w:val="bottom"/>
            <w:hideMark/>
          </w:tcPr>
          <w:p w14:paraId="0753845A" w14:textId="78742D6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6.93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0.44</w:t>
            </w:r>
          </w:p>
        </w:tc>
        <w:tc>
          <w:tcPr>
            <w:tcW w:w="1132" w:type="dxa"/>
            <w:tcBorders>
              <w:top w:val="nil"/>
              <w:left w:val="nil"/>
              <w:bottom w:val="nil"/>
              <w:right w:val="nil"/>
            </w:tcBorders>
            <w:shd w:val="clear" w:color="auto" w:fill="auto"/>
            <w:noWrap/>
            <w:vAlign w:val="bottom"/>
            <w:hideMark/>
          </w:tcPr>
          <w:p w14:paraId="2A0923DF" w14:textId="71C02A9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1.36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0.08</w:t>
            </w:r>
          </w:p>
        </w:tc>
        <w:tc>
          <w:tcPr>
            <w:tcW w:w="1833" w:type="dxa"/>
            <w:tcBorders>
              <w:top w:val="nil"/>
              <w:left w:val="nil"/>
              <w:bottom w:val="nil"/>
              <w:right w:val="nil"/>
            </w:tcBorders>
            <w:shd w:val="clear" w:color="auto" w:fill="auto"/>
            <w:noWrap/>
            <w:vAlign w:val="bottom"/>
            <w:hideMark/>
          </w:tcPr>
          <w:p w14:paraId="3BB1FE2D" w14:textId="45BB28EB"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r>
      <w:tr w:rsidR="00CB6340" w:rsidRPr="00CB6340" w14:paraId="5A64EE29" w14:textId="77777777" w:rsidTr="00F571A4">
        <w:trPr>
          <w:trHeight w:val="300"/>
        </w:trPr>
        <w:tc>
          <w:tcPr>
            <w:tcW w:w="630" w:type="dxa"/>
            <w:tcBorders>
              <w:top w:val="nil"/>
              <w:left w:val="nil"/>
              <w:right w:val="nil"/>
            </w:tcBorders>
            <w:shd w:val="clear" w:color="auto" w:fill="auto"/>
            <w:noWrap/>
            <w:vAlign w:val="bottom"/>
            <w:hideMark/>
          </w:tcPr>
          <w:p w14:paraId="1FB00FA7"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R3</w:t>
            </w:r>
          </w:p>
        </w:tc>
        <w:tc>
          <w:tcPr>
            <w:tcW w:w="1205" w:type="dxa"/>
            <w:tcBorders>
              <w:top w:val="nil"/>
              <w:left w:val="nil"/>
              <w:right w:val="nil"/>
            </w:tcBorders>
            <w:shd w:val="clear" w:color="auto" w:fill="auto"/>
            <w:noWrap/>
            <w:vAlign w:val="bottom"/>
            <w:hideMark/>
          </w:tcPr>
          <w:p w14:paraId="40552D25"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riverine</w:t>
            </w:r>
          </w:p>
        </w:tc>
        <w:tc>
          <w:tcPr>
            <w:tcW w:w="1980" w:type="dxa"/>
            <w:tcBorders>
              <w:top w:val="nil"/>
              <w:left w:val="nil"/>
              <w:right w:val="nil"/>
            </w:tcBorders>
            <w:shd w:val="clear" w:color="auto" w:fill="auto"/>
            <w:noWrap/>
            <w:vAlign w:val="bottom"/>
            <w:hideMark/>
          </w:tcPr>
          <w:p w14:paraId="1EB1B61E" w14:textId="61EA858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1.31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0.11</w:t>
            </w:r>
          </w:p>
        </w:tc>
        <w:tc>
          <w:tcPr>
            <w:tcW w:w="1205" w:type="dxa"/>
            <w:tcBorders>
              <w:top w:val="nil"/>
              <w:left w:val="nil"/>
              <w:right w:val="nil"/>
            </w:tcBorders>
            <w:shd w:val="clear" w:color="auto" w:fill="auto"/>
            <w:noWrap/>
            <w:vAlign w:val="bottom"/>
            <w:hideMark/>
          </w:tcPr>
          <w:p w14:paraId="22A44FED" w14:textId="2F7F7EFD"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1.9</w:t>
            </w:r>
            <w:r w:rsidR="006A0363">
              <w:rPr>
                <w:rFonts w:eastAsia="Times New Roman"/>
                <w:color w:val="000000"/>
                <w:sz w:val="20"/>
                <w:szCs w:val="20"/>
                <w:bdr w:val="none" w:sz="0" w:space="0" w:color="auto"/>
              </w:rPr>
              <w:t>0</w:t>
            </w:r>
            <w:r w:rsidRPr="00CB6340">
              <w:rPr>
                <w:rFonts w:eastAsia="Times New Roman"/>
                <w:color w:val="000000"/>
                <w:sz w:val="20"/>
                <w:szCs w:val="20"/>
                <w:bdr w:val="none" w:sz="0" w:space="0" w:color="auto"/>
              </w:rPr>
              <w:t xml:space="preserve">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0.26</w:t>
            </w:r>
          </w:p>
        </w:tc>
        <w:tc>
          <w:tcPr>
            <w:tcW w:w="1350" w:type="dxa"/>
            <w:tcBorders>
              <w:top w:val="nil"/>
              <w:left w:val="nil"/>
              <w:right w:val="nil"/>
            </w:tcBorders>
            <w:shd w:val="clear" w:color="auto" w:fill="auto"/>
            <w:noWrap/>
            <w:vAlign w:val="bottom"/>
            <w:hideMark/>
          </w:tcPr>
          <w:p w14:paraId="149B0553" w14:textId="0F9BD13D"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-25.44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0.28</w:t>
            </w:r>
          </w:p>
        </w:tc>
        <w:tc>
          <w:tcPr>
            <w:tcW w:w="1440" w:type="dxa"/>
            <w:tcBorders>
              <w:top w:val="nil"/>
              <w:left w:val="nil"/>
              <w:right w:val="nil"/>
            </w:tcBorders>
            <w:shd w:val="clear" w:color="auto" w:fill="auto"/>
            <w:noWrap/>
            <w:vAlign w:val="bottom"/>
            <w:hideMark/>
          </w:tcPr>
          <w:p w14:paraId="1A280CE8" w14:textId="6C37952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0.03</w:t>
            </w:r>
          </w:p>
        </w:tc>
        <w:tc>
          <w:tcPr>
            <w:tcW w:w="1170" w:type="dxa"/>
            <w:tcBorders>
              <w:top w:val="nil"/>
              <w:left w:val="nil"/>
              <w:right w:val="nil"/>
            </w:tcBorders>
            <w:shd w:val="clear" w:color="auto" w:fill="auto"/>
            <w:noWrap/>
            <w:vAlign w:val="bottom"/>
            <w:hideMark/>
          </w:tcPr>
          <w:p w14:paraId="0D83EC43" w14:textId="7E56770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5.68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w:t>
            </w:r>
            <w:r w:rsidR="006A0363">
              <w:rPr>
                <w:rFonts w:eastAsia="Times New Roman"/>
                <w:color w:val="000000"/>
                <w:sz w:val="20"/>
                <w:szCs w:val="20"/>
                <w:bdr w:val="none" w:sz="0" w:space="0" w:color="auto"/>
              </w:rPr>
              <w:t>0</w:t>
            </w:r>
          </w:p>
        </w:tc>
        <w:tc>
          <w:tcPr>
            <w:tcW w:w="1350" w:type="dxa"/>
            <w:tcBorders>
              <w:top w:val="nil"/>
              <w:left w:val="nil"/>
              <w:right w:val="nil"/>
            </w:tcBorders>
            <w:shd w:val="clear" w:color="auto" w:fill="auto"/>
            <w:noWrap/>
            <w:vAlign w:val="bottom"/>
            <w:hideMark/>
          </w:tcPr>
          <w:p w14:paraId="190B80DD" w14:textId="1DE83A4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8.91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0.76</w:t>
            </w:r>
          </w:p>
        </w:tc>
        <w:tc>
          <w:tcPr>
            <w:tcW w:w="1355" w:type="dxa"/>
            <w:tcBorders>
              <w:top w:val="nil"/>
              <w:left w:val="nil"/>
              <w:right w:val="nil"/>
            </w:tcBorders>
            <w:shd w:val="clear" w:color="auto" w:fill="auto"/>
            <w:noWrap/>
            <w:vAlign w:val="bottom"/>
            <w:hideMark/>
          </w:tcPr>
          <w:p w14:paraId="695B4C70" w14:textId="25D5AF55"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5.23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0.99</w:t>
            </w:r>
          </w:p>
        </w:tc>
        <w:tc>
          <w:tcPr>
            <w:tcW w:w="1132" w:type="dxa"/>
            <w:tcBorders>
              <w:top w:val="nil"/>
              <w:left w:val="nil"/>
              <w:right w:val="nil"/>
            </w:tcBorders>
            <w:shd w:val="clear" w:color="auto" w:fill="auto"/>
            <w:noWrap/>
            <w:vAlign w:val="bottom"/>
            <w:hideMark/>
          </w:tcPr>
          <w:p w14:paraId="6E9060B1" w14:textId="4538E5F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1.45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0.06</w:t>
            </w:r>
          </w:p>
        </w:tc>
        <w:tc>
          <w:tcPr>
            <w:tcW w:w="1833" w:type="dxa"/>
            <w:tcBorders>
              <w:top w:val="nil"/>
              <w:left w:val="nil"/>
              <w:right w:val="nil"/>
            </w:tcBorders>
            <w:shd w:val="clear" w:color="auto" w:fill="auto"/>
            <w:noWrap/>
            <w:vAlign w:val="bottom"/>
            <w:hideMark/>
          </w:tcPr>
          <w:p w14:paraId="33DA57BE" w14:textId="4BCF234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w:t>
            </w:r>
            <w:r w:rsidR="006A0363">
              <w:rPr>
                <w:rFonts w:eastAsia="Times New Roman"/>
                <w:color w:val="000000"/>
                <w:sz w:val="20"/>
                <w:szCs w:val="20"/>
                <w:bdr w:val="none" w:sz="0" w:space="0" w:color="auto"/>
              </w:rPr>
              <w:t>.00</w:t>
            </w:r>
          </w:p>
        </w:tc>
      </w:tr>
      <w:tr w:rsidR="00CB6340" w:rsidRPr="00CB6340" w14:paraId="1592FD71" w14:textId="77777777" w:rsidTr="00F571A4">
        <w:trPr>
          <w:trHeight w:val="300"/>
        </w:trPr>
        <w:tc>
          <w:tcPr>
            <w:tcW w:w="630" w:type="dxa"/>
            <w:tcBorders>
              <w:top w:val="nil"/>
              <w:left w:val="nil"/>
              <w:bottom w:val="single" w:sz="4" w:space="0" w:color="auto"/>
              <w:right w:val="nil"/>
            </w:tcBorders>
            <w:shd w:val="clear" w:color="auto" w:fill="auto"/>
            <w:noWrap/>
            <w:vAlign w:val="bottom"/>
            <w:hideMark/>
          </w:tcPr>
          <w:p w14:paraId="6D118870"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R4</w:t>
            </w:r>
          </w:p>
        </w:tc>
        <w:tc>
          <w:tcPr>
            <w:tcW w:w="1205" w:type="dxa"/>
            <w:tcBorders>
              <w:top w:val="nil"/>
              <w:left w:val="nil"/>
              <w:bottom w:val="single" w:sz="4" w:space="0" w:color="auto"/>
              <w:right w:val="nil"/>
            </w:tcBorders>
            <w:shd w:val="clear" w:color="auto" w:fill="auto"/>
            <w:noWrap/>
            <w:vAlign w:val="bottom"/>
            <w:hideMark/>
          </w:tcPr>
          <w:p w14:paraId="54AC1FF5"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riverine</w:t>
            </w:r>
          </w:p>
        </w:tc>
        <w:tc>
          <w:tcPr>
            <w:tcW w:w="1980" w:type="dxa"/>
            <w:tcBorders>
              <w:top w:val="nil"/>
              <w:left w:val="nil"/>
              <w:bottom w:val="single" w:sz="4" w:space="0" w:color="auto"/>
              <w:right w:val="nil"/>
            </w:tcBorders>
            <w:shd w:val="clear" w:color="auto" w:fill="auto"/>
            <w:noWrap/>
            <w:vAlign w:val="bottom"/>
            <w:hideMark/>
          </w:tcPr>
          <w:p w14:paraId="6A52C9CD" w14:textId="6AF834E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1.16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0.02</w:t>
            </w:r>
          </w:p>
        </w:tc>
        <w:tc>
          <w:tcPr>
            <w:tcW w:w="1205" w:type="dxa"/>
            <w:tcBorders>
              <w:top w:val="nil"/>
              <w:left w:val="nil"/>
              <w:bottom w:val="single" w:sz="4" w:space="0" w:color="auto"/>
              <w:right w:val="nil"/>
            </w:tcBorders>
            <w:shd w:val="clear" w:color="auto" w:fill="auto"/>
            <w:noWrap/>
            <w:vAlign w:val="bottom"/>
            <w:hideMark/>
          </w:tcPr>
          <w:p w14:paraId="0514A879" w14:textId="391EC67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2.37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0.15</w:t>
            </w:r>
          </w:p>
        </w:tc>
        <w:tc>
          <w:tcPr>
            <w:tcW w:w="1350" w:type="dxa"/>
            <w:tcBorders>
              <w:top w:val="nil"/>
              <w:left w:val="nil"/>
              <w:bottom w:val="single" w:sz="4" w:space="0" w:color="auto"/>
              <w:right w:val="nil"/>
            </w:tcBorders>
            <w:shd w:val="clear" w:color="auto" w:fill="auto"/>
            <w:noWrap/>
            <w:vAlign w:val="bottom"/>
            <w:hideMark/>
          </w:tcPr>
          <w:p w14:paraId="048FEC1F" w14:textId="7626A4D1"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-25.84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0.52</w:t>
            </w:r>
          </w:p>
        </w:tc>
        <w:tc>
          <w:tcPr>
            <w:tcW w:w="1440" w:type="dxa"/>
            <w:tcBorders>
              <w:top w:val="nil"/>
              <w:left w:val="nil"/>
              <w:bottom w:val="single" w:sz="4" w:space="0" w:color="auto"/>
              <w:right w:val="nil"/>
            </w:tcBorders>
            <w:shd w:val="clear" w:color="auto" w:fill="auto"/>
            <w:noWrap/>
            <w:vAlign w:val="bottom"/>
            <w:hideMark/>
          </w:tcPr>
          <w:p w14:paraId="206223A7" w14:textId="352CD87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170" w:type="dxa"/>
            <w:tcBorders>
              <w:top w:val="nil"/>
              <w:left w:val="nil"/>
              <w:bottom w:val="single" w:sz="4" w:space="0" w:color="auto"/>
              <w:right w:val="nil"/>
            </w:tcBorders>
            <w:shd w:val="clear" w:color="auto" w:fill="auto"/>
            <w:noWrap/>
            <w:vAlign w:val="bottom"/>
            <w:hideMark/>
          </w:tcPr>
          <w:p w14:paraId="6FFE6E98" w14:textId="7FB5A19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5.68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0.05</w:t>
            </w:r>
          </w:p>
        </w:tc>
        <w:tc>
          <w:tcPr>
            <w:tcW w:w="1350" w:type="dxa"/>
            <w:tcBorders>
              <w:top w:val="nil"/>
              <w:left w:val="nil"/>
              <w:bottom w:val="single" w:sz="4" w:space="0" w:color="auto"/>
              <w:right w:val="nil"/>
            </w:tcBorders>
            <w:shd w:val="clear" w:color="auto" w:fill="auto"/>
            <w:noWrap/>
            <w:vAlign w:val="bottom"/>
            <w:hideMark/>
          </w:tcPr>
          <w:p w14:paraId="0EE5AE83" w14:textId="3A037DC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9.34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0.79</w:t>
            </w:r>
          </w:p>
        </w:tc>
        <w:tc>
          <w:tcPr>
            <w:tcW w:w="1355" w:type="dxa"/>
            <w:tcBorders>
              <w:top w:val="nil"/>
              <w:left w:val="nil"/>
              <w:bottom w:val="single" w:sz="4" w:space="0" w:color="auto"/>
              <w:right w:val="nil"/>
            </w:tcBorders>
            <w:shd w:val="clear" w:color="auto" w:fill="auto"/>
            <w:noWrap/>
            <w:vAlign w:val="bottom"/>
            <w:hideMark/>
          </w:tcPr>
          <w:p w14:paraId="1C64A3A5" w14:textId="4400BD23"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7.91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0.16</w:t>
            </w:r>
          </w:p>
        </w:tc>
        <w:tc>
          <w:tcPr>
            <w:tcW w:w="1132" w:type="dxa"/>
            <w:tcBorders>
              <w:top w:val="nil"/>
              <w:left w:val="nil"/>
              <w:bottom w:val="single" w:sz="4" w:space="0" w:color="auto"/>
              <w:right w:val="nil"/>
            </w:tcBorders>
            <w:shd w:val="clear" w:color="auto" w:fill="auto"/>
            <w:noWrap/>
            <w:vAlign w:val="bottom"/>
            <w:hideMark/>
          </w:tcPr>
          <w:p w14:paraId="5BE6B26D" w14:textId="1339F812"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1.35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0.02</w:t>
            </w:r>
          </w:p>
        </w:tc>
        <w:tc>
          <w:tcPr>
            <w:tcW w:w="1833" w:type="dxa"/>
            <w:tcBorders>
              <w:top w:val="nil"/>
              <w:left w:val="nil"/>
              <w:bottom w:val="single" w:sz="4" w:space="0" w:color="auto"/>
              <w:right w:val="nil"/>
            </w:tcBorders>
            <w:shd w:val="clear" w:color="auto" w:fill="auto"/>
            <w:noWrap/>
            <w:vAlign w:val="bottom"/>
            <w:hideMark/>
          </w:tcPr>
          <w:p w14:paraId="3C57F65C" w14:textId="043BFF13"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w:t>
            </w:r>
            <w:r w:rsidR="006A0363">
              <w:rPr>
                <w:rFonts w:eastAsia="Times New Roman"/>
                <w:color w:val="000000"/>
                <w:sz w:val="20"/>
                <w:szCs w:val="20"/>
                <w:bdr w:val="none" w:sz="0" w:space="0" w:color="auto"/>
              </w:rPr>
              <w:t>.00</w:t>
            </w:r>
          </w:p>
        </w:tc>
      </w:tr>
      <w:tr w:rsidR="00CB6340" w:rsidRPr="00CB6340" w14:paraId="6B78B3E3" w14:textId="77777777" w:rsidTr="00F571A4">
        <w:trPr>
          <w:trHeight w:val="300"/>
        </w:trPr>
        <w:tc>
          <w:tcPr>
            <w:tcW w:w="630" w:type="dxa"/>
            <w:tcBorders>
              <w:top w:val="single" w:sz="4" w:space="0" w:color="auto"/>
              <w:left w:val="nil"/>
              <w:bottom w:val="nil"/>
              <w:right w:val="nil"/>
            </w:tcBorders>
            <w:shd w:val="clear" w:color="auto" w:fill="auto"/>
            <w:noWrap/>
            <w:vAlign w:val="bottom"/>
            <w:hideMark/>
          </w:tcPr>
          <w:p w14:paraId="43119F9C"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T1</w:t>
            </w:r>
          </w:p>
        </w:tc>
        <w:tc>
          <w:tcPr>
            <w:tcW w:w="1205" w:type="dxa"/>
            <w:tcBorders>
              <w:top w:val="single" w:sz="4" w:space="0" w:color="auto"/>
              <w:left w:val="nil"/>
              <w:bottom w:val="nil"/>
              <w:right w:val="nil"/>
            </w:tcBorders>
            <w:shd w:val="clear" w:color="auto" w:fill="auto"/>
            <w:noWrap/>
            <w:vAlign w:val="bottom"/>
            <w:hideMark/>
          </w:tcPr>
          <w:p w14:paraId="1624E90F"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transitional</w:t>
            </w:r>
          </w:p>
        </w:tc>
        <w:tc>
          <w:tcPr>
            <w:tcW w:w="1980" w:type="dxa"/>
            <w:tcBorders>
              <w:top w:val="single" w:sz="4" w:space="0" w:color="auto"/>
              <w:left w:val="nil"/>
              <w:bottom w:val="nil"/>
              <w:right w:val="nil"/>
            </w:tcBorders>
            <w:shd w:val="clear" w:color="auto" w:fill="auto"/>
            <w:noWrap/>
            <w:vAlign w:val="bottom"/>
            <w:hideMark/>
          </w:tcPr>
          <w:p w14:paraId="210D9F92" w14:textId="6EB3C4C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0.97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0.16</w:t>
            </w:r>
          </w:p>
        </w:tc>
        <w:tc>
          <w:tcPr>
            <w:tcW w:w="1205" w:type="dxa"/>
            <w:tcBorders>
              <w:top w:val="single" w:sz="4" w:space="0" w:color="auto"/>
              <w:left w:val="nil"/>
              <w:bottom w:val="nil"/>
              <w:right w:val="nil"/>
            </w:tcBorders>
            <w:shd w:val="clear" w:color="auto" w:fill="auto"/>
            <w:noWrap/>
            <w:vAlign w:val="bottom"/>
            <w:hideMark/>
          </w:tcPr>
          <w:p w14:paraId="22AF6395" w14:textId="2B136B35"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2.27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0.22</w:t>
            </w:r>
          </w:p>
        </w:tc>
        <w:tc>
          <w:tcPr>
            <w:tcW w:w="1350" w:type="dxa"/>
            <w:tcBorders>
              <w:top w:val="single" w:sz="4" w:space="0" w:color="auto"/>
              <w:left w:val="nil"/>
              <w:bottom w:val="nil"/>
              <w:right w:val="nil"/>
            </w:tcBorders>
            <w:shd w:val="clear" w:color="auto" w:fill="auto"/>
            <w:noWrap/>
            <w:vAlign w:val="bottom"/>
            <w:hideMark/>
          </w:tcPr>
          <w:p w14:paraId="3D8BFFCE" w14:textId="03186DC1"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-25.44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0.47</w:t>
            </w:r>
          </w:p>
        </w:tc>
        <w:tc>
          <w:tcPr>
            <w:tcW w:w="1440" w:type="dxa"/>
            <w:tcBorders>
              <w:top w:val="single" w:sz="4" w:space="0" w:color="auto"/>
              <w:left w:val="nil"/>
              <w:bottom w:val="nil"/>
              <w:right w:val="nil"/>
            </w:tcBorders>
            <w:shd w:val="clear" w:color="auto" w:fill="auto"/>
            <w:noWrap/>
            <w:vAlign w:val="bottom"/>
            <w:hideMark/>
          </w:tcPr>
          <w:p w14:paraId="3EE14FE9" w14:textId="6DC6DA05"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0.28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0.02</w:t>
            </w:r>
          </w:p>
        </w:tc>
        <w:tc>
          <w:tcPr>
            <w:tcW w:w="1170" w:type="dxa"/>
            <w:tcBorders>
              <w:top w:val="single" w:sz="4" w:space="0" w:color="auto"/>
              <w:left w:val="nil"/>
              <w:bottom w:val="nil"/>
              <w:right w:val="nil"/>
            </w:tcBorders>
            <w:shd w:val="clear" w:color="auto" w:fill="auto"/>
            <w:noWrap/>
            <w:vAlign w:val="bottom"/>
            <w:hideMark/>
          </w:tcPr>
          <w:p w14:paraId="64C381D2" w14:textId="1B470D8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5.75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0.25</w:t>
            </w:r>
          </w:p>
        </w:tc>
        <w:tc>
          <w:tcPr>
            <w:tcW w:w="1350" w:type="dxa"/>
            <w:tcBorders>
              <w:top w:val="single" w:sz="4" w:space="0" w:color="auto"/>
              <w:left w:val="nil"/>
              <w:bottom w:val="nil"/>
              <w:right w:val="nil"/>
            </w:tcBorders>
            <w:shd w:val="clear" w:color="auto" w:fill="auto"/>
            <w:noWrap/>
            <w:vAlign w:val="bottom"/>
            <w:hideMark/>
          </w:tcPr>
          <w:p w14:paraId="3B584FDF" w14:textId="4FE0600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8</w:t>
            </w:r>
            <w:r w:rsidR="006A0363">
              <w:rPr>
                <w:rFonts w:eastAsia="Times New Roman"/>
                <w:color w:val="000000"/>
                <w:sz w:val="20"/>
                <w:szCs w:val="20"/>
                <w:bdr w:val="none" w:sz="0" w:space="0" w:color="auto"/>
              </w:rPr>
              <w:t>.00</w:t>
            </w:r>
            <w:r w:rsidRPr="00CB6340">
              <w:rPr>
                <w:rFonts w:eastAsia="Times New Roman"/>
                <w:color w:val="000000"/>
                <w:sz w:val="20"/>
                <w:szCs w:val="20"/>
                <w:bdr w:val="none" w:sz="0" w:space="0" w:color="auto"/>
              </w:rPr>
              <w:t xml:space="preserve">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1</w:t>
            </w:r>
            <w:r w:rsidR="006A0363">
              <w:rPr>
                <w:rFonts w:eastAsia="Times New Roman"/>
                <w:color w:val="000000"/>
                <w:sz w:val="20"/>
                <w:szCs w:val="20"/>
                <w:bdr w:val="none" w:sz="0" w:space="0" w:color="auto"/>
              </w:rPr>
              <w:t>.00</w:t>
            </w:r>
          </w:p>
        </w:tc>
        <w:tc>
          <w:tcPr>
            <w:tcW w:w="1355" w:type="dxa"/>
            <w:tcBorders>
              <w:top w:val="single" w:sz="4" w:space="0" w:color="auto"/>
              <w:left w:val="nil"/>
              <w:bottom w:val="nil"/>
              <w:right w:val="nil"/>
            </w:tcBorders>
            <w:shd w:val="clear" w:color="auto" w:fill="auto"/>
            <w:noWrap/>
            <w:vAlign w:val="bottom"/>
            <w:hideMark/>
          </w:tcPr>
          <w:p w14:paraId="45FCFE25" w14:textId="02AD091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9.02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0.68</w:t>
            </w:r>
          </w:p>
        </w:tc>
        <w:tc>
          <w:tcPr>
            <w:tcW w:w="1132" w:type="dxa"/>
            <w:tcBorders>
              <w:top w:val="single" w:sz="4" w:space="0" w:color="auto"/>
              <w:left w:val="nil"/>
              <w:bottom w:val="nil"/>
              <w:right w:val="nil"/>
            </w:tcBorders>
            <w:shd w:val="clear" w:color="auto" w:fill="auto"/>
            <w:noWrap/>
            <w:vAlign w:val="bottom"/>
            <w:hideMark/>
          </w:tcPr>
          <w:p w14:paraId="15AEAD02" w14:textId="3EB7D7E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0.03</w:t>
            </w:r>
          </w:p>
        </w:tc>
        <w:tc>
          <w:tcPr>
            <w:tcW w:w="1833" w:type="dxa"/>
            <w:tcBorders>
              <w:top w:val="single" w:sz="4" w:space="0" w:color="auto"/>
              <w:left w:val="nil"/>
              <w:bottom w:val="nil"/>
              <w:right w:val="nil"/>
            </w:tcBorders>
            <w:shd w:val="clear" w:color="auto" w:fill="auto"/>
            <w:noWrap/>
            <w:vAlign w:val="bottom"/>
            <w:hideMark/>
          </w:tcPr>
          <w:p w14:paraId="692FD7DA" w14:textId="6A3B961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r>
      <w:tr w:rsidR="00CB6340" w:rsidRPr="00CB6340" w14:paraId="3227D3C4" w14:textId="77777777" w:rsidTr="00F571A4">
        <w:trPr>
          <w:trHeight w:val="300"/>
        </w:trPr>
        <w:tc>
          <w:tcPr>
            <w:tcW w:w="630" w:type="dxa"/>
            <w:tcBorders>
              <w:top w:val="nil"/>
              <w:left w:val="nil"/>
              <w:bottom w:val="nil"/>
              <w:right w:val="nil"/>
            </w:tcBorders>
            <w:shd w:val="clear" w:color="auto" w:fill="auto"/>
            <w:noWrap/>
            <w:vAlign w:val="bottom"/>
            <w:hideMark/>
          </w:tcPr>
          <w:p w14:paraId="109A08AC"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T2</w:t>
            </w:r>
          </w:p>
        </w:tc>
        <w:tc>
          <w:tcPr>
            <w:tcW w:w="1205" w:type="dxa"/>
            <w:tcBorders>
              <w:top w:val="nil"/>
              <w:left w:val="nil"/>
              <w:bottom w:val="nil"/>
              <w:right w:val="nil"/>
            </w:tcBorders>
            <w:shd w:val="clear" w:color="auto" w:fill="auto"/>
            <w:noWrap/>
            <w:vAlign w:val="bottom"/>
            <w:hideMark/>
          </w:tcPr>
          <w:p w14:paraId="004B760C"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transitional</w:t>
            </w:r>
          </w:p>
        </w:tc>
        <w:tc>
          <w:tcPr>
            <w:tcW w:w="1980" w:type="dxa"/>
            <w:tcBorders>
              <w:top w:val="nil"/>
              <w:left w:val="nil"/>
              <w:bottom w:val="nil"/>
              <w:right w:val="nil"/>
            </w:tcBorders>
            <w:shd w:val="clear" w:color="auto" w:fill="auto"/>
            <w:noWrap/>
            <w:vAlign w:val="bottom"/>
            <w:hideMark/>
          </w:tcPr>
          <w:p w14:paraId="69FC4961" w14:textId="3199EF1B"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205" w:type="dxa"/>
            <w:tcBorders>
              <w:top w:val="nil"/>
              <w:left w:val="nil"/>
              <w:bottom w:val="nil"/>
              <w:right w:val="nil"/>
            </w:tcBorders>
            <w:shd w:val="clear" w:color="auto" w:fill="auto"/>
            <w:noWrap/>
            <w:vAlign w:val="bottom"/>
            <w:hideMark/>
          </w:tcPr>
          <w:p w14:paraId="0E97EFBA" w14:textId="580CE73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2.16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0.24</w:t>
            </w:r>
          </w:p>
        </w:tc>
        <w:tc>
          <w:tcPr>
            <w:tcW w:w="1350" w:type="dxa"/>
            <w:tcBorders>
              <w:top w:val="nil"/>
              <w:left w:val="nil"/>
              <w:bottom w:val="nil"/>
              <w:right w:val="nil"/>
            </w:tcBorders>
            <w:shd w:val="clear" w:color="auto" w:fill="auto"/>
            <w:noWrap/>
            <w:vAlign w:val="bottom"/>
            <w:hideMark/>
          </w:tcPr>
          <w:p w14:paraId="75D45A21" w14:textId="0533B905"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-25.79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0.51</w:t>
            </w:r>
          </w:p>
        </w:tc>
        <w:tc>
          <w:tcPr>
            <w:tcW w:w="1440" w:type="dxa"/>
            <w:tcBorders>
              <w:top w:val="nil"/>
              <w:left w:val="nil"/>
              <w:bottom w:val="nil"/>
              <w:right w:val="nil"/>
            </w:tcBorders>
            <w:shd w:val="clear" w:color="auto" w:fill="auto"/>
            <w:noWrap/>
            <w:vAlign w:val="bottom"/>
            <w:hideMark/>
          </w:tcPr>
          <w:p w14:paraId="6E92A097" w14:textId="3E1BBA3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w:t>
            </w:r>
            <w:r w:rsidR="006A0363">
              <w:rPr>
                <w:rFonts w:eastAsia="Times New Roman"/>
                <w:color w:val="000000"/>
                <w:sz w:val="20"/>
                <w:szCs w:val="20"/>
                <w:bdr w:val="none" w:sz="0" w:space="0" w:color="auto"/>
              </w:rPr>
              <w:t>.00</w:t>
            </w:r>
          </w:p>
        </w:tc>
        <w:tc>
          <w:tcPr>
            <w:tcW w:w="1170" w:type="dxa"/>
            <w:tcBorders>
              <w:top w:val="nil"/>
              <w:left w:val="nil"/>
              <w:bottom w:val="nil"/>
              <w:right w:val="nil"/>
            </w:tcBorders>
            <w:shd w:val="clear" w:color="auto" w:fill="auto"/>
            <w:noWrap/>
            <w:vAlign w:val="bottom"/>
            <w:hideMark/>
          </w:tcPr>
          <w:p w14:paraId="0A27C3C2" w14:textId="497A6F9F"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5.86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0.22</w:t>
            </w:r>
          </w:p>
        </w:tc>
        <w:tc>
          <w:tcPr>
            <w:tcW w:w="1350" w:type="dxa"/>
            <w:tcBorders>
              <w:top w:val="nil"/>
              <w:left w:val="nil"/>
              <w:bottom w:val="nil"/>
              <w:right w:val="nil"/>
            </w:tcBorders>
            <w:shd w:val="clear" w:color="auto" w:fill="auto"/>
            <w:noWrap/>
            <w:vAlign w:val="bottom"/>
            <w:hideMark/>
          </w:tcPr>
          <w:p w14:paraId="328DA98B" w14:textId="4DEB749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7.54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0.92</w:t>
            </w:r>
          </w:p>
        </w:tc>
        <w:tc>
          <w:tcPr>
            <w:tcW w:w="1355" w:type="dxa"/>
            <w:tcBorders>
              <w:top w:val="nil"/>
              <w:left w:val="nil"/>
              <w:bottom w:val="nil"/>
              <w:right w:val="nil"/>
            </w:tcBorders>
            <w:shd w:val="clear" w:color="auto" w:fill="auto"/>
            <w:noWrap/>
            <w:vAlign w:val="bottom"/>
            <w:hideMark/>
          </w:tcPr>
          <w:p w14:paraId="7FADF895" w14:textId="7481F6D3"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9.32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0.12</w:t>
            </w:r>
          </w:p>
        </w:tc>
        <w:tc>
          <w:tcPr>
            <w:tcW w:w="1132" w:type="dxa"/>
            <w:tcBorders>
              <w:top w:val="nil"/>
              <w:left w:val="nil"/>
              <w:bottom w:val="nil"/>
              <w:right w:val="nil"/>
            </w:tcBorders>
            <w:shd w:val="clear" w:color="auto" w:fill="auto"/>
            <w:noWrap/>
            <w:vAlign w:val="bottom"/>
            <w:hideMark/>
          </w:tcPr>
          <w:p w14:paraId="50266A15" w14:textId="10E0EAE9"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0.03</w:t>
            </w:r>
          </w:p>
        </w:tc>
        <w:tc>
          <w:tcPr>
            <w:tcW w:w="1833" w:type="dxa"/>
            <w:tcBorders>
              <w:top w:val="nil"/>
              <w:left w:val="nil"/>
              <w:bottom w:val="nil"/>
              <w:right w:val="nil"/>
            </w:tcBorders>
            <w:shd w:val="clear" w:color="auto" w:fill="auto"/>
            <w:noWrap/>
            <w:vAlign w:val="bottom"/>
            <w:hideMark/>
          </w:tcPr>
          <w:p w14:paraId="6CC08E81" w14:textId="732554A9"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r>
      <w:tr w:rsidR="00CB6340" w:rsidRPr="00CB6340" w14:paraId="54C8E185" w14:textId="77777777" w:rsidTr="00F571A4">
        <w:trPr>
          <w:trHeight w:val="300"/>
        </w:trPr>
        <w:tc>
          <w:tcPr>
            <w:tcW w:w="630" w:type="dxa"/>
            <w:tcBorders>
              <w:top w:val="nil"/>
              <w:left w:val="nil"/>
              <w:bottom w:val="nil"/>
              <w:right w:val="nil"/>
            </w:tcBorders>
            <w:shd w:val="clear" w:color="auto" w:fill="auto"/>
            <w:noWrap/>
            <w:vAlign w:val="bottom"/>
            <w:hideMark/>
          </w:tcPr>
          <w:p w14:paraId="3CF3C512"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T3</w:t>
            </w:r>
          </w:p>
        </w:tc>
        <w:tc>
          <w:tcPr>
            <w:tcW w:w="1205" w:type="dxa"/>
            <w:tcBorders>
              <w:top w:val="nil"/>
              <w:left w:val="nil"/>
              <w:bottom w:val="nil"/>
              <w:right w:val="nil"/>
            </w:tcBorders>
            <w:shd w:val="clear" w:color="auto" w:fill="auto"/>
            <w:noWrap/>
            <w:vAlign w:val="bottom"/>
            <w:hideMark/>
          </w:tcPr>
          <w:p w14:paraId="6EDC0639"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transitional</w:t>
            </w:r>
          </w:p>
        </w:tc>
        <w:tc>
          <w:tcPr>
            <w:tcW w:w="1980" w:type="dxa"/>
            <w:tcBorders>
              <w:top w:val="nil"/>
              <w:left w:val="nil"/>
              <w:bottom w:val="nil"/>
              <w:right w:val="nil"/>
            </w:tcBorders>
            <w:shd w:val="clear" w:color="auto" w:fill="auto"/>
            <w:noWrap/>
            <w:vAlign w:val="bottom"/>
            <w:hideMark/>
          </w:tcPr>
          <w:p w14:paraId="09E7ABE0" w14:textId="48F49A1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0.36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0.18</w:t>
            </w:r>
          </w:p>
        </w:tc>
        <w:tc>
          <w:tcPr>
            <w:tcW w:w="1205" w:type="dxa"/>
            <w:tcBorders>
              <w:top w:val="nil"/>
              <w:left w:val="nil"/>
              <w:bottom w:val="nil"/>
              <w:right w:val="nil"/>
            </w:tcBorders>
            <w:shd w:val="clear" w:color="auto" w:fill="auto"/>
            <w:noWrap/>
            <w:vAlign w:val="bottom"/>
            <w:hideMark/>
          </w:tcPr>
          <w:p w14:paraId="17B96AE6" w14:textId="4571330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1.98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w:t>
            </w:r>
            <w:r w:rsidR="006A0363">
              <w:rPr>
                <w:rFonts w:eastAsia="Times New Roman"/>
                <w:color w:val="000000"/>
                <w:sz w:val="20"/>
                <w:szCs w:val="20"/>
                <w:bdr w:val="none" w:sz="0" w:space="0" w:color="auto"/>
              </w:rPr>
              <w:t>0</w:t>
            </w:r>
          </w:p>
        </w:tc>
        <w:tc>
          <w:tcPr>
            <w:tcW w:w="1350" w:type="dxa"/>
            <w:tcBorders>
              <w:top w:val="nil"/>
              <w:left w:val="nil"/>
              <w:bottom w:val="nil"/>
              <w:right w:val="nil"/>
            </w:tcBorders>
            <w:shd w:val="clear" w:color="auto" w:fill="auto"/>
            <w:noWrap/>
            <w:vAlign w:val="bottom"/>
            <w:hideMark/>
          </w:tcPr>
          <w:p w14:paraId="3F46A7B6" w14:textId="4DD4A041"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-25.72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0.26</w:t>
            </w:r>
          </w:p>
        </w:tc>
        <w:tc>
          <w:tcPr>
            <w:tcW w:w="1440" w:type="dxa"/>
            <w:tcBorders>
              <w:top w:val="nil"/>
              <w:left w:val="nil"/>
              <w:bottom w:val="nil"/>
              <w:right w:val="nil"/>
            </w:tcBorders>
            <w:shd w:val="clear" w:color="auto" w:fill="auto"/>
            <w:noWrap/>
            <w:vAlign w:val="bottom"/>
            <w:hideMark/>
          </w:tcPr>
          <w:p w14:paraId="149CC6C3" w14:textId="41E2F96B"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170" w:type="dxa"/>
            <w:tcBorders>
              <w:top w:val="nil"/>
              <w:left w:val="nil"/>
              <w:bottom w:val="nil"/>
              <w:right w:val="nil"/>
            </w:tcBorders>
            <w:shd w:val="clear" w:color="auto" w:fill="auto"/>
            <w:noWrap/>
            <w:vAlign w:val="bottom"/>
            <w:hideMark/>
          </w:tcPr>
          <w:p w14:paraId="5D81F1EB" w14:textId="2D51223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6.01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w:t>
            </w:r>
            <w:r w:rsidR="006A0363">
              <w:rPr>
                <w:rFonts w:eastAsia="Times New Roman"/>
                <w:color w:val="000000"/>
                <w:sz w:val="20"/>
                <w:szCs w:val="20"/>
                <w:bdr w:val="none" w:sz="0" w:space="0" w:color="auto"/>
              </w:rPr>
              <w:t>0</w:t>
            </w:r>
          </w:p>
        </w:tc>
        <w:tc>
          <w:tcPr>
            <w:tcW w:w="1350" w:type="dxa"/>
            <w:tcBorders>
              <w:top w:val="nil"/>
              <w:left w:val="nil"/>
              <w:bottom w:val="nil"/>
              <w:right w:val="nil"/>
            </w:tcBorders>
            <w:shd w:val="clear" w:color="auto" w:fill="auto"/>
            <w:noWrap/>
            <w:vAlign w:val="bottom"/>
            <w:hideMark/>
          </w:tcPr>
          <w:p w14:paraId="5D2A9E5C" w14:textId="3D0F12FB"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7.32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1.3</w:t>
            </w:r>
            <w:r w:rsidR="006A0363">
              <w:rPr>
                <w:rFonts w:eastAsia="Times New Roman"/>
                <w:color w:val="000000"/>
                <w:sz w:val="20"/>
                <w:szCs w:val="20"/>
                <w:bdr w:val="none" w:sz="0" w:space="0" w:color="auto"/>
              </w:rPr>
              <w:t>0</w:t>
            </w:r>
          </w:p>
        </w:tc>
        <w:tc>
          <w:tcPr>
            <w:tcW w:w="1355" w:type="dxa"/>
            <w:tcBorders>
              <w:top w:val="nil"/>
              <w:left w:val="nil"/>
              <w:bottom w:val="nil"/>
              <w:right w:val="nil"/>
            </w:tcBorders>
            <w:shd w:val="clear" w:color="auto" w:fill="auto"/>
            <w:noWrap/>
            <w:vAlign w:val="bottom"/>
            <w:hideMark/>
          </w:tcPr>
          <w:p w14:paraId="470A0F08" w14:textId="483AA23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8.41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0.32</w:t>
            </w:r>
          </w:p>
        </w:tc>
        <w:tc>
          <w:tcPr>
            <w:tcW w:w="1132" w:type="dxa"/>
            <w:tcBorders>
              <w:top w:val="nil"/>
              <w:left w:val="nil"/>
              <w:bottom w:val="nil"/>
              <w:right w:val="nil"/>
            </w:tcBorders>
            <w:shd w:val="clear" w:color="auto" w:fill="auto"/>
            <w:noWrap/>
            <w:vAlign w:val="bottom"/>
            <w:hideMark/>
          </w:tcPr>
          <w:p w14:paraId="67EF770D" w14:textId="02BD495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1.27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833" w:type="dxa"/>
            <w:tcBorders>
              <w:top w:val="nil"/>
              <w:left w:val="nil"/>
              <w:bottom w:val="nil"/>
              <w:right w:val="nil"/>
            </w:tcBorders>
            <w:shd w:val="clear" w:color="auto" w:fill="auto"/>
            <w:noWrap/>
            <w:vAlign w:val="bottom"/>
            <w:hideMark/>
          </w:tcPr>
          <w:p w14:paraId="68B7230F" w14:textId="1D4F271B"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r>
      <w:tr w:rsidR="00CB6340" w:rsidRPr="00CB6340" w14:paraId="65E4ADA2" w14:textId="77777777" w:rsidTr="00F571A4">
        <w:trPr>
          <w:trHeight w:val="300"/>
        </w:trPr>
        <w:tc>
          <w:tcPr>
            <w:tcW w:w="630" w:type="dxa"/>
            <w:tcBorders>
              <w:top w:val="nil"/>
              <w:left w:val="nil"/>
              <w:right w:val="nil"/>
            </w:tcBorders>
            <w:shd w:val="clear" w:color="auto" w:fill="auto"/>
            <w:noWrap/>
            <w:vAlign w:val="bottom"/>
            <w:hideMark/>
          </w:tcPr>
          <w:p w14:paraId="39809ACF"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T4</w:t>
            </w:r>
          </w:p>
        </w:tc>
        <w:tc>
          <w:tcPr>
            <w:tcW w:w="1205" w:type="dxa"/>
            <w:tcBorders>
              <w:top w:val="nil"/>
              <w:left w:val="nil"/>
              <w:right w:val="nil"/>
            </w:tcBorders>
            <w:shd w:val="clear" w:color="auto" w:fill="auto"/>
            <w:noWrap/>
            <w:vAlign w:val="bottom"/>
            <w:hideMark/>
          </w:tcPr>
          <w:p w14:paraId="15BFDBD5"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transitional</w:t>
            </w:r>
          </w:p>
        </w:tc>
        <w:tc>
          <w:tcPr>
            <w:tcW w:w="1980" w:type="dxa"/>
            <w:tcBorders>
              <w:top w:val="nil"/>
              <w:left w:val="nil"/>
              <w:right w:val="nil"/>
            </w:tcBorders>
            <w:shd w:val="clear" w:color="auto" w:fill="auto"/>
            <w:noWrap/>
            <w:vAlign w:val="bottom"/>
            <w:hideMark/>
          </w:tcPr>
          <w:p w14:paraId="7C612BAE" w14:textId="7A0D11F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0.67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0.16</w:t>
            </w:r>
          </w:p>
        </w:tc>
        <w:tc>
          <w:tcPr>
            <w:tcW w:w="1205" w:type="dxa"/>
            <w:tcBorders>
              <w:top w:val="nil"/>
              <w:left w:val="nil"/>
              <w:right w:val="nil"/>
            </w:tcBorders>
            <w:shd w:val="clear" w:color="auto" w:fill="auto"/>
            <w:noWrap/>
            <w:vAlign w:val="bottom"/>
            <w:hideMark/>
          </w:tcPr>
          <w:p w14:paraId="36D59FFB" w14:textId="7F750F2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2.41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0.28</w:t>
            </w:r>
          </w:p>
        </w:tc>
        <w:tc>
          <w:tcPr>
            <w:tcW w:w="1350" w:type="dxa"/>
            <w:tcBorders>
              <w:top w:val="nil"/>
              <w:left w:val="nil"/>
              <w:right w:val="nil"/>
            </w:tcBorders>
            <w:shd w:val="clear" w:color="auto" w:fill="auto"/>
            <w:noWrap/>
            <w:vAlign w:val="bottom"/>
            <w:hideMark/>
          </w:tcPr>
          <w:p w14:paraId="3C673E12" w14:textId="6B0E03B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-25.82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0.41</w:t>
            </w:r>
          </w:p>
        </w:tc>
        <w:tc>
          <w:tcPr>
            <w:tcW w:w="1440" w:type="dxa"/>
            <w:tcBorders>
              <w:top w:val="nil"/>
              <w:left w:val="nil"/>
              <w:right w:val="nil"/>
            </w:tcBorders>
            <w:shd w:val="clear" w:color="auto" w:fill="auto"/>
            <w:noWrap/>
            <w:vAlign w:val="bottom"/>
            <w:hideMark/>
          </w:tcPr>
          <w:p w14:paraId="5FC502DE" w14:textId="0A778D5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0.34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170" w:type="dxa"/>
            <w:tcBorders>
              <w:top w:val="nil"/>
              <w:left w:val="nil"/>
              <w:right w:val="nil"/>
            </w:tcBorders>
            <w:shd w:val="clear" w:color="auto" w:fill="auto"/>
            <w:noWrap/>
            <w:vAlign w:val="bottom"/>
            <w:hideMark/>
          </w:tcPr>
          <w:p w14:paraId="240BDFAF" w14:textId="4D3AFB42"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5.73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w:t>
            </w:r>
            <w:r w:rsidR="006A0363">
              <w:rPr>
                <w:rFonts w:eastAsia="Times New Roman"/>
                <w:color w:val="000000"/>
                <w:sz w:val="20"/>
                <w:szCs w:val="20"/>
                <w:bdr w:val="none" w:sz="0" w:space="0" w:color="auto"/>
              </w:rPr>
              <w:t>0</w:t>
            </w:r>
          </w:p>
        </w:tc>
        <w:tc>
          <w:tcPr>
            <w:tcW w:w="1350" w:type="dxa"/>
            <w:tcBorders>
              <w:top w:val="nil"/>
              <w:left w:val="nil"/>
              <w:right w:val="nil"/>
            </w:tcBorders>
            <w:shd w:val="clear" w:color="auto" w:fill="auto"/>
            <w:noWrap/>
            <w:vAlign w:val="bottom"/>
            <w:hideMark/>
          </w:tcPr>
          <w:p w14:paraId="7690F8AA" w14:textId="37DB008D"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7.04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1.06</w:t>
            </w:r>
          </w:p>
        </w:tc>
        <w:tc>
          <w:tcPr>
            <w:tcW w:w="1355" w:type="dxa"/>
            <w:tcBorders>
              <w:top w:val="nil"/>
              <w:left w:val="nil"/>
              <w:right w:val="nil"/>
            </w:tcBorders>
            <w:shd w:val="clear" w:color="auto" w:fill="auto"/>
            <w:noWrap/>
            <w:vAlign w:val="bottom"/>
            <w:hideMark/>
          </w:tcPr>
          <w:p w14:paraId="32A08586" w14:textId="08B9A7B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10.67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0.58</w:t>
            </w:r>
          </w:p>
        </w:tc>
        <w:tc>
          <w:tcPr>
            <w:tcW w:w="1132" w:type="dxa"/>
            <w:tcBorders>
              <w:top w:val="nil"/>
              <w:left w:val="nil"/>
              <w:right w:val="nil"/>
            </w:tcBorders>
            <w:shd w:val="clear" w:color="auto" w:fill="auto"/>
            <w:noWrap/>
            <w:vAlign w:val="bottom"/>
            <w:hideMark/>
          </w:tcPr>
          <w:p w14:paraId="532F3195" w14:textId="7F5A1EC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1.21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833" w:type="dxa"/>
            <w:tcBorders>
              <w:top w:val="nil"/>
              <w:left w:val="nil"/>
              <w:right w:val="nil"/>
            </w:tcBorders>
            <w:shd w:val="clear" w:color="auto" w:fill="auto"/>
            <w:noWrap/>
            <w:vAlign w:val="bottom"/>
            <w:hideMark/>
          </w:tcPr>
          <w:p w14:paraId="548DFB0B" w14:textId="5ACAF803"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r>
      <w:tr w:rsidR="00CB6340" w:rsidRPr="00CB6340" w14:paraId="600DFF05" w14:textId="77777777" w:rsidTr="00F571A4">
        <w:trPr>
          <w:trHeight w:val="300"/>
        </w:trPr>
        <w:tc>
          <w:tcPr>
            <w:tcW w:w="630" w:type="dxa"/>
            <w:tcBorders>
              <w:top w:val="nil"/>
              <w:left w:val="nil"/>
              <w:bottom w:val="single" w:sz="4" w:space="0" w:color="auto"/>
              <w:right w:val="nil"/>
            </w:tcBorders>
            <w:shd w:val="clear" w:color="auto" w:fill="auto"/>
            <w:noWrap/>
            <w:vAlign w:val="bottom"/>
            <w:hideMark/>
          </w:tcPr>
          <w:p w14:paraId="10E61B7D"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T5</w:t>
            </w:r>
          </w:p>
        </w:tc>
        <w:tc>
          <w:tcPr>
            <w:tcW w:w="1205" w:type="dxa"/>
            <w:tcBorders>
              <w:top w:val="nil"/>
              <w:left w:val="nil"/>
              <w:bottom w:val="single" w:sz="4" w:space="0" w:color="auto"/>
              <w:right w:val="nil"/>
            </w:tcBorders>
            <w:shd w:val="clear" w:color="auto" w:fill="auto"/>
            <w:noWrap/>
            <w:vAlign w:val="bottom"/>
            <w:hideMark/>
          </w:tcPr>
          <w:p w14:paraId="66B932A5"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transitional</w:t>
            </w:r>
          </w:p>
        </w:tc>
        <w:tc>
          <w:tcPr>
            <w:tcW w:w="1980" w:type="dxa"/>
            <w:tcBorders>
              <w:top w:val="nil"/>
              <w:left w:val="nil"/>
              <w:bottom w:val="single" w:sz="4" w:space="0" w:color="auto"/>
              <w:right w:val="nil"/>
            </w:tcBorders>
            <w:shd w:val="clear" w:color="auto" w:fill="auto"/>
            <w:noWrap/>
            <w:vAlign w:val="bottom"/>
            <w:hideMark/>
          </w:tcPr>
          <w:p w14:paraId="69D8D289" w14:textId="12BEF04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0.06</w:t>
            </w:r>
          </w:p>
        </w:tc>
        <w:tc>
          <w:tcPr>
            <w:tcW w:w="1205" w:type="dxa"/>
            <w:tcBorders>
              <w:top w:val="nil"/>
              <w:left w:val="nil"/>
              <w:bottom w:val="single" w:sz="4" w:space="0" w:color="auto"/>
              <w:right w:val="nil"/>
            </w:tcBorders>
            <w:shd w:val="clear" w:color="auto" w:fill="auto"/>
            <w:noWrap/>
            <w:vAlign w:val="bottom"/>
            <w:hideMark/>
          </w:tcPr>
          <w:p w14:paraId="3E11AF81" w14:textId="17E3D40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1.92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0.23</w:t>
            </w:r>
          </w:p>
        </w:tc>
        <w:tc>
          <w:tcPr>
            <w:tcW w:w="1350" w:type="dxa"/>
            <w:tcBorders>
              <w:top w:val="nil"/>
              <w:left w:val="nil"/>
              <w:bottom w:val="single" w:sz="4" w:space="0" w:color="auto"/>
              <w:right w:val="nil"/>
            </w:tcBorders>
            <w:shd w:val="clear" w:color="auto" w:fill="auto"/>
            <w:noWrap/>
            <w:vAlign w:val="bottom"/>
            <w:hideMark/>
          </w:tcPr>
          <w:p w14:paraId="4786CA9E" w14:textId="3BDAEA6F"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-26.54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0.38</w:t>
            </w:r>
          </w:p>
        </w:tc>
        <w:tc>
          <w:tcPr>
            <w:tcW w:w="1440" w:type="dxa"/>
            <w:tcBorders>
              <w:top w:val="nil"/>
              <w:left w:val="nil"/>
              <w:bottom w:val="single" w:sz="4" w:space="0" w:color="auto"/>
              <w:right w:val="nil"/>
            </w:tcBorders>
            <w:shd w:val="clear" w:color="auto" w:fill="auto"/>
            <w:noWrap/>
            <w:vAlign w:val="bottom"/>
            <w:hideMark/>
          </w:tcPr>
          <w:p w14:paraId="1917F8AD" w14:textId="3B9E5489"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w:t>
            </w:r>
            <w:r w:rsidR="006A0363">
              <w:rPr>
                <w:rFonts w:eastAsia="Times New Roman"/>
                <w:color w:val="000000"/>
                <w:sz w:val="20"/>
                <w:szCs w:val="20"/>
                <w:bdr w:val="none" w:sz="0" w:space="0" w:color="auto"/>
              </w:rPr>
              <w:t>.00</w:t>
            </w:r>
          </w:p>
        </w:tc>
        <w:tc>
          <w:tcPr>
            <w:tcW w:w="1170" w:type="dxa"/>
            <w:tcBorders>
              <w:top w:val="nil"/>
              <w:left w:val="nil"/>
              <w:bottom w:val="single" w:sz="4" w:space="0" w:color="auto"/>
              <w:right w:val="nil"/>
            </w:tcBorders>
            <w:shd w:val="clear" w:color="auto" w:fill="auto"/>
            <w:noWrap/>
            <w:vAlign w:val="bottom"/>
            <w:hideMark/>
          </w:tcPr>
          <w:p w14:paraId="47ABC031" w14:textId="4AD02069"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6.23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0.13</w:t>
            </w:r>
          </w:p>
        </w:tc>
        <w:tc>
          <w:tcPr>
            <w:tcW w:w="1350" w:type="dxa"/>
            <w:tcBorders>
              <w:top w:val="nil"/>
              <w:left w:val="nil"/>
              <w:bottom w:val="single" w:sz="4" w:space="0" w:color="auto"/>
              <w:right w:val="nil"/>
            </w:tcBorders>
            <w:shd w:val="clear" w:color="auto" w:fill="auto"/>
            <w:noWrap/>
            <w:vAlign w:val="bottom"/>
            <w:hideMark/>
          </w:tcPr>
          <w:p w14:paraId="22F8EC3F" w14:textId="7973A26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7.39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0.95</w:t>
            </w:r>
          </w:p>
        </w:tc>
        <w:tc>
          <w:tcPr>
            <w:tcW w:w="1355" w:type="dxa"/>
            <w:tcBorders>
              <w:top w:val="nil"/>
              <w:left w:val="nil"/>
              <w:bottom w:val="single" w:sz="4" w:space="0" w:color="auto"/>
              <w:right w:val="nil"/>
            </w:tcBorders>
            <w:shd w:val="clear" w:color="auto" w:fill="auto"/>
            <w:noWrap/>
            <w:vAlign w:val="bottom"/>
            <w:hideMark/>
          </w:tcPr>
          <w:p w14:paraId="428BFB90" w14:textId="6B0318B1"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7.73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0.26</w:t>
            </w:r>
          </w:p>
        </w:tc>
        <w:tc>
          <w:tcPr>
            <w:tcW w:w="1132" w:type="dxa"/>
            <w:tcBorders>
              <w:top w:val="nil"/>
              <w:left w:val="nil"/>
              <w:bottom w:val="single" w:sz="4" w:space="0" w:color="auto"/>
              <w:right w:val="nil"/>
            </w:tcBorders>
            <w:shd w:val="clear" w:color="auto" w:fill="auto"/>
            <w:noWrap/>
            <w:vAlign w:val="bottom"/>
            <w:hideMark/>
          </w:tcPr>
          <w:p w14:paraId="0F3E9284" w14:textId="0C3DCFE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1.26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833" w:type="dxa"/>
            <w:tcBorders>
              <w:top w:val="nil"/>
              <w:left w:val="nil"/>
              <w:bottom w:val="single" w:sz="4" w:space="0" w:color="auto"/>
              <w:right w:val="nil"/>
            </w:tcBorders>
            <w:shd w:val="clear" w:color="auto" w:fill="auto"/>
            <w:noWrap/>
            <w:vAlign w:val="bottom"/>
            <w:hideMark/>
          </w:tcPr>
          <w:p w14:paraId="6E878534" w14:textId="4DA51AB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r>
      <w:tr w:rsidR="00CB6340" w:rsidRPr="00CB6340" w14:paraId="6096B545" w14:textId="77777777" w:rsidTr="00F571A4">
        <w:trPr>
          <w:trHeight w:val="300"/>
        </w:trPr>
        <w:tc>
          <w:tcPr>
            <w:tcW w:w="630" w:type="dxa"/>
            <w:tcBorders>
              <w:top w:val="single" w:sz="4" w:space="0" w:color="auto"/>
              <w:left w:val="nil"/>
              <w:bottom w:val="nil"/>
              <w:right w:val="nil"/>
            </w:tcBorders>
            <w:shd w:val="clear" w:color="auto" w:fill="auto"/>
            <w:noWrap/>
            <w:vAlign w:val="bottom"/>
            <w:hideMark/>
          </w:tcPr>
          <w:p w14:paraId="13FD48A6"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L1</w:t>
            </w:r>
          </w:p>
        </w:tc>
        <w:tc>
          <w:tcPr>
            <w:tcW w:w="1205" w:type="dxa"/>
            <w:tcBorders>
              <w:top w:val="single" w:sz="4" w:space="0" w:color="auto"/>
              <w:left w:val="nil"/>
              <w:bottom w:val="nil"/>
              <w:right w:val="nil"/>
            </w:tcBorders>
            <w:shd w:val="clear" w:color="auto" w:fill="auto"/>
            <w:noWrap/>
            <w:vAlign w:val="bottom"/>
            <w:hideMark/>
          </w:tcPr>
          <w:p w14:paraId="76D8B602"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lacustrine</w:t>
            </w:r>
          </w:p>
        </w:tc>
        <w:tc>
          <w:tcPr>
            <w:tcW w:w="1980" w:type="dxa"/>
            <w:tcBorders>
              <w:top w:val="single" w:sz="4" w:space="0" w:color="auto"/>
              <w:left w:val="nil"/>
              <w:bottom w:val="nil"/>
              <w:right w:val="nil"/>
            </w:tcBorders>
            <w:shd w:val="clear" w:color="auto" w:fill="auto"/>
            <w:noWrap/>
            <w:vAlign w:val="bottom"/>
            <w:hideMark/>
          </w:tcPr>
          <w:p w14:paraId="72CB6349" w14:textId="21C704B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0.86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w:t>
            </w:r>
          </w:p>
        </w:tc>
        <w:tc>
          <w:tcPr>
            <w:tcW w:w="1205" w:type="dxa"/>
            <w:tcBorders>
              <w:top w:val="single" w:sz="4" w:space="0" w:color="auto"/>
              <w:left w:val="nil"/>
              <w:bottom w:val="nil"/>
              <w:right w:val="nil"/>
            </w:tcBorders>
            <w:shd w:val="clear" w:color="auto" w:fill="auto"/>
            <w:noWrap/>
            <w:vAlign w:val="bottom"/>
            <w:hideMark/>
          </w:tcPr>
          <w:p w14:paraId="7FACCB65" w14:textId="5B69FD2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2.29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0.24</w:t>
            </w:r>
          </w:p>
        </w:tc>
        <w:tc>
          <w:tcPr>
            <w:tcW w:w="1350" w:type="dxa"/>
            <w:tcBorders>
              <w:top w:val="single" w:sz="4" w:space="0" w:color="auto"/>
              <w:left w:val="nil"/>
              <w:bottom w:val="nil"/>
              <w:right w:val="nil"/>
            </w:tcBorders>
            <w:shd w:val="clear" w:color="auto" w:fill="auto"/>
            <w:noWrap/>
            <w:vAlign w:val="bottom"/>
            <w:hideMark/>
          </w:tcPr>
          <w:p w14:paraId="2303E6D7" w14:textId="58F7B20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-25.32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0.49</w:t>
            </w:r>
          </w:p>
        </w:tc>
        <w:tc>
          <w:tcPr>
            <w:tcW w:w="1440" w:type="dxa"/>
            <w:tcBorders>
              <w:top w:val="single" w:sz="4" w:space="0" w:color="auto"/>
              <w:left w:val="nil"/>
              <w:bottom w:val="nil"/>
              <w:right w:val="nil"/>
            </w:tcBorders>
            <w:shd w:val="clear" w:color="auto" w:fill="auto"/>
            <w:noWrap/>
            <w:vAlign w:val="bottom"/>
            <w:hideMark/>
          </w:tcPr>
          <w:p w14:paraId="67BB9767" w14:textId="173C4CF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170" w:type="dxa"/>
            <w:tcBorders>
              <w:top w:val="single" w:sz="4" w:space="0" w:color="auto"/>
              <w:left w:val="nil"/>
              <w:bottom w:val="nil"/>
              <w:right w:val="nil"/>
            </w:tcBorders>
            <w:shd w:val="clear" w:color="auto" w:fill="auto"/>
            <w:noWrap/>
            <w:vAlign w:val="bottom"/>
            <w:hideMark/>
          </w:tcPr>
          <w:p w14:paraId="22AC2755" w14:textId="4D8F315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6.25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0.18</w:t>
            </w:r>
          </w:p>
        </w:tc>
        <w:tc>
          <w:tcPr>
            <w:tcW w:w="1350" w:type="dxa"/>
            <w:tcBorders>
              <w:top w:val="single" w:sz="4" w:space="0" w:color="auto"/>
              <w:left w:val="nil"/>
              <w:bottom w:val="nil"/>
              <w:right w:val="nil"/>
            </w:tcBorders>
            <w:shd w:val="clear" w:color="auto" w:fill="auto"/>
            <w:noWrap/>
            <w:vAlign w:val="bottom"/>
            <w:hideMark/>
          </w:tcPr>
          <w:p w14:paraId="416DA459" w14:textId="503D1373"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7.86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0.99</w:t>
            </w:r>
          </w:p>
        </w:tc>
        <w:tc>
          <w:tcPr>
            <w:tcW w:w="1355" w:type="dxa"/>
            <w:tcBorders>
              <w:top w:val="single" w:sz="4" w:space="0" w:color="auto"/>
              <w:left w:val="nil"/>
              <w:bottom w:val="nil"/>
              <w:right w:val="nil"/>
            </w:tcBorders>
            <w:shd w:val="clear" w:color="auto" w:fill="auto"/>
            <w:noWrap/>
            <w:vAlign w:val="bottom"/>
            <w:hideMark/>
          </w:tcPr>
          <w:p w14:paraId="2646B437" w14:textId="30AF451F"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9.34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0.11</w:t>
            </w:r>
          </w:p>
        </w:tc>
        <w:tc>
          <w:tcPr>
            <w:tcW w:w="1132" w:type="dxa"/>
            <w:tcBorders>
              <w:top w:val="single" w:sz="4" w:space="0" w:color="auto"/>
              <w:left w:val="nil"/>
              <w:bottom w:val="nil"/>
              <w:right w:val="nil"/>
            </w:tcBorders>
            <w:shd w:val="clear" w:color="auto" w:fill="auto"/>
            <w:noWrap/>
            <w:vAlign w:val="bottom"/>
            <w:hideMark/>
          </w:tcPr>
          <w:p w14:paraId="017C5935" w14:textId="2419040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1.29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833" w:type="dxa"/>
            <w:tcBorders>
              <w:top w:val="single" w:sz="4" w:space="0" w:color="auto"/>
              <w:left w:val="nil"/>
              <w:bottom w:val="nil"/>
              <w:right w:val="nil"/>
            </w:tcBorders>
            <w:shd w:val="clear" w:color="auto" w:fill="auto"/>
            <w:noWrap/>
            <w:vAlign w:val="bottom"/>
            <w:hideMark/>
          </w:tcPr>
          <w:p w14:paraId="1A76F4B6" w14:textId="05D3B02B"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0.58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w:t>
            </w:r>
            <w:r w:rsidR="006A0363">
              <w:rPr>
                <w:rFonts w:eastAsia="Times New Roman"/>
                <w:color w:val="000000"/>
                <w:sz w:val="20"/>
                <w:szCs w:val="20"/>
                <w:bdr w:val="none" w:sz="0" w:space="0" w:color="auto"/>
              </w:rPr>
              <w:t>.00</w:t>
            </w:r>
          </w:p>
        </w:tc>
      </w:tr>
      <w:tr w:rsidR="00CB6340" w:rsidRPr="00CB6340" w14:paraId="7D4164B7" w14:textId="77777777" w:rsidTr="00F571A4">
        <w:trPr>
          <w:trHeight w:val="300"/>
        </w:trPr>
        <w:tc>
          <w:tcPr>
            <w:tcW w:w="630" w:type="dxa"/>
            <w:tcBorders>
              <w:top w:val="nil"/>
              <w:left w:val="nil"/>
              <w:bottom w:val="nil"/>
              <w:right w:val="nil"/>
            </w:tcBorders>
            <w:shd w:val="clear" w:color="auto" w:fill="auto"/>
            <w:noWrap/>
            <w:vAlign w:val="bottom"/>
            <w:hideMark/>
          </w:tcPr>
          <w:p w14:paraId="10B50487"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L2</w:t>
            </w:r>
          </w:p>
        </w:tc>
        <w:tc>
          <w:tcPr>
            <w:tcW w:w="1205" w:type="dxa"/>
            <w:tcBorders>
              <w:top w:val="nil"/>
              <w:left w:val="nil"/>
              <w:bottom w:val="nil"/>
              <w:right w:val="nil"/>
            </w:tcBorders>
            <w:shd w:val="clear" w:color="auto" w:fill="auto"/>
            <w:noWrap/>
            <w:vAlign w:val="bottom"/>
            <w:hideMark/>
          </w:tcPr>
          <w:p w14:paraId="0B7B72C8"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lacustrine</w:t>
            </w:r>
          </w:p>
        </w:tc>
        <w:tc>
          <w:tcPr>
            <w:tcW w:w="1980" w:type="dxa"/>
            <w:tcBorders>
              <w:top w:val="nil"/>
              <w:left w:val="nil"/>
              <w:bottom w:val="nil"/>
              <w:right w:val="nil"/>
            </w:tcBorders>
            <w:shd w:val="clear" w:color="auto" w:fill="auto"/>
            <w:noWrap/>
            <w:vAlign w:val="bottom"/>
            <w:hideMark/>
          </w:tcPr>
          <w:p w14:paraId="19EF1DED" w14:textId="0F55BAD5"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0.72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0.06</w:t>
            </w:r>
          </w:p>
        </w:tc>
        <w:tc>
          <w:tcPr>
            <w:tcW w:w="1205" w:type="dxa"/>
            <w:tcBorders>
              <w:top w:val="nil"/>
              <w:left w:val="nil"/>
              <w:bottom w:val="nil"/>
              <w:right w:val="nil"/>
            </w:tcBorders>
            <w:shd w:val="clear" w:color="auto" w:fill="auto"/>
            <w:noWrap/>
            <w:vAlign w:val="bottom"/>
            <w:hideMark/>
          </w:tcPr>
          <w:p w14:paraId="055BDA94" w14:textId="3688FB6F"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0.3</w:t>
            </w:r>
          </w:p>
        </w:tc>
        <w:tc>
          <w:tcPr>
            <w:tcW w:w="1350" w:type="dxa"/>
            <w:tcBorders>
              <w:top w:val="nil"/>
              <w:left w:val="nil"/>
              <w:bottom w:val="nil"/>
              <w:right w:val="nil"/>
            </w:tcBorders>
            <w:shd w:val="clear" w:color="auto" w:fill="auto"/>
            <w:noWrap/>
            <w:vAlign w:val="bottom"/>
            <w:hideMark/>
          </w:tcPr>
          <w:p w14:paraId="2FDD0C33" w14:textId="0E54ED31"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-25.38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0.48</w:t>
            </w:r>
          </w:p>
        </w:tc>
        <w:tc>
          <w:tcPr>
            <w:tcW w:w="1440" w:type="dxa"/>
            <w:tcBorders>
              <w:top w:val="nil"/>
              <w:left w:val="nil"/>
              <w:bottom w:val="nil"/>
              <w:right w:val="nil"/>
            </w:tcBorders>
            <w:shd w:val="clear" w:color="auto" w:fill="auto"/>
            <w:noWrap/>
            <w:vAlign w:val="bottom"/>
            <w:hideMark/>
          </w:tcPr>
          <w:p w14:paraId="4E29CF5A" w14:textId="302D1A8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0.34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170" w:type="dxa"/>
            <w:tcBorders>
              <w:top w:val="nil"/>
              <w:left w:val="nil"/>
              <w:bottom w:val="nil"/>
              <w:right w:val="nil"/>
            </w:tcBorders>
            <w:shd w:val="clear" w:color="auto" w:fill="auto"/>
            <w:noWrap/>
            <w:vAlign w:val="bottom"/>
            <w:hideMark/>
          </w:tcPr>
          <w:p w14:paraId="35048CD5" w14:textId="7142CDF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6.12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0.18</w:t>
            </w:r>
          </w:p>
        </w:tc>
        <w:tc>
          <w:tcPr>
            <w:tcW w:w="1350" w:type="dxa"/>
            <w:tcBorders>
              <w:top w:val="nil"/>
              <w:left w:val="nil"/>
              <w:bottom w:val="nil"/>
              <w:right w:val="nil"/>
            </w:tcBorders>
            <w:shd w:val="clear" w:color="auto" w:fill="auto"/>
            <w:noWrap/>
            <w:vAlign w:val="bottom"/>
            <w:hideMark/>
          </w:tcPr>
          <w:p w14:paraId="0A9B98C1" w14:textId="122DCF92"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7.49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1.16</w:t>
            </w:r>
          </w:p>
        </w:tc>
        <w:tc>
          <w:tcPr>
            <w:tcW w:w="1355" w:type="dxa"/>
            <w:tcBorders>
              <w:top w:val="nil"/>
              <w:left w:val="nil"/>
              <w:bottom w:val="nil"/>
              <w:right w:val="nil"/>
            </w:tcBorders>
            <w:shd w:val="clear" w:color="auto" w:fill="auto"/>
            <w:noWrap/>
            <w:vAlign w:val="bottom"/>
            <w:hideMark/>
          </w:tcPr>
          <w:p w14:paraId="0E3FE1A2" w14:textId="1FEED61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10.85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0.21</w:t>
            </w:r>
          </w:p>
        </w:tc>
        <w:tc>
          <w:tcPr>
            <w:tcW w:w="1132" w:type="dxa"/>
            <w:tcBorders>
              <w:top w:val="nil"/>
              <w:left w:val="nil"/>
              <w:bottom w:val="nil"/>
              <w:right w:val="nil"/>
            </w:tcBorders>
            <w:shd w:val="clear" w:color="auto" w:fill="auto"/>
            <w:noWrap/>
            <w:vAlign w:val="bottom"/>
            <w:hideMark/>
          </w:tcPr>
          <w:p w14:paraId="43BFBC33" w14:textId="631E0CC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1.23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0.03</w:t>
            </w:r>
          </w:p>
        </w:tc>
        <w:tc>
          <w:tcPr>
            <w:tcW w:w="1833" w:type="dxa"/>
            <w:tcBorders>
              <w:top w:val="nil"/>
              <w:left w:val="nil"/>
              <w:bottom w:val="nil"/>
              <w:right w:val="nil"/>
            </w:tcBorders>
            <w:shd w:val="clear" w:color="auto" w:fill="auto"/>
            <w:noWrap/>
            <w:vAlign w:val="bottom"/>
            <w:hideMark/>
          </w:tcPr>
          <w:p w14:paraId="2DA3BAC8" w14:textId="63C3F3D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w:t>
            </w:r>
            <w:r w:rsidR="006A0363">
              <w:rPr>
                <w:rFonts w:eastAsia="Times New Roman"/>
                <w:color w:val="000000"/>
                <w:sz w:val="20"/>
                <w:szCs w:val="20"/>
                <w:bdr w:val="none" w:sz="0" w:space="0" w:color="auto"/>
              </w:rPr>
              <w:t>.00</w:t>
            </w:r>
          </w:p>
        </w:tc>
      </w:tr>
      <w:tr w:rsidR="00CB6340" w:rsidRPr="00CB6340" w14:paraId="6CEB12E4" w14:textId="77777777" w:rsidTr="00F571A4">
        <w:trPr>
          <w:trHeight w:val="300"/>
        </w:trPr>
        <w:tc>
          <w:tcPr>
            <w:tcW w:w="630" w:type="dxa"/>
            <w:tcBorders>
              <w:top w:val="nil"/>
              <w:left w:val="nil"/>
              <w:bottom w:val="nil"/>
              <w:right w:val="nil"/>
            </w:tcBorders>
            <w:shd w:val="clear" w:color="auto" w:fill="auto"/>
            <w:noWrap/>
            <w:vAlign w:val="bottom"/>
            <w:hideMark/>
          </w:tcPr>
          <w:p w14:paraId="50C1CD6B"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L3</w:t>
            </w:r>
          </w:p>
        </w:tc>
        <w:tc>
          <w:tcPr>
            <w:tcW w:w="1205" w:type="dxa"/>
            <w:tcBorders>
              <w:top w:val="nil"/>
              <w:left w:val="nil"/>
              <w:bottom w:val="nil"/>
              <w:right w:val="nil"/>
            </w:tcBorders>
            <w:shd w:val="clear" w:color="auto" w:fill="auto"/>
            <w:noWrap/>
            <w:vAlign w:val="bottom"/>
            <w:hideMark/>
          </w:tcPr>
          <w:p w14:paraId="35F27556"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lacustrine</w:t>
            </w:r>
          </w:p>
        </w:tc>
        <w:tc>
          <w:tcPr>
            <w:tcW w:w="1980" w:type="dxa"/>
            <w:tcBorders>
              <w:top w:val="nil"/>
              <w:left w:val="nil"/>
              <w:bottom w:val="nil"/>
              <w:right w:val="nil"/>
            </w:tcBorders>
            <w:shd w:val="clear" w:color="auto" w:fill="auto"/>
            <w:noWrap/>
            <w:vAlign w:val="bottom"/>
            <w:hideMark/>
          </w:tcPr>
          <w:p w14:paraId="318C3A90" w14:textId="0FB05CF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0.26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0.09</w:t>
            </w:r>
          </w:p>
        </w:tc>
        <w:tc>
          <w:tcPr>
            <w:tcW w:w="1205" w:type="dxa"/>
            <w:tcBorders>
              <w:top w:val="nil"/>
              <w:left w:val="nil"/>
              <w:bottom w:val="nil"/>
              <w:right w:val="nil"/>
            </w:tcBorders>
            <w:shd w:val="clear" w:color="auto" w:fill="auto"/>
            <w:noWrap/>
            <w:vAlign w:val="bottom"/>
            <w:hideMark/>
          </w:tcPr>
          <w:p w14:paraId="6BAF6360" w14:textId="16650522"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2.46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0.03</w:t>
            </w:r>
          </w:p>
        </w:tc>
        <w:tc>
          <w:tcPr>
            <w:tcW w:w="1350" w:type="dxa"/>
            <w:tcBorders>
              <w:top w:val="nil"/>
              <w:left w:val="nil"/>
              <w:bottom w:val="nil"/>
              <w:right w:val="nil"/>
            </w:tcBorders>
            <w:shd w:val="clear" w:color="auto" w:fill="auto"/>
            <w:noWrap/>
            <w:vAlign w:val="bottom"/>
            <w:hideMark/>
          </w:tcPr>
          <w:p w14:paraId="42845B80" w14:textId="78B34F1A"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-26.43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0.46</w:t>
            </w:r>
          </w:p>
        </w:tc>
        <w:tc>
          <w:tcPr>
            <w:tcW w:w="1440" w:type="dxa"/>
            <w:tcBorders>
              <w:top w:val="nil"/>
              <w:left w:val="nil"/>
              <w:bottom w:val="nil"/>
              <w:right w:val="nil"/>
            </w:tcBorders>
            <w:shd w:val="clear" w:color="auto" w:fill="auto"/>
            <w:noWrap/>
            <w:vAlign w:val="bottom"/>
            <w:hideMark/>
          </w:tcPr>
          <w:p w14:paraId="6AB720A1" w14:textId="055DD85B"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0.31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170" w:type="dxa"/>
            <w:tcBorders>
              <w:top w:val="nil"/>
              <w:left w:val="nil"/>
              <w:bottom w:val="nil"/>
              <w:right w:val="nil"/>
            </w:tcBorders>
            <w:shd w:val="clear" w:color="auto" w:fill="auto"/>
            <w:noWrap/>
            <w:vAlign w:val="bottom"/>
            <w:hideMark/>
          </w:tcPr>
          <w:p w14:paraId="0E6BA63F" w14:textId="0178282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6.38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0.02</w:t>
            </w:r>
          </w:p>
        </w:tc>
        <w:tc>
          <w:tcPr>
            <w:tcW w:w="1350" w:type="dxa"/>
            <w:tcBorders>
              <w:top w:val="nil"/>
              <w:left w:val="nil"/>
              <w:bottom w:val="nil"/>
              <w:right w:val="nil"/>
            </w:tcBorders>
            <w:shd w:val="clear" w:color="auto" w:fill="auto"/>
            <w:noWrap/>
            <w:vAlign w:val="bottom"/>
            <w:hideMark/>
          </w:tcPr>
          <w:p w14:paraId="52D565A0" w14:textId="5DCF556B"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7.89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0.24</w:t>
            </w:r>
          </w:p>
        </w:tc>
        <w:tc>
          <w:tcPr>
            <w:tcW w:w="1355" w:type="dxa"/>
            <w:tcBorders>
              <w:top w:val="nil"/>
              <w:left w:val="nil"/>
              <w:bottom w:val="nil"/>
              <w:right w:val="nil"/>
            </w:tcBorders>
            <w:shd w:val="clear" w:color="auto" w:fill="auto"/>
            <w:noWrap/>
            <w:vAlign w:val="bottom"/>
            <w:hideMark/>
          </w:tcPr>
          <w:p w14:paraId="5FA88171" w14:textId="64CDD6F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9.62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0.38</w:t>
            </w:r>
          </w:p>
        </w:tc>
        <w:tc>
          <w:tcPr>
            <w:tcW w:w="1132" w:type="dxa"/>
            <w:tcBorders>
              <w:top w:val="nil"/>
              <w:left w:val="nil"/>
              <w:bottom w:val="nil"/>
              <w:right w:val="nil"/>
            </w:tcBorders>
            <w:shd w:val="clear" w:color="auto" w:fill="auto"/>
            <w:noWrap/>
            <w:vAlign w:val="bottom"/>
            <w:hideMark/>
          </w:tcPr>
          <w:p w14:paraId="5E7AAF7B" w14:textId="5334A33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1.08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0.02</w:t>
            </w:r>
          </w:p>
        </w:tc>
        <w:tc>
          <w:tcPr>
            <w:tcW w:w="1833" w:type="dxa"/>
            <w:tcBorders>
              <w:top w:val="nil"/>
              <w:left w:val="nil"/>
              <w:bottom w:val="nil"/>
              <w:right w:val="nil"/>
            </w:tcBorders>
            <w:shd w:val="clear" w:color="auto" w:fill="auto"/>
            <w:noWrap/>
            <w:vAlign w:val="bottom"/>
            <w:hideMark/>
          </w:tcPr>
          <w:p w14:paraId="23AADCF3" w14:textId="5254AD4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0.58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w:t>
            </w:r>
            <w:r w:rsidR="006A0363">
              <w:rPr>
                <w:rFonts w:eastAsia="Times New Roman"/>
                <w:color w:val="000000"/>
                <w:sz w:val="20"/>
                <w:szCs w:val="20"/>
                <w:bdr w:val="none" w:sz="0" w:space="0" w:color="auto"/>
              </w:rPr>
              <w:t>.00</w:t>
            </w:r>
          </w:p>
        </w:tc>
      </w:tr>
      <w:tr w:rsidR="00CB6340" w:rsidRPr="00CB6340" w14:paraId="736F50C0" w14:textId="77777777" w:rsidTr="00F571A4">
        <w:trPr>
          <w:trHeight w:val="300"/>
        </w:trPr>
        <w:tc>
          <w:tcPr>
            <w:tcW w:w="630" w:type="dxa"/>
            <w:tcBorders>
              <w:top w:val="nil"/>
              <w:left w:val="nil"/>
              <w:bottom w:val="nil"/>
              <w:right w:val="nil"/>
            </w:tcBorders>
            <w:shd w:val="clear" w:color="auto" w:fill="auto"/>
            <w:noWrap/>
            <w:vAlign w:val="bottom"/>
            <w:hideMark/>
          </w:tcPr>
          <w:p w14:paraId="1140B303"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L4</w:t>
            </w:r>
          </w:p>
        </w:tc>
        <w:tc>
          <w:tcPr>
            <w:tcW w:w="1205" w:type="dxa"/>
            <w:tcBorders>
              <w:top w:val="nil"/>
              <w:left w:val="nil"/>
              <w:bottom w:val="nil"/>
              <w:right w:val="nil"/>
            </w:tcBorders>
            <w:shd w:val="clear" w:color="auto" w:fill="auto"/>
            <w:noWrap/>
            <w:vAlign w:val="bottom"/>
            <w:hideMark/>
          </w:tcPr>
          <w:p w14:paraId="7A202911"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lacustrine</w:t>
            </w:r>
          </w:p>
        </w:tc>
        <w:tc>
          <w:tcPr>
            <w:tcW w:w="1980" w:type="dxa"/>
            <w:tcBorders>
              <w:top w:val="nil"/>
              <w:left w:val="nil"/>
              <w:bottom w:val="nil"/>
              <w:right w:val="nil"/>
            </w:tcBorders>
            <w:shd w:val="clear" w:color="auto" w:fill="auto"/>
            <w:noWrap/>
            <w:vAlign w:val="bottom"/>
            <w:hideMark/>
          </w:tcPr>
          <w:p w14:paraId="3ED46D1C" w14:textId="7E7234FF"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0.65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0.14</w:t>
            </w:r>
          </w:p>
        </w:tc>
        <w:tc>
          <w:tcPr>
            <w:tcW w:w="1205" w:type="dxa"/>
            <w:tcBorders>
              <w:top w:val="nil"/>
              <w:left w:val="nil"/>
              <w:bottom w:val="nil"/>
              <w:right w:val="nil"/>
            </w:tcBorders>
            <w:shd w:val="clear" w:color="auto" w:fill="auto"/>
            <w:noWrap/>
            <w:vAlign w:val="bottom"/>
            <w:hideMark/>
          </w:tcPr>
          <w:p w14:paraId="766A8F6E" w14:textId="79FA45F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2.72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0.19</w:t>
            </w:r>
          </w:p>
        </w:tc>
        <w:tc>
          <w:tcPr>
            <w:tcW w:w="1350" w:type="dxa"/>
            <w:tcBorders>
              <w:top w:val="nil"/>
              <w:left w:val="nil"/>
              <w:bottom w:val="nil"/>
              <w:right w:val="nil"/>
            </w:tcBorders>
            <w:shd w:val="clear" w:color="auto" w:fill="auto"/>
            <w:noWrap/>
            <w:vAlign w:val="bottom"/>
            <w:hideMark/>
          </w:tcPr>
          <w:p w14:paraId="710D5B01" w14:textId="436B93D2"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-25.95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0.73</w:t>
            </w:r>
          </w:p>
        </w:tc>
        <w:tc>
          <w:tcPr>
            <w:tcW w:w="1440" w:type="dxa"/>
            <w:tcBorders>
              <w:top w:val="nil"/>
              <w:left w:val="nil"/>
              <w:bottom w:val="nil"/>
              <w:right w:val="nil"/>
            </w:tcBorders>
            <w:shd w:val="clear" w:color="auto" w:fill="auto"/>
            <w:noWrap/>
            <w:vAlign w:val="bottom"/>
            <w:hideMark/>
          </w:tcPr>
          <w:p w14:paraId="286932DF" w14:textId="159FE0D0"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0.37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170" w:type="dxa"/>
            <w:tcBorders>
              <w:top w:val="nil"/>
              <w:left w:val="nil"/>
              <w:bottom w:val="nil"/>
              <w:right w:val="nil"/>
            </w:tcBorders>
            <w:shd w:val="clear" w:color="auto" w:fill="auto"/>
            <w:noWrap/>
            <w:vAlign w:val="bottom"/>
            <w:hideMark/>
          </w:tcPr>
          <w:p w14:paraId="66D15214" w14:textId="1E97E479"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6.14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0.34</w:t>
            </w:r>
          </w:p>
        </w:tc>
        <w:tc>
          <w:tcPr>
            <w:tcW w:w="1350" w:type="dxa"/>
            <w:tcBorders>
              <w:top w:val="nil"/>
              <w:left w:val="nil"/>
              <w:bottom w:val="nil"/>
              <w:right w:val="nil"/>
            </w:tcBorders>
            <w:shd w:val="clear" w:color="auto" w:fill="auto"/>
            <w:noWrap/>
            <w:vAlign w:val="bottom"/>
            <w:hideMark/>
          </w:tcPr>
          <w:p w14:paraId="0746A488" w14:textId="4FE91D73"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7.44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0.62</w:t>
            </w:r>
          </w:p>
        </w:tc>
        <w:tc>
          <w:tcPr>
            <w:tcW w:w="1355" w:type="dxa"/>
            <w:tcBorders>
              <w:top w:val="nil"/>
              <w:left w:val="nil"/>
              <w:bottom w:val="nil"/>
              <w:right w:val="nil"/>
            </w:tcBorders>
            <w:shd w:val="clear" w:color="auto" w:fill="auto"/>
            <w:noWrap/>
            <w:vAlign w:val="bottom"/>
            <w:hideMark/>
          </w:tcPr>
          <w:p w14:paraId="3C22B206" w14:textId="683EFDF5"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11.49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0.77</w:t>
            </w:r>
          </w:p>
        </w:tc>
        <w:tc>
          <w:tcPr>
            <w:tcW w:w="1132" w:type="dxa"/>
            <w:tcBorders>
              <w:top w:val="nil"/>
              <w:left w:val="nil"/>
              <w:bottom w:val="nil"/>
              <w:right w:val="nil"/>
            </w:tcBorders>
            <w:shd w:val="clear" w:color="auto" w:fill="auto"/>
            <w:noWrap/>
            <w:vAlign w:val="bottom"/>
            <w:hideMark/>
          </w:tcPr>
          <w:p w14:paraId="1A146800" w14:textId="7541FFD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1.13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0.03</w:t>
            </w:r>
          </w:p>
        </w:tc>
        <w:tc>
          <w:tcPr>
            <w:tcW w:w="1833" w:type="dxa"/>
            <w:tcBorders>
              <w:top w:val="nil"/>
              <w:left w:val="nil"/>
              <w:bottom w:val="nil"/>
              <w:right w:val="nil"/>
            </w:tcBorders>
            <w:shd w:val="clear" w:color="auto" w:fill="auto"/>
            <w:noWrap/>
            <w:vAlign w:val="bottom"/>
            <w:hideMark/>
          </w:tcPr>
          <w:p w14:paraId="1BE676FC" w14:textId="33C63549"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r>
      <w:tr w:rsidR="00CB6340" w:rsidRPr="00CB6340" w14:paraId="3E75569D" w14:textId="77777777" w:rsidTr="00F571A4">
        <w:trPr>
          <w:trHeight w:val="300"/>
        </w:trPr>
        <w:tc>
          <w:tcPr>
            <w:tcW w:w="630" w:type="dxa"/>
            <w:tcBorders>
              <w:top w:val="nil"/>
              <w:left w:val="nil"/>
              <w:right w:val="nil"/>
            </w:tcBorders>
            <w:shd w:val="clear" w:color="auto" w:fill="auto"/>
            <w:noWrap/>
            <w:vAlign w:val="bottom"/>
            <w:hideMark/>
          </w:tcPr>
          <w:p w14:paraId="1079C03A"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L5</w:t>
            </w:r>
          </w:p>
        </w:tc>
        <w:tc>
          <w:tcPr>
            <w:tcW w:w="1205" w:type="dxa"/>
            <w:tcBorders>
              <w:top w:val="nil"/>
              <w:left w:val="nil"/>
              <w:right w:val="nil"/>
            </w:tcBorders>
            <w:shd w:val="clear" w:color="auto" w:fill="auto"/>
            <w:noWrap/>
            <w:vAlign w:val="bottom"/>
            <w:hideMark/>
          </w:tcPr>
          <w:p w14:paraId="29D028E5"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lacustrine</w:t>
            </w:r>
          </w:p>
        </w:tc>
        <w:tc>
          <w:tcPr>
            <w:tcW w:w="1980" w:type="dxa"/>
            <w:tcBorders>
              <w:top w:val="nil"/>
              <w:left w:val="nil"/>
              <w:right w:val="nil"/>
            </w:tcBorders>
            <w:shd w:val="clear" w:color="auto" w:fill="auto"/>
            <w:noWrap/>
            <w:vAlign w:val="bottom"/>
            <w:hideMark/>
          </w:tcPr>
          <w:p w14:paraId="31BD9908" w14:textId="7D11FAB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0.66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0.22</w:t>
            </w:r>
          </w:p>
        </w:tc>
        <w:tc>
          <w:tcPr>
            <w:tcW w:w="1205" w:type="dxa"/>
            <w:tcBorders>
              <w:top w:val="nil"/>
              <w:left w:val="nil"/>
              <w:right w:val="nil"/>
            </w:tcBorders>
            <w:shd w:val="clear" w:color="auto" w:fill="auto"/>
            <w:noWrap/>
            <w:vAlign w:val="bottom"/>
            <w:hideMark/>
          </w:tcPr>
          <w:p w14:paraId="51A49874" w14:textId="5486F56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2.9</w:t>
            </w:r>
            <w:r w:rsidR="006A0363">
              <w:rPr>
                <w:rFonts w:eastAsia="Times New Roman"/>
                <w:color w:val="000000"/>
                <w:sz w:val="20"/>
                <w:szCs w:val="20"/>
                <w:bdr w:val="none" w:sz="0" w:space="0" w:color="auto"/>
              </w:rPr>
              <w:t>0</w:t>
            </w:r>
            <w:r w:rsidRPr="00CB6340">
              <w:rPr>
                <w:rFonts w:eastAsia="Times New Roman"/>
                <w:color w:val="000000"/>
                <w:sz w:val="20"/>
                <w:szCs w:val="20"/>
                <w:bdr w:val="none" w:sz="0" w:space="0" w:color="auto"/>
              </w:rPr>
              <w:t xml:space="preserve">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0.28</w:t>
            </w:r>
          </w:p>
        </w:tc>
        <w:tc>
          <w:tcPr>
            <w:tcW w:w="1350" w:type="dxa"/>
            <w:tcBorders>
              <w:top w:val="nil"/>
              <w:left w:val="nil"/>
              <w:right w:val="nil"/>
            </w:tcBorders>
            <w:shd w:val="clear" w:color="auto" w:fill="auto"/>
            <w:noWrap/>
            <w:vAlign w:val="bottom"/>
            <w:hideMark/>
          </w:tcPr>
          <w:p w14:paraId="32797E19" w14:textId="128F1ED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-26.17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1.14</w:t>
            </w:r>
          </w:p>
        </w:tc>
        <w:tc>
          <w:tcPr>
            <w:tcW w:w="1440" w:type="dxa"/>
            <w:tcBorders>
              <w:top w:val="nil"/>
              <w:left w:val="nil"/>
              <w:right w:val="nil"/>
            </w:tcBorders>
            <w:shd w:val="clear" w:color="auto" w:fill="auto"/>
            <w:noWrap/>
            <w:vAlign w:val="bottom"/>
            <w:hideMark/>
          </w:tcPr>
          <w:p w14:paraId="79E74465" w14:textId="498F259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0.44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0.02</w:t>
            </w:r>
          </w:p>
        </w:tc>
        <w:tc>
          <w:tcPr>
            <w:tcW w:w="1170" w:type="dxa"/>
            <w:tcBorders>
              <w:top w:val="nil"/>
              <w:left w:val="nil"/>
              <w:right w:val="nil"/>
            </w:tcBorders>
            <w:shd w:val="clear" w:color="auto" w:fill="auto"/>
            <w:noWrap/>
            <w:vAlign w:val="bottom"/>
            <w:hideMark/>
          </w:tcPr>
          <w:p w14:paraId="3837C330" w14:textId="77E21C1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6.06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0.3</w:t>
            </w:r>
            <w:r w:rsidR="006A0363">
              <w:rPr>
                <w:rFonts w:eastAsia="Times New Roman"/>
                <w:color w:val="000000"/>
                <w:sz w:val="20"/>
                <w:szCs w:val="20"/>
                <w:bdr w:val="none" w:sz="0" w:space="0" w:color="auto"/>
              </w:rPr>
              <w:t>0</w:t>
            </w:r>
          </w:p>
        </w:tc>
        <w:tc>
          <w:tcPr>
            <w:tcW w:w="1350" w:type="dxa"/>
            <w:tcBorders>
              <w:top w:val="nil"/>
              <w:left w:val="nil"/>
              <w:right w:val="nil"/>
            </w:tcBorders>
            <w:shd w:val="clear" w:color="auto" w:fill="auto"/>
            <w:noWrap/>
            <w:vAlign w:val="bottom"/>
            <w:hideMark/>
          </w:tcPr>
          <w:p w14:paraId="4E47E2E0" w14:textId="7C0D6F16"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6.63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0.37</w:t>
            </w:r>
          </w:p>
        </w:tc>
        <w:tc>
          <w:tcPr>
            <w:tcW w:w="1355" w:type="dxa"/>
            <w:tcBorders>
              <w:top w:val="nil"/>
              <w:left w:val="nil"/>
              <w:right w:val="nil"/>
            </w:tcBorders>
            <w:shd w:val="clear" w:color="auto" w:fill="auto"/>
            <w:noWrap/>
            <w:vAlign w:val="bottom"/>
            <w:hideMark/>
          </w:tcPr>
          <w:p w14:paraId="36D78E6E" w14:textId="7FB29CD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11.73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1.12</w:t>
            </w:r>
          </w:p>
        </w:tc>
        <w:tc>
          <w:tcPr>
            <w:tcW w:w="1132" w:type="dxa"/>
            <w:tcBorders>
              <w:top w:val="nil"/>
              <w:left w:val="nil"/>
              <w:right w:val="nil"/>
            </w:tcBorders>
            <w:shd w:val="clear" w:color="auto" w:fill="auto"/>
            <w:noWrap/>
            <w:vAlign w:val="bottom"/>
            <w:hideMark/>
          </w:tcPr>
          <w:p w14:paraId="067FF0C0" w14:textId="5D62CE2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1.17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c>
          <w:tcPr>
            <w:tcW w:w="1833" w:type="dxa"/>
            <w:tcBorders>
              <w:top w:val="nil"/>
              <w:left w:val="nil"/>
              <w:right w:val="nil"/>
            </w:tcBorders>
            <w:shd w:val="clear" w:color="auto" w:fill="auto"/>
            <w:noWrap/>
            <w:vAlign w:val="bottom"/>
            <w:hideMark/>
          </w:tcPr>
          <w:p w14:paraId="7543A09B" w14:textId="580058D1"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0.56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r>
      <w:tr w:rsidR="00CB6340" w:rsidRPr="00CB6340" w14:paraId="1BF6D775" w14:textId="77777777" w:rsidTr="00F571A4">
        <w:trPr>
          <w:trHeight w:val="300"/>
        </w:trPr>
        <w:tc>
          <w:tcPr>
            <w:tcW w:w="630" w:type="dxa"/>
            <w:tcBorders>
              <w:top w:val="nil"/>
              <w:left w:val="nil"/>
              <w:bottom w:val="single" w:sz="4" w:space="0" w:color="auto"/>
              <w:right w:val="nil"/>
            </w:tcBorders>
            <w:shd w:val="clear" w:color="auto" w:fill="auto"/>
            <w:noWrap/>
            <w:vAlign w:val="bottom"/>
            <w:hideMark/>
          </w:tcPr>
          <w:p w14:paraId="3688AC10"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L6</w:t>
            </w:r>
          </w:p>
        </w:tc>
        <w:tc>
          <w:tcPr>
            <w:tcW w:w="1205" w:type="dxa"/>
            <w:tcBorders>
              <w:top w:val="nil"/>
              <w:left w:val="nil"/>
              <w:bottom w:val="single" w:sz="4" w:space="0" w:color="auto"/>
              <w:right w:val="nil"/>
            </w:tcBorders>
            <w:shd w:val="clear" w:color="auto" w:fill="auto"/>
            <w:noWrap/>
            <w:vAlign w:val="bottom"/>
            <w:hideMark/>
          </w:tcPr>
          <w:p w14:paraId="343DB249" w14:textId="77777777"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lacustrine</w:t>
            </w:r>
          </w:p>
        </w:tc>
        <w:tc>
          <w:tcPr>
            <w:tcW w:w="1980" w:type="dxa"/>
            <w:tcBorders>
              <w:top w:val="nil"/>
              <w:left w:val="nil"/>
              <w:bottom w:val="single" w:sz="4" w:space="0" w:color="auto"/>
              <w:right w:val="nil"/>
            </w:tcBorders>
            <w:shd w:val="clear" w:color="auto" w:fill="auto"/>
            <w:noWrap/>
            <w:vAlign w:val="bottom"/>
            <w:hideMark/>
          </w:tcPr>
          <w:p w14:paraId="3DED7782" w14:textId="0B3957D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0.19</w:t>
            </w:r>
          </w:p>
        </w:tc>
        <w:tc>
          <w:tcPr>
            <w:tcW w:w="1205" w:type="dxa"/>
            <w:tcBorders>
              <w:top w:val="nil"/>
              <w:left w:val="nil"/>
              <w:bottom w:val="single" w:sz="4" w:space="0" w:color="auto"/>
              <w:right w:val="nil"/>
            </w:tcBorders>
            <w:shd w:val="clear" w:color="auto" w:fill="auto"/>
            <w:noWrap/>
            <w:vAlign w:val="bottom"/>
            <w:hideMark/>
          </w:tcPr>
          <w:p w14:paraId="5A0E79A9" w14:textId="376DE792"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3.27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0.11</w:t>
            </w:r>
          </w:p>
        </w:tc>
        <w:tc>
          <w:tcPr>
            <w:tcW w:w="1350" w:type="dxa"/>
            <w:tcBorders>
              <w:top w:val="nil"/>
              <w:left w:val="nil"/>
              <w:bottom w:val="single" w:sz="4" w:space="0" w:color="auto"/>
              <w:right w:val="nil"/>
            </w:tcBorders>
            <w:shd w:val="clear" w:color="auto" w:fill="auto"/>
            <w:noWrap/>
            <w:vAlign w:val="bottom"/>
            <w:hideMark/>
          </w:tcPr>
          <w:p w14:paraId="785E3483" w14:textId="21AD69D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-26.24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1.13</w:t>
            </w:r>
          </w:p>
        </w:tc>
        <w:tc>
          <w:tcPr>
            <w:tcW w:w="1440" w:type="dxa"/>
            <w:tcBorders>
              <w:top w:val="nil"/>
              <w:left w:val="nil"/>
              <w:bottom w:val="single" w:sz="4" w:space="0" w:color="auto"/>
              <w:right w:val="nil"/>
            </w:tcBorders>
            <w:shd w:val="clear" w:color="auto" w:fill="auto"/>
            <w:noWrap/>
            <w:vAlign w:val="bottom"/>
            <w:hideMark/>
          </w:tcPr>
          <w:p w14:paraId="511189EA" w14:textId="1027652E"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0.45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w:t>
            </w:r>
            <w:r w:rsidR="006A0363">
              <w:rPr>
                <w:rFonts w:eastAsia="Times New Roman"/>
                <w:color w:val="000000"/>
                <w:sz w:val="20"/>
                <w:szCs w:val="20"/>
                <w:bdr w:val="none" w:sz="0" w:space="0" w:color="auto"/>
              </w:rPr>
              <w:t>.00</w:t>
            </w:r>
          </w:p>
        </w:tc>
        <w:tc>
          <w:tcPr>
            <w:tcW w:w="1170" w:type="dxa"/>
            <w:tcBorders>
              <w:top w:val="nil"/>
              <w:left w:val="nil"/>
              <w:bottom w:val="single" w:sz="4" w:space="0" w:color="auto"/>
              <w:right w:val="nil"/>
            </w:tcBorders>
            <w:shd w:val="clear" w:color="auto" w:fill="auto"/>
            <w:noWrap/>
            <w:vAlign w:val="bottom"/>
            <w:hideMark/>
          </w:tcPr>
          <w:p w14:paraId="28E4A775" w14:textId="0F3B3655"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6.24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0.25</w:t>
            </w:r>
          </w:p>
        </w:tc>
        <w:tc>
          <w:tcPr>
            <w:tcW w:w="1350" w:type="dxa"/>
            <w:tcBorders>
              <w:top w:val="nil"/>
              <w:left w:val="nil"/>
              <w:bottom w:val="single" w:sz="4" w:space="0" w:color="auto"/>
              <w:right w:val="nil"/>
            </w:tcBorders>
            <w:shd w:val="clear" w:color="auto" w:fill="auto"/>
            <w:noWrap/>
            <w:vAlign w:val="bottom"/>
            <w:hideMark/>
          </w:tcPr>
          <w:p w14:paraId="66F8F7FC" w14:textId="186357C1"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7.21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w:t>
            </w:r>
            <w:r w:rsidR="006A0363">
              <w:rPr>
                <w:rFonts w:eastAsia="Times New Roman"/>
                <w:color w:val="000000"/>
                <w:sz w:val="20"/>
                <w:szCs w:val="20"/>
                <w:bdr w:val="none" w:sz="0" w:space="0" w:color="auto"/>
              </w:rPr>
              <w:t>0</w:t>
            </w:r>
          </w:p>
        </w:tc>
        <w:tc>
          <w:tcPr>
            <w:tcW w:w="1355" w:type="dxa"/>
            <w:tcBorders>
              <w:top w:val="nil"/>
              <w:left w:val="nil"/>
              <w:bottom w:val="single" w:sz="4" w:space="0" w:color="auto"/>
              <w:right w:val="nil"/>
            </w:tcBorders>
            <w:shd w:val="clear" w:color="auto" w:fill="auto"/>
            <w:noWrap/>
            <w:vAlign w:val="bottom"/>
            <w:hideMark/>
          </w:tcPr>
          <w:p w14:paraId="784E7F7F" w14:textId="563695FD"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12.9</w:t>
            </w:r>
            <w:r w:rsidR="006A0363">
              <w:rPr>
                <w:rFonts w:eastAsia="Times New Roman"/>
                <w:color w:val="000000"/>
                <w:sz w:val="20"/>
                <w:szCs w:val="20"/>
                <w:bdr w:val="none" w:sz="0" w:space="0" w:color="auto"/>
              </w:rPr>
              <w:t>0</w:t>
            </w:r>
            <w:r w:rsidRPr="00CB6340">
              <w:rPr>
                <w:rFonts w:eastAsia="Times New Roman"/>
                <w:color w:val="000000"/>
                <w:sz w:val="20"/>
                <w:szCs w:val="20"/>
                <w:bdr w:val="none" w:sz="0" w:space="0" w:color="auto"/>
              </w:rPr>
              <w:t xml:space="preserve">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0.26</w:t>
            </w:r>
          </w:p>
        </w:tc>
        <w:tc>
          <w:tcPr>
            <w:tcW w:w="1132" w:type="dxa"/>
            <w:tcBorders>
              <w:top w:val="nil"/>
              <w:left w:val="nil"/>
              <w:bottom w:val="single" w:sz="4" w:space="0" w:color="auto"/>
              <w:right w:val="nil"/>
            </w:tcBorders>
            <w:shd w:val="clear" w:color="auto" w:fill="auto"/>
            <w:noWrap/>
            <w:vAlign w:val="bottom"/>
            <w:hideMark/>
          </w:tcPr>
          <w:p w14:paraId="767E1C20" w14:textId="22013EB4"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1.05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0.02</w:t>
            </w:r>
          </w:p>
        </w:tc>
        <w:tc>
          <w:tcPr>
            <w:tcW w:w="1833" w:type="dxa"/>
            <w:tcBorders>
              <w:top w:val="nil"/>
              <w:left w:val="nil"/>
              <w:bottom w:val="single" w:sz="4" w:space="0" w:color="auto"/>
              <w:right w:val="nil"/>
            </w:tcBorders>
            <w:shd w:val="clear" w:color="auto" w:fill="auto"/>
            <w:noWrap/>
            <w:vAlign w:val="bottom"/>
            <w:hideMark/>
          </w:tcPr>
          <w:p w14:paraId="5F09F487" w14:textId="3D3C809C"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CB6340">
              <w:rPr>
                <w:rFonts w:eastAsia="Times New Roman"/>
                <w:color w:val="000000"/>
                <w:sz w:val="20"/>
                <w:szCs w:val="20"/>
                <w:bdr w:val="none" w:sz="0" w:space="0" w:color="auto"/>
              </w:rPr>
              <w:t xml:space="preserve">0.57 </w:t>
            </w:r>
            <w:r w:rsidR="00366460">
              <w:rPr>
                <w:rFonts w:eastAsia="Times New Roman"/>
                <w:color w:val="000000"/>
                <w:sz w:val="20"/>
                <w:szCs w:val="20"/>
                <w:bdr w:val="none" w:sz="0" w:space="0" w:color="auto"/>
              </w:rPr>
              <w:t>±</w:t>
            </w:r>
            <w:r w:rsidRPr="00CB6340">
              <w:rPr>
                <w:rFonts w:eastAsia="Times New Roman"/>
                <w:color w:val="000000"/>
                <w:sz w:val="20"/>
                <w:szCs w:val="20"/>
                <w:bdr w:val="none" w:sz="0" w:space="0" w:color="auto"/>
              </w:rPr>
              <w:t xml:space="preserve"> 0.01</w:t>
            </w:r>
          </w:p>
        </w:tc>
      </w:tr>
      <w:tr w:rsidR="00CB6340" w:rsidRPr="00CB6340" w14:paraId="5C3740D0" w14:textId="77777777" w:rsidTr="00F571A4">
        <w:trPr>
          <w:trHeight w:val="300"/>
        </w:trPr>
        <w:tc>
          <w:tcPr>
            <w:tcW w:w="630" w:type="dxa"/>
            <w:tcBorders>
              <w:top w:val="single" w:sz="4" w:space="0" w:color="auto"/>
              <w:left w:val="nil"/>
              <w:bottom w:val="nil"/>
              <w:right w:val="nil"/>
            </w:tcBorders>
            <w:shd w:val="clear" w:color="auto" w:fill="auto"/>
            <w:noWrap/>
            <w:vAlign w:val="bottom"/>
            <w:hideMark/>
          </w:tcPr>
          <w:p w14:paraId="67B45302" w14:textId="7ECA330D"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p>
        </w:tc>
        <w:tc>
          <w:tcPr>
            <w:tcW w:w="1205" w:type="dxa"/>
            <w:tcBorders>
              <w:top w:val="single" w:sz="4" w:space="0" w:color="auto"/>
              <w:left w:val="nil"/>
              <w:bottom w:val="nil"/>
              <w:right w:val="nil"/>
            </w:tcBorders>
            <w:shd w:val="clear" w:color="auto" w:fill="auto"/>
            <w:noWrap/>
            <w:vAlign w:val="bottom"/>
            <w:hideMark/>
          </w:tcPr>
          <w:p w14:paraId="0BE153B7" w14:textId="77777777"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riverine</w:t>
            </w:r>
          </w:p>
        </w:tc>
        <w:tc>
          <w:tcPr>
            <w:tcW w:w="1980" w:type="dxa"/>
            <w:tcBorders>
              <w:top w:val="single" w:sz="4" w:space="0" w:color="auto"/>
              <w:left w:val="nil"/>
              <w:bottom w:val="nil"/>
              <w:right w:val="nil"/>
            </w:tcBorders>
            <w:shd w:val="clear" w:color="auto" w:fill="auto"/>
            <w:noWrap/>
            <w:vAlign w:val="bottom"/>
            <w:hideMark/>
          </w:tcPr>
          <w:p w14:paraId="5E553ABE" w14:textId="13A8BA9D"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1.23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0.18</w:t>
            </w:r>
          </w:p>
        </w:tc>
        <w:tc>
          <w:tcPr>
            <w:tcW w:w="1205" w:type="dxa"/>
            <w:tcBorders>
              <w:top w:val="single" w:sz="4" w:space="0" w:color="auto"/>
              <w:left w:val="nil"/>
              <w:bottom w:val="nil"/>
              <w:right w:val="nil"/>
            </w:tcBorders>
            <w:shd w:val="clear" w:color="auto" w:fill="auto"/>
            <w:noWrap/>
            <w:vAlign w:val="bottom"/>
            <w:hideMark/>
          </w:tcPr>
          <w:p w14:paraId="06BB6BC2" w14:textId="1F190A9C"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2.1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0.26</w:t>
            </w:r>
          </w:p>
        </w:tc>
        <w:tc>
          <w:tcPr>
            <w:tcW w:w="1350" w:type="dxa"/>
            <w:tcBorders>
              <w:top w:val="single" w:sz="4" w:space="0" w:color="auto"/>
              <w:left w:val="nil"/>
              <w:bottom w:val="nil"/>
              <w:right w:val="nil"/>
            </w:tcBorders>
            <w:shd w:val="clear" w:color="auto" w:fill="auto"/>
            <w:noWrap/>
            <w:vAlign w:val="bottom"/>
            <w:hideMark/>
          </w:tcPr>
          <w:p w14:paraId="5F21B80F" w14:textId="2FE2D976"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-25.9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0.64</w:t>
            </w:r>
          </w:p>
        </w:tc>
        <w:tc>
          <w:tcPr>
            <w:tcW w:w="1440" w:type="dxa"/>
            <w:tcBorders>
              <w:top w:val="single" w:sz="4" w:space="0" w:color="auto"/>
              <w:left w:val="nil"/>
              <w:bottom w:val="nil"/>
              <w:right w:val="nil"/>
            </w:tcBorders>
            <w:shd w:val="clear" w:color="auto" w:fill="auto"/>
            <w:noWrap/>
            <w:vAlign w:val="bottom"/>
            <w:hideMark/>
          </w:tcPr>
          <w:p w14:paraId="2B9EF556" w14:textId="73E3E6E9"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0.22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0.03</w:t>
            </w:r>
          </w:p>
        </w:tc>
        <w:tc>
          <w:tcPr>
            <w:tcW w:w="1170" w:type="dxa"/>
            <w:tcBorders>
              <w:top w:val="single" w:sz="4" w:space="0" w:color="auto"/>
              <w:left w:val="nil"/>
              <w:bottom w:val="nil"/>
              <w:right w:val="nil"/>
            </w:tcBorders>
            <w:shd w:val="clear" w:color="auto" w:fill="auto"/>
            <w:noWrap/>
            <w:vAlign w:val="bottom"/>
            <w:hideMark/>
          </w:tcPr>
          <w:p w14:paraId="0C36AE93" w14:textId="70B8B275"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5.49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0.25</w:t>
            </w:r>
          </w:p>
        </w:tc>
        <w:tc>
          <w:tcPr>
            <w:tcW w:w="1350" w:type="dxa"/>
            <w:tcBorders>
              <w:top w:val="single" w:sz="4" w:space="0" w:color="auto"/>
              <w:left w:val="nil"/>
              <w:bottom w:val="nil"/>
              <w:right w:val="nil"/>
            </w:tcBorders>
            <w:shd w:val="clear" w:color="auto" w:fill="auto"/>
            <w:noWrap/>
            <w:vAlign w:val="bottom"/>
            <w:hideMark/>
          </w:tcPr>
          <w:p w14:paraId="28D3F813" w14:textId="245F23A6"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9.57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1.07</w:t>
            </w:r>
          </w:p>
        </w:tc>
        <w:tc>
          <w:tcPr>
            <w:tcW w:w="1355" w:type="dxa"/>
            <w:tcBorders>
              <w:top w:val="single" w:sz="4" w:space="0" w:color="auto"/>
              <w:left w:val="nil"/>
              <w:bottom w:val="nil"/>
              <w:right w:val="nil"/>
            </w:tcBorders>
            <w:shd w:val="clear" w:color="auto" w:fill="auto"/>
            <w:noWrap/>
            <w:vAlign w:val="bottom"/>
            <w:hideMark/>
          </w:tcPr>
          <w:p w14:paraId="66E0ACFE" w14:textId="767711F1"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6.52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1.16</w:t>
            </w:r>
          </w:p>
        </w:tc>
        <w:tc>
          <w:tcPr>
            <w:tcW w:w="1132" w:type="dxa"/>
            <w:tcBorders>
              <w:top w:val="single" w:sz="4" w:space="0" w:color="auto"/>
              <w:left w:val="nil"/>
              <w:bottom w:val="nil"/>
              <w:right w:val="nil"/>
            </w:tcBorders>
            <w:shd w:val="clear" w:color="auto" w:fill="auto"/>
            <w:noWrap/>
            <w:vAlign w:val="bottom"/>
            <w:hideMark/>
          </w:tcPr>
          <w:p w14:paraId="54598009" w14:textId="60CB9AAF"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1.45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0.18</w:t>
            </w:r>
          </w:p>
        </w:tc>
        <w:tc>
          <w:tcPr>
            <w:tcW w:w="1833" w:type="dxa"/>
            <w:tcBorders>
              <w:top w:val="single" w:sz="4" w:space="0" w:color="auto"/>
              <w:left w:val="nil"/>
              <w:bottom w:val="nil"/>
              <w:right w:val="nil"/>
            </w:tcBorders>
            <w:shd w:val="clear" w:color="auto" w:fill="auto"/>
            <w:noWrap/>
            <w:vAlign w:val="bottom"/>
            <w:hideMark/>
          </w:tcPr>
          <w:p w14:paraId="0891CB77" w14:textId="00B36B60"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0.55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0.01</w:t>
            </w:r>
          </w:p>
        </w:tc>
      </w:tr>
      <w:tr w:rsidR="00CB6340" w:rsidRPr="00CB6340" w14:paraId="000C79E6" w14:textId="77777777" w:rsidTr="00F571A4">
        <w:trPr>
          <w:trHeight w:val="300"/>
        </w:trPr>
        <w:tc>
          <w:tcPr>
            <w:tcW w:w="630" w:type="dxa"/>
            <w:tcBorders>
              <w:top w:val="nil"/>
              <w:left w:val="nil"/>
              <w:right w:val="nil"/>
            </w:tcBorders>
            <w:shd w:val="clear" w:color="auto" w:fill="auto"/>
            <w:noWrap/>
            <w:vAlign w:val="bottom"/>
            <w:hideMark/>
          </w:tcPr>
          <w:p w14:paraId="4EBE4853" w14:textId="7BAF5CC8"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p>
        </w:tc>
        <w:tc>
          <w:tcPr>
            <w:tcW w:w="1205" w:type="dxa"/>
            <w:tcBorders>
              <w:top w:val="nil"/>
              <w:left w:val="nil"/>
              <w:right w:val="nil"/>
            </w:tcBorders>
            <w:shd w:val="clear" w:color="auto" w:fill="auto"/>
            <w:noWrap/>
            <w:vAlign w:val="bottom"/>
            <w:hideMark/>
          </w:tcPr>
          <w:p w14:paraId="74E96D0B" w14:textId="77777777"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transitional</w:t>
            </w:r>
          </w:p>
        </w:tc>
        <w:tc>
          <w:tcPr>
            <w:tcW w:w="1980" w:type="dxa"/>
            <w:tcBorders>
              <w:top w:val="nil"/>
              <w:left w:val="nil"/>
              <w:right w:val="nil"/>
            </w:tcBorders>
            <w:shd w:val="clear" w:color="auto" w:fill="auto"/>
            <w:noWrap/>
            <w:vAlign w:val="bottom"/>
            <w:hideMark/>
          </w:tcPr>
          <w:p w14:paraId="3A09377B" w14:textId="50EB112E"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0.56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0.29</w:t>
            </w:r>
          </w:p>
        </w:tc>
        <w:tc>
          <w:tcPr>
            <w:tcW w:w="1205" w:type="dxa"/>
            <w:tcBorders>
              <w:top w:val="nil"/>
              <w:left w:val="nil"/>
              <w:right w:val="nil"/>
            </w:tcBorders>
            <w:shd w:val="clear" w:color="auto" w:fill="auto"/>
            <w:noWrap/>
            <w:vAlign w:val="bottom"/>
            <w:hideMark/>
          </w:tcPr>
          <w:p w14:paraId="0EA24686" w14:textId="216E9F9B"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2.15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0.3</w:t>
            </w:r>
          </w:p>
        </w:tc>
        <w:tc>
          <w:tcPr>
            <w:tcW w:w="1350" w:type="dxa"/>
            <w:tcBorders>
              <w:top w:val="nil"/>
              <w:left w:val="nil"/>
              <w:right w:val="nil"/>
            </w:tcBorders>
            <w:shd w:val="clear" w:color="auto" w:fill="auto"/>
            <w:noWrap/>
            <w:vAlign w:val="bottom"/>
            <w:hideMark/>
          </w:tcPr>
          <w:p w14:paraId="0278382F" w14:textId="5ACBC7DC"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-25.86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0.52</w:t>
            </w:r>
          </w:p>
        </w:tc>
        <w:tc>
          <w:tcPr>
            <w:tcW w:w="1440" w:type="dxa"/>
            <w:tcBorders>
              <w:top w:val="nil"/>
              <w:left w:val="nil"/>
              <w:right w:val="nil"/>
            </w:tcBorders>
            <w:shd w:val="clear" w:color="auto" w:fill="auto"/>
            <w:noWrap/>
            <w:vAlign w:val="bottom"/>
            <w:hideMark/>
          </w:tcPr>
          <w:p w14:paraId="59100AB6" w14:textId="7ED5DE74"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0.29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0.03</w:t>
            </w:r>
          </w:p>
        </w:tc>
        <w:tc>
          <w:tcPr>
            <w:tcW w:w="1170" w:type="dxa"/>
            <w:tcBorders>
              <w:top w:val="nil"/>
              <w:left w:val="nil"/>
              <w:right w:val="nil"/>
            </w:tcBorders>
            <w:shd w:val="clear" w:color="auto" w:fill="auto"/>
            <w:noWrap/>
            <w:vAlign w:val="bottom"/>
            <w:hideMark/>
          </w:tcPr>
          <w:p w14:paraId="5777C554" w14:textId="148C6934"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5.92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0.28</w:t>
            </w:r>
          </w:p>
        </w:tc>
        <w:tc>
          <w:tcPr>
            <w:tcW w:w="1350" w:type="dxa"/>
            <w:tcBorders>
              <w:top w:val="nil"/>
              <w:left w:val="nil"/>
              <w:right w:val="nil"/>
            </w:tcBorders>
            <w:shd w:val="clear" w:color="auto" w:fill="auto"/>
            <w:noWrap/>
            <w:vAlign w:val="bottom"/>
            <w:hideMark/>
          </w:tcPr>
          <w:p w14:paraId="28DA16DC" w14:textId="1D88AFE5"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7.46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0.95</w:t>
            </w:r>
          </w:p>
        </w:tc>
        <w:tc>
          <w:tcPr>
            <w:tcW w:w="1355" w:type="dxa"/>
            <w:tcBorders>
              <w:top w:val="nil"/>
              <w:left w:val="nil"/>
              <w:right w:val="nil"/>
            </w:tcBorders>
            <w:shd w:val="clear" w:color="auto" w:fill="auto"/>
            <w:noWrap/>
            <w:vAlign w:val="bottom"/>
            <w:hideMark/>
          </w:tcPr>
          <w:p w14:paraId="51ABCC9D" w14:textId="214E81AC"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9.03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1.09</w:t>
            </w:r>
          </w:p>
        </w:tc>
        <w:tc>
          <w:tcPr>
            <w:tcW w:w="1132" w:type="dxa"/>
            <w:tcBorders>
              <w:top w:val="nil"/>
              <w:left w:val="nil"/>
              <w:right w:val="nil"/>
            </w:tcBorders>
            <w:shd w:val="clear" w:color="auto" w:fill="auto"/>
            <w:noWrap/>
            <w:vAlign w:val="bottom"/>
            <w:hideMark/>
          </w:tcPr>
          <w:p w14:paraId="46D582F1" w14:textId="0D51BB62"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1.23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0.03</w:t>
            </w:r>
          </w:p>
        </w:tc>
        <w:tc>
          <w:tcPr>
            <w:tcW w:w="1833" w:type="dxa"/>
            <w:tcBorders>
              <w:top w:val="nil"/>
              <w:left w:val="nil"/>
              <w:right w:val="nil"/>
            </w:tcBorders>
            <w:shd w:val="clear" w:color="auto" w:fill="auto"/>
            <w:noWrap/>
            <w:vAlign w:val="bottom"/>
            <w:hideMark/>
          </w:tcPr>
          <w:p w14:paraId="080D4493" w14:textId="546E6C44"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0.56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0.01</w:t>
            </w:r>
          </w:p>
        </w:tc>
      </w:tr>
      <w:tr w:rsidR="00CB6340" w:rsidRPr="00CB6340" w14:paraId="66089086" w14:textId="77777777" w:rsidTr="00F571A4">
        <w:trPr>
          <w:trHeight w:val="300"/>
        </w:trPr>
        <w:tc>
          <w:tcPr>
            <w:tcW w:w="630" w:type="dxa"/>
            <w:tcBorders>
              <w:top w:val="nil"/>
              <w:left w:val="nil"/>
              <w:bottom w:val="single" w:sz="4" w:space="0" w:color="auto"/>
              <w:right w:val="nil"/>
            </w:tcBorders>
            <w:shd w:val="clear" w:color="auto" w:fill="auto"/>
            <w:noWrap/>
            <w:vAlign w:val="bottom"/>
            <w:hideMark/>
          </w:tcPr>
          <w:p w14:paraId="79AD0C65" w14:textId="2B422349" w:rsidR="00CB6340" w:rsidRPr="00CB634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p>
        </w:tc>
        <w:tc>
          <w:tcPr>
            <w:tcW w:w="1205" w:type="dxa"/>
            <w:tcBorders>
              <w:top w:val="nil"/>
              <w:left w:val="nil"/>
              <w:bottom w:val="single" w:sz="4" w:space="0" w:color="auto"/>
              <w:right w:val="nil"/>
            </w:tcBorders>
            <w:shd w:val="clear" w:color="auto" w:fill="auto"/>
            <w:noWrap/>
            <w:vAlign w:val="bottom"/>
            <w:hideMark/>
          </w:tcPr>
          <w:p w14:paraId="7EC18676" w14:textId="77777777"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lacustrine</w:t>
            </w:r>
          </w:p>
        </w:tc>
        <w:tc>
          <w:tcPr>
            <w:tcW w:w="1980" w:type="dxa"/>
            <w:tcBorders>
              <w:top w:val="nil"/>
              <w:left w:val="nil"/>
              <w:bottom w:val="single" w:sz="4" w:space="0" w:color="auto"/>
              <w:right w:val="nil"/>
            </w:tcBorders>
            <w:shd w:val="clear" w:color="auto" w:fill="auto"/>
            <w:noWrap/>
            <w:vAlign w:val="bottom"/>
            <w:hideMark/>
          </w:tcPr>
          <w:p w14:paraId="61504996" w14:textId="449E7AD2"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0.62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0.22</w:t>
            </w:r>
          </w:p>
        </w:tc>
        <w:tc>
          <w:tcPr>
            <w:tcW w:w="1205" w:type="dxa"/>
            <w:tcBorders>
              <w:top w:val="nil"/>
              <w:left w:val="nil"/>
              <w:bottom w:val="single" w:sz="4" w:space="0" w:color="auto"/>
              <w:right w:val="nil"/>
            </w:tcBorders>
            <w:shd w:val="clear" w:color="auto" w:fill="auto"/>
            <w:noWrap/>
            <w:vAlign w:val="bottom"/>
            <w:hideMark/>
          </w:tcPr>
          <w:p w14:paraId="6023EEE9" w14:textId="74759C0E"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2.7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0.37</w:t>
            </w:r>
          </w:p>
        </w:tc>
        <w:tc>
          <w:tcPr>
            <w:tcW w:w="1350" w:type="dxa"/>
            <w:tcBorders>
              <w:top w:val="nil"/>
              <w:left w:val="nil"/>
              <w:bottom w:val="single" w:sz="4" w:space="0" w:color="auto"/>
              <w:right w:val="nil"/>
            </w:tcBorders>
            <w:shd w:val="clear" w:color="auto" w:fill="auto"/>
            <w:noWrap/>
            <w:vAlign w:val="bottom"/>
            <w:hideMark/>
          </w:tcPr>
          <w:p w14:paraId="5D913E4E" w14:textId="53BC916D"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-25.91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0.79</w:t>
            </w:r>
          </w:p>
        </w:tc>
        <w:tc>
          <w:tcPr>
            <w:tcW w:w="1440" w:type="dxa"/>
            <w:tcBorders>
              <w:top w:val="nil"/>
              <w:left w:val="nil"/>
              <w:bottom w:val="single" w:sz="4" w:space="0" w:color="auto"/>
              <w:right w:val="nil"/>
            </w:tcBorders>
            <w:shd w:val="clear" w:color="auto" w:fill="auto"/>
            <w:noWrap/>
            <w:vAlign w:val="bottom"/>
            <w:hideMark/>
          </w:tcPr>
          <w:p w14:paraId="28101220" w14:textId="6E6DAAA0"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0.37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0.06</w:t>
            </w:r>
          </w:p>
        </w:tc>
        <w:tc>
          <w:tcPr>
            <w:tcW w:w="1170" w:type="dxa"/>
            <w:tcBorders>
              <w:top w:val="nil"/>
              <w:left w:val="nil"/>
              <w:bottom w:val="single" w:sz="4" w:space="0" w:color="auto"/>
              <w:right w:val="nil"/>
            </w:tcBorders>
            <w:shd w:val="clear" w:color="auto" w:fill="auto"/>
            <w:noWrap/>
            <w:vAlign w:val="bottom"/>
            <w:hideMark/>
          </w:tcPr>
          <w:p w14:paraId="0B941CA9" w14:textId="7291B318"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6.19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0.24</w:t>
            </w:r>
          </w:p>
        </w:tc>
        <w:tc>
          <w:tcPr>
            <w:tcW w:w="1350" w:type="dxa"/>
            <w:tcBorders>
              <w:top w:val="nil"/>
              <w:left w:val="nil"/>
              <w:bottom w:val="single" w:sz="4" w:space="0" w:color="auto"/>
              <w:right w:val="nil"/>
            </w:tcBorders>
            <w:shd w:val="clear" w:color="auto" w:fill="auto"/>
            <w:noWrap/>
            <w:vAlign w:val="bottom"/>
            <w:hideMark/>
          </w:tcPr>
          <w:p w14:paraId="4C1C3A5D" w14:textId="7762B72A"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7.42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0.73</w:t>
            </w:r>
          </w:p>
        </w:tc>
        <w:tc>
          <w:tcPr>
            <w:tcW w:w="1355" w:type="dxa"/>
            <w:tcBorders>
              <w:top w:val="nil"/>
              <w:left w:val="nil"/>
              <w:bottom w:val="single" w:sz="4" w:space="0" w:color="auto"/>
              <w:right w:val="nil"/>
            </w:tcBorders>
            <w:shd w:val="clear" w:color="auto" w:fill="auto"/>
            <w:noWrap/>
            <w:vAlign w:val="bottom"/>
            <w:hideMark/>
          </w:tcPr>
          <w:p w14:paraId="71F7D9C0" w14:textId="71B1F323"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11.02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1.34</w:t>
            </w:r>
          </w:p>
        </w:tc>
        <w:tc>
          <w:tcPr>
            <w:tcW w:w="1132" w:type="dxa"/>
            <w:tcBorders>
              <w:top w:val="nil"/>
              <w:left w:val="nil"/>
              <w:bottom w:val="single" w:sz="4" w:space="0" w:color="auto"/>
              <w:right w:val="nil"/>
            </w:tcBorders>
            <w:shd w:val="clear" w:color="auto" w:fill="auto"/>
            <w:noWrap/>
            <w:vAlign w:val="bottom"/>
            <w:hideMark/>
          </w:tcPr>
          <w:p w14:paraId="4C697E08" w14:textId="149FA2AD"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1.16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0.09</w:t>
            </w:r>
          </w:p>
        </w:tc>
        <w:tc>
          <w:tcPr>
            <w:tcW w:w="1833" w:type="dxa"/>
            <w:tcBorders>
              <w:top w:val="nil"/>
              <w:left w:val="nil"/>
              <w:bottom w:val="single" w:sz="4" w:space="0" w:color="auto"/>
              <w:right w:val="nil"/>
            </w:tcBorders>
            <w:shd w:val="clear" w:color="auto" w:fill="auto"/>
            <w:noWrap/>
            <w:vAlign w:val="bottom"/>
            <w:hideMark/>
          </w:tcPr>
          <w:p w14:paraId="0614C650" w14:textId="1DAC3582" w:rsidR="00CB6340" w:rsidRPr="00366460" w:rsidRDefault="00CB6340" w:rsidP="00CB634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0"/>
                <w:szCs w:val="20"/>
                <w:bdr w:val="none" w:sz="0" w:space="0" w:color="auto"/>
              </w:rPr>
            </w:pPr>
            <w:r w:rsidRPr="00366460">
              <w:rPr>
                <w:rFonts w:eastAsia="Times New Roman"/>
                <w:b/>
                <w:color w:val="000000"/>
                <w:sz w:val="20"/>
                <w:szCs w:val="20"/>
                <w:bdr w:val="none" w:sz="0" w:space="0" w:color="auto"/>
              </w:rPr>
              <w:t xml:space="preserve">0.57 </w:t>
            </w:r>
            <w:r w:rsidR="00366460" w:rsidRPr="00366460">
              <w:rPr>
                <w:rFonts w:eastAsia="Times New Roman"/>
                <w:b/>
                <w:color w:val="000000"/>
                <w:sz w:val="20"/>
                <w:szCs w:val="20"/>
                <w:bdr w:val="none" w:sz="0" w:space="0" w:color="auto"/>
              </w:rPr>
              <w:t>±</w:t>
            </w:r>
            <w:r w:rsidRPr="00366460">
              <w:rPr>
                <w:rFonts w:eastAsia="Times New Roman"/>
                <w:b/>
                <w:color w:val="000000"/>
                <w:sz w:val="20"/>
                <w:szCs w:val="20"/>
                <w:bdr w:val="none" w:sz="0" w:space="0" w:color="auto"/>
              </w:rPr>
              <w:t xml:space="preserve"> 0.01</w:t>
            </w:r>
          </w:p>
        </w:tc>
      </w:tr>
    </w:tbl>
    <w:p w14:paraId="786BB558" w14:textId="5BBD8C52" w:rsidR="008C51CC" w:rsidRPr="00CB6340" w:rsidRDefault="008C51CC" w:rsidP="00DA1833">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color w:val="000000"/>
          <w:bdr w:val="none" w:sz="0" w:space="0" w:color="auto"/>
        </w:rPr>
      </w:pPr>
    </w:p>
    <w:p w14:paraId="3AA73495" w14:textId="6D1FE54D" w:rsidR="00F65ECF" w:rsidRDefault="00F65ECF" w:rsidP="00DA1833">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color w:val="000000"/>
          <w:bdr w:val="none" w:sz="0" w:space="0" w:color="auto"/>
        </w:rPr>
      </w:pPr>
    </w:p>
    <w:p w14:paraId="7BACB8D9" w14:textId="77777777" w:rsidR="00F65ECF" w:rsidRDefault="00F65ECF" w:rsidP="00DA1833">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color w:val="000000"/>
          <w:bdr w:val="none" w:sz="0" w:space="0" w:color="auto"/>
        </w:rPr>
      </w:pPr>
    </w:p>
    <w:p w14:paraId="0055B110" w14:textId="77777777" w:rsidR="00F65ECF" w:rsidRDefault="00F65ECF" w:rsidP="00DA1833">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eastAsia="Times New Roman"/>
          <w:color w:val="000000"/>
          <w:bdr w:val="none" w:sz="0" w:space="0" w:color="auto"/>
        </w:rPr>
        <w:sectPr w:rsidR="00F65ECF" w:rsidSect="00CB6340">
          <w:pgSz w:w="15840" w:h="12240" w:orient="landscape"/>
          <w:pgMar w:top="1440" w:right="1440" w:bottom="1440" w:left="1440" w:header="720" w:footer="720" w:gutter="0"/>
          <w:lnNumType w:countBy="1" w:restart="continuous"/>
          <w:cols w:space="720"/>
          <w:docGrid w:linePitch="326"/>
        </w:sectPr>
      </w:pPr>
    </w:p>
    <w:p w14:paraId="28A65E23" w14:textId="5D2F5942" w:rsidR="008C51CC" w:rsidRDefault="00DA1833" w:rsidP="008110F5">
      <w:pPr>
        <w:pStyle w:val="Body"/>
        <w:outlineLvl w:val="0"/>
        <w:rPr>
          <w:rFonts w:ascii="Times New Roman" w:eastAsia="Times New Roman" w:hAnsi="Times New Roman" w:cs="Times New Roman"/>
          <w:bCs/>
          <w:lang w:val="en-US"/>
        </w:rPr>
      </w:pPr>
      <w:r w:rsidRPr="00010CC0">
        <w:rPr>
          <w:rFonts w:ascii="Times New Roman" w:eastAsia="Times New Roman" w:hAnsi="Times New Roman" w:cs="Times New Roman"/>
          <w:b/>
          <w:bCs/>
          <w:lang w:val="en-US"/>
        </w:rPr>
        <w:lastRenderedPageBreak/>
        <w:t xml:space="preserve">Table 3. </w:t>
      </w:r>
      <w:r w:rsidRPr="00FA471E">
        <w:rPr>
          <w:rFonts w:ascii="Times New Roman" w:eastAsia="Times New Roman" w:hAnsi="Times New Roman" w:cs="Times New Roman"/>
          <w:bCs/>
          <w:lang w:val="en-US"/>
        </w:rPr>
        <w:t xml:space="preserve">Concentration and optical properties of the porewater DOM for each of the 15 sites. Values are reported as mean </w:t>
      </w:r>
      <w:r w:rsidR="005D2709">
        <w:rPr>
          <w:rFonts w:ascii="Times New Roman" w:eastAsia="Times New Roman" w:hAnsi="Times New Roman" w:cs="Times New Roman"/>
          <w:bCs/>
          <w:lang w:val="en-US"/>
        </w:rPr>
        <w:t xml:space="preserve">± </w:t>
      </w:r>
      <w:r w:rsidRPr="00FA471E">
        <w:rPr>
          <w:rFonts w:ascii="Times New Roman" w:eastAsia="Times New Roman" w:hAnsi="Times New Roman" w:cs="Times New Roman"/>
          <w:bCs/>
          <w:lang w:val="en-US"/>
        </w:rPr>
        <w:t>SD. Averages for each zone are in bold</w:t>
      </w:r>
      <w:r w:rsidR="001A2E0B">
        <w:rPr>
          <w:rFonts w:ascii="Times New Roman" w:eastAsia="Times New Roman" w:hAnsi="Times New Roman" w:cs="Times New Roman"/>
          <w:bCs/>
          <w:lang w:val="en-US"/>
        </w:rPr>
        <w:t>.</w:t>
      </w:r>
    </w:p>
    <w:p w14:paraId="7C801ECD" w14:textId="77777777" w:rsidR="008110F5" w:rsidRDefault="008110F5" w:rsidP="008110F5">
      <w:pPr>
        <w:pStyle w:val="Body"/>
        <w:outlineLvl w:val="0"/>
        <w:rPr>
          <w:rFonts w:ascii="Times New Roman" w:eastAsia="Times New Roman" w:hAnsi="Times New Roman" w:cs="Times New Roman"/>
          <w:bCs/>
          <w:lang w:val="en-US"/>
        </w:rPr>
      </w:pPr>
    </w:p>
    <w:tbl>
      <w:tblPr>
        <w:tblW w:w="11700" w:type="dxa"/>
        <w:tblLook w:val="04A0" w:firstRow="1" w:lastRow="0" w:firstColumn="1" w:lastColumn="0" w:noHBand="0" w:noVBand="1"/>
      </w:tblPr>
      <w:tblGrid>
        <w:gridCol w:w="900"/>
        <w:gridCol w:w="1304"/>
        <w:gridCol w:w="1890"/>
        <w:gridCol w:w="1710"/>
        <w:gridCol w:w="1530"/>
        <w:gridCol w:w="1440"/>
        <w:gridCol w:w="1440"/>
        <w:gridCol w:w="1530"/>
      </w:tblGrid>
      <w:tr w:rsidR="00980CC9" w:rsidRPr="005D2709" w14:paraId="4C088ECD" w14:textId="77777777" w:rsidTr="005D2709">
        <w:trPr>
          <w:trHeight w:val="300"/>
        </w:trPr>
        <w:tc>
          <w:tcPr>
            <w:tcW w:w="900" w:type="dxa"/>
            <w:tcBorders>
              <w:top w:val="single" w:sz="4" w:space="0" w:color="auto"/>
              <w:left w:val="nil"/>
              <w:bottom w:val="single" w:sz="4" w:space="0" w:color="auto"/>
              <w:right w:val="nil"/>
            </w:tcBorders>
            <w:shd w:val="clear" w:color="auto" w:fill="auto"/>
            <w:noWrap/>
            <w:vAlign w:val="center"/>
            <w:hideMark/>
          </w:tcPr>
          <w:p w14:paraId="74DA8EBC"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Site</w:t>
            </w:r>
          </w:p>
        </w:tc>
        <w:tc>
          <w:tcPr>
            <w:tcW w:w="1260" w:type="dxa"/>
            <w:tcBorders>
              <w:top w:val="single" w:sz="4" w:space="0" w:color="auto"/>
              <w:left w:val="nil"/>
              <w:bottom w:val="single" w:sz="4" w:space="0" w:color="auto"/>
              <w:right w:val="nil"/>
            </w:tcBorders>
            <w:shd w:val="clear" w:color="auto" w:fill="auto"/>
            <w:noWrap/>
            <w:vAlign w:val="center"/>
            <w:hideMark/>
          </w:tcPr>
          <w:p w14:paraId="7FA2A56C"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Reservoir Zone</w:t>
            </w:r>
          </w:p>
        </w:tc>
        <w:tc>
          <w:tcPr>
            <w:tcW w:w="1890" w:type="dxa"/>
            <w:tcBorders>
              <w:top w:val="single" w:sz="4" w:space="0" w:color="auto"/>
              <w:left w:val="nil"/>
              <w:bottom w:val="single" w:sz="4" w:space="0" w:color="auto"/>
              <w:right w:val="nil"/>
            </w:tcBorders>
            <w:shd w:val="clear" w:color="auto" w:fill="auto"/>
            <w:noWrap/>
            <w:vAlign w:val="center"/>
            <w:hideMark/>
          </w:tcPr>
          <w:p w14:paraId="1DB12C6D" w14:textId="19C70796"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DOC</w:t>
            </w:r>
            <w:r w:rsidR="005D2709">
              <w:rPr>
                <w:rFonts w:eastAsia="Times New Roman"/>
                <w:color w:val="000000"/>
                <w:sz w:val="22"/>
                <w:szCs w:val="22"/>
                <w:bdr w:val="none" w:sz="0" w:space="0" w:color="auto"/>
              </w:rPr>
              <w:t xml:space="preserve"> (mg/L)</w:t>
            </w:r>
          </w:p>
        </w:tc>
        <w:tc>
          <w:tcPr>
            <w:tcW w:w="1710" w:type="dxa"/>
            <w:tcBorders>
              <w:top w:val="single" w:sz="4" w:space="0" w:color="auto"/>
              <w:left w:val="nil"/>
              <w:bottom w:val="single" w:sz="4" w:space="0" w:color="auto"/>
              <w:right w:val="nil"/>
            </w:tcBorders>
            <w:shd w:val="clear" w:color="auto" w:fill="auto"/>
            <w:noWrap/>
            <w:vAlign w:val="center"/>
            <w:hideMark/>
          </w:tcPr>
          <w:p w14:paraId="310225BE"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FI</w:t>
            </w:r>
          </w:p>
        </w:tc>
        <w:tc>
          <w:tcPr>
            <w:tcW w:w="1530" w:type="dxa"/>
            <w:tcBorders>
              <w:top w:val="single" w:sz="4" w:space="0" w:color="auto"/>
              <w:left w:val="nil"/>
              <w:bottom w:val="single" w:sz="4" w:space="0" w:color="auto"/>
              <w:right w:val="nil"/>
            </w:tcBorders>
            <w:shd w:val="clear" w:color="auto" w:fill="auto"/>
            <w:noWrap/>
            <w:vAlign w:val="center"/>
            <w:hideMark/>
          </w:tcPr>
          <w:p w14:paraId="3A6EC330"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BIX</w:t>
            </w:r>
          </w:p>
        </w:tc>
        <w:tc>
          <w:tcPr>
            <w:tcW w:w="1440" w:type="dxa"/>
            <w:tcBorders>
              <w:top w:val="single" w:sz="4" w:space="0" w:color="auto"/>
              <w:left w:val="nil"/>
              <w:bottom w:val="single" w:sz="4" w:space="0" w:color="auto"/>
              <w:right w:val="nil"/>
            </w:tcBorders>
            <w:shd w:val="clear" w:color="auto" w:fill="auto"/>
            <w:noWrap/>
            <w:vAlign w:val="center"/>
            <w:hideMark/>
          </w:tcPr>
          <w:p w14:paraId="4642E81F"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RFE</w:t>
            </w:r>
          </w:p>
        </w:tc>
        <w:tc>
          <w:tcPr>
            <w:tcW w:w="1440" w:type="dxa"/>
            <w:tcBorders>
              <w:top w:val="single" w:sz="4" w:space="0" w:color="auto"/>
              <w:left w:val="nil"/>
              <w:bottom w:val="single" w:sz="4" w:space="0" w:color="auto"/>
              <w:right w:val="nil"/>
            </w:tcBorders>
            <w:shd w:val="clear" w:color="auto" w:fill="auto"/>
            <w:noWrap/>
            <w:vAlign w:val="center"/>
            <w:hideMark/>
          </w:tcPr>
          <w:p w14:paraId="0FCFC561"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HIX</w:t>
            </w:r>
          </w:p>
        </w:tc>
        <w:tc>
          <w:tcPr>
            <w:tcW w:w="1530" w:type="dxa"/>
            <w:tcBorders>
              <w:top w:val="single" w:sz="4" w:space="0" w:color="auto"/>
              <w:left w:val="nil"/>
              <w:bottom w:val="single" w:sz="4" w:space="0" w:color="auto"/>
              <w:right w:val="nil"/>
            </w:tcBorders>
            <w:shd w:val="clear" w:color="auto" w:fill="auto"/>
            <w:noWrap/>
            <w:vAlign w:val="center"/>
            <w:hideMark/>
          </w:tcPr>
          <w:p w14:paraId="1675E64E" w14:textId="77777777" w:rsidR="00032DB1"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vertAlign w:val="subscript"/>
              </w:rPr>
            </w:pPr>
            <w:r w:rsidRPr="005D2709">
              <w:rPr>
                <w:rFonts w:eastAsia="Times New Roman"/>
                <w:color w:val="000000"/>
                <w:sz w:val="22"/>
                <w:szCs w:val="22"/>
                <w:bdr w:val="none" w:sz="0" w:space="0" w:color="auto"/>
              </w:rPr>
              <w:t>SUVA</w:t>
            </w:r>
            <w:r w:rsidRPr="005D2709">
              <w:rPr>
                <w:rFonts w:eastAsia="Times New Roman"/>
                <w:color w:val="000000"/>
                <w:sz w:val="22"/>
                <w:szCs w:val="22"/>
                <w:bdr w:val="none" w:sz="0" w:space="0" w:color="auto"/>
                <w:vertAlign w:val="subscript"/>
              </w:rPr>
              <w:t>254</w:t>
            </w:r>
            <w:r w:rsidR="00032DB1">
              <w:rPr>
                <w:rFonts w:eastAsia="Times New Roman"/>
                <w:color w:val="000000"/>
                <w:sz w:val="22"/>
                <w:szCs w:val="22"/>
                <w:bdr w:val="none" w:sz="0" w:space="0" w:color="auto"/>
                <w:vertAlign w:val="subscript"/>
              </w:rPr>
              <w:t xml:space="preserve"> </w:t>
            </w:r>
          </w:p>
          <w:p w14:paraId="30D3E518" w14:textId="6A388C93" w:rsidR="00980CC9" w:rsidRPr="00032DB1" w:rsidRDefault="00032DB1"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vertAlign w:val="superscript"/>
              </w:rPr>
            </w:pPr>
            <w:r>
              <w:rPr>
                <w:rFonts w:eastAsia="Times New Roman"/>
                <w:color w:val="000000"/>
                <w:sz w:val="22"/>
                <w:szCs w:val="22"/>
                <w:bdr w:val="none" w:sz="0" w:space="0" w:color="auto"/>
              </w:rPr>
              <w:t>(mg C</w:t>
            </w:r>
            <w:r>
              <w:rPr>
                <w:rFonts w:eastAsia="Times New Roman"/>
                <w:color w:val="000000"/>
                <w:sz w:val="22"/>
                <w:szCs w:val="22"/>
                <w:bdr w:val="none" w:sz="0" w:space="0" w:color="auto"/>
                <w:vertAlign w:val="superscript"/>
              </w:rPr>
              <w:t xml:space="preserve">-1 </w:t>
            </w:r>
            <w:r>
              <w:rPr>
                <w:rFonts w:eastAsia="Times New Roman"/>
                <w:color w:val="000000"/>
                <w:sz w:val="22"/>
                <w:szCs w:val="22"/>
                <w:bdr w:val="none" w:sz="0" w:space="0" w:color="auto"/>
              </w:rPr>
              <w:t>m</w:t>
            </w:r>
            <w:r>
              <w:rPr>
                <w:rFonts w:eastAsia="Times New Roman"/>
                <w:color w:val="000000"/>
                <w:sz w:val="22"/>
                <w:szCs w:val="22"/>
                <w:bdr w:val="none" w:sz="0" w:space="0" w:color="auto"/>
                <w:vertAlign w:val="superscript"/>
              </w:rPr>
              <w:t>-1)</w:t>
            </w:r>
          </w:p>
        </w:tc>
      </w:tr>
      <w:tr w:rsidR="00980CC9" w:rsidRPr="005D2709" w14:paraId="2C03D9D0" w14:textId="77777777" w:rsidTr="005D2709">
        <w:trPr>
          <w:trHeight w:val="300"/>
        </w:trPr>
        <w:tc>
          <w:tcPr>
            <w:tcW w:w="900" w:type="dxa"/>
            <w:tcBorders>
              <w:top w:val="single" w:sz="4" w:space="0" w:color="auto"/>
              <w:left w:val="nil"/>
              <w:bottom w:val="nil"/>
              <w:right w:val="nil"/>
            </w:tcBorders>
            <w:shd w:val="clear" w:color="auto" w:fill="auto"/>
            <w:noWrap/>
            <w:vAlign w:val="center"/>
            <w:hideMark/>
          </w:tcPr>
          <w:p w14:paraId="7F5B3A71"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R1</w:t>
            </w:r>
          </w:p>
        </w:tc>
        <w:tc>
          <w:tcPr>
            <w:tcW w:w="1260" w:type="dxa"/>
            <w:tcBorders>
              <w:top w:val="single" w:sz="4" w:space="0" w:color="auto"/>
              <w:left w:val="nil"/>
              <w:bottom w:val="nil"/>
              <w:right w:val="nil"/>
            </w:tcBorders>
            <w:shd w:val="clear" w:color="auto" w:fill="auto"/>
            <w:noWrap/>
            <w:vAlign w:val="center"/>
            <w:hideMark/>
          </w:tcPr>
          <w:p w14:paraId="69DDF76F"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riverine</w:t>
            </w:r>
          </w:p>
        </w:tc>
        <w:tc>
          <w:tcPr>
            <w:tcW w:w="1890" w:type="dxa"/>
            <w:tcBorders>
              <w:top w:val="single" w:sz="4" w:space="0" w:color="auto"/>
              <w:left w:val="nil"/>
              <w:bottom w:val="nil"/>
              <w:right w:val="nil"/>
            </w:tcBorders>
            <w:shd w:val="clear" w:color="auto" w:fill="auto"/>
            <w:noWrap/>
            <w:vAlign w:val="center"/>
            <w:hideMark/>
          </w:tcPr>
          <w:p w14:paraId="036A5D3B" w14:textId="5BFA24B3"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28.73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2.24</w:t>
            </w:r>
          </w:p>
        </w:tc>
        <w:tc>
          <w:tcPr>
            <w:tcW w:w="1710" w:type="dxa"/>
            <w:tcBorders>
              <w:top w:val="single" w:sz="4" w:space="0" w:color="auto"/>
              <w:left w:val="nil"/>
              <w:bottom w:val="nil"/>
              <w:right w:val="nil"/>
            </w:tcBorders>
            <w:shd w:val="clear" w:color="auto" w:fill="auto"/>
            <w:noWrap/>
            <w:vAlign w:val="center"/>
            <w:hideMark/>
          </w:tcPr>
          <w:p w14:paraId="2287563C" w14:textId="1B537F3F"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1.73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single" w:sz="4" w:space="0" w:color="auto"/>
              <w:left w:val="nil"/>
              <w:bottom w:val="nil"/>
              <w:right w:val="nil"/>
            </w:tcBorders>
            <w:shd w:val="clear" w:color="auto" w:fill="auto"/>
            <w:noWrap/>
            <w:vAlign w:val="center"/>
            <w:hideMark/>
          </w:tcPr>
          <w:p w14:paraId="3D03FF4F" w14:textId="3CABEFBC"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w:t>
            </w:r>
            <w:r w:rsidR="005F4CCD">
              <w:rPr>
                <w:rFonts w:eastAsia="Times New Roman"/>
                <w:color w:val="000000"/>
                <w:sz w:val="22"/>
                <w:szCs w:val="22"/>
                <w:bdr w:val="none" w:sz="0" w:space="0" w:color="auto"/>
              </w:rPr>
              <w:t>.00</w:t>
            </w:r>
          </w:p>
        </w:tc>
        <w:tc>
          <w:tcPr>
            <w:tcW w:w="1440" w:type="dxa"/>
            <w:tcBorders>
              <w:top w:val="single" w:sz="4" w:space="0" w:color="auto"/>
              <w:left w:val="nil"/>
              <w:bottom w:val="nil"/>
              <w:right w:val="nil"/>
            </w:tcBorders>
            <w:shd w:val="clear" w:color="auto" w:fill="auto"/>
            <w:noWrap/>
            <w:vAlign w:val="center"/>
            <w:hideMark/>
          </w:tcPr>
          <w:p w14:paraId="5D66466D" w14:textId="6A0E61DA"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1.33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0.06</w:t>
            </w:r>
          </w:p>
        </w:tc>
        <w:tc>
          <w:tcPr>
            <w:tcW w:w="1440" w:type="dxa"/>
            <w:tcBorders>
              <w:top w:val="single" w:sz="4" w:space="0" w:color="auto"/>
              <w:left w:val="nil"/>
              <w:bottom w:val="nil"/>
              <w:right w:val="nil"/>
            </w:tcBorders>
            <w:shd w:val="clear" w:color="auto" w:fill="auto"/>
            <w:noWrap/>
            <w:vAlign w:val="center"/>
            <w:hideMark/>
          </w:tcPr>
          <w:p w14:paraId="37A89D70" w14:textId="024D3621"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0.74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w:t>
            </w:r>
          </w:p>
        </w:tc>
        <w:tc>
          <w:tcPr>
            <w:tcW w:w="1530" w:type="dxa"/>
            <w:tcBorders>
              <w:top w:val="single" w:sz="4" w:space="0" w:color="auto"/>
              <w:left w:val="nil"/>
              <w:bottom w:val="nil"/>
              <w:right w:val="nil"/>
            </w:tcBorders>
            <w:shd w:val="clear" w:color="auto" w:fill="auto"/>
            <w:noWrap/>
            <w:vAlign w:val="center"/>
            <w:hideMark/>
          </w:tcPr>
          <w:p w14:paraId="5AACA35C" w14:textId="2918772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2.89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0.32</w:t>
            </w:r>
          </w:p>
        </w:tc>
      </w:tr>
      <w:tr w:rsidR="00980CC9" w:rsidRPr="005D2709" w14:paraId="1C97A448" w14:textId="77777777" w:rsidTr="005D2709">
        <w:trPr>
          <w:trHeight w:val="300"/>
        </w:trPr>
        <w:tc>
          <w:tcPr>
            <w:tcW w:w="900" w:type="dxa"/>
            <w:tcBorders>
              <w:top w:val="nil"/>
              <w:left w:val="nil"/>
              <w:bottom w:val="nil"/>
              <w:right w:val="nil"/>
            </w:tcBorders>
            <w:shd w:val="clear" w:color="auto" w:fill="auto"/>
            <w:noWrap/>
            <w:vAlign w:val="center"/>
            <w:hideMark/>
          </w:tcPr>
          <w:p w14:paraId="2AC7CECA"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R2</w:t>
            </w:r>
          </w:p>
        </w:tc>
        <w:tc>
          <w:tcPr>
            <w:tcW w:w="1260" w:type="dxa"/>
            <w:tcBorders>
              <w:top w:val="nil"/>
              <w:left w:val="nil"/>
              <w:bottom w:val="nil"/>
              <w:right w:val="nil"/>
            </w:tcBorders>
            <w:shd w:val="clear" w:color="auto" w:fill="auto"/>
            <w:noWrap/>
            <w:vAlign w:val="center"/>
            <w:hideMark/>
          </w:tcPr>
          <w:p w14:paraId="4E54E723"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riverine</w:t>
            </w:r>
          </w:p>
        </w:tc>
        <w:tc>
          <w:tcPr>
            <w:tcW w:w="1890" w:type="dxa"/>
            <w:tcBorders>
              <w:top w:val="nil"/>
              <w:left w:val="nil"/>
              <w:bottom w:val="nil"/>
              <w:right w:val="nil"/>
            </w:tcBorders>
            <w:shd w:val="clear" w:color="auto" w:fill="auto"/>
            <w:noWrap/>
            <w:vAlign w:val="center"/>
            <w:hideMark/>
          </w:tcPr>
          <w:p w14:paraId="2A33F5B2" w14:textId="7C9547C3"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134.49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152.23</w:t>
            </w:r>
          </w:p>
        </w:tc>
        <w:tc>
          <w:tcPr>
            <w:tcW w:w="1710" w:type="dxa"/>
            <w:tcBorders>
              <w:top w:val="nil"/>
              <w:left w:val="nil"/>
              <w:bottom w:val="nil"/>
              <w:right w:val="nil"/>
            </w:tcBorders>
            <w:shd w:val="clear" w:color="auto" w:fill="auto"/>
            <w:noWrap/>
            <w:vAlign w:val="center"/>
            <w:hideMark/>
          </w:tcPr>
          <w:p w14:paraId="2665682F" w14:textId="3CCB93B5"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1.73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0.04</w:t>
            </w:r>
          </w:p>
        </w:tc>
        <w:tc>
          <w:tcPr>
            <w:tcW w:w="1530" w:type="dxa"/>
            <w:tcBorders>
              <w:top w:val="nil"/>
              <w:left w:val="nil"/>
              <w:bottom w:val="nil"/>
              <w:right w:val="nil"/>
            </w:tcBorders>
            <w:shd w:val="clear" w:color="auto" w:fill="auto"/>
            <w:noWrap/>
            <w:vAlign w:val="center"/>
            <w:hideMark/>
          </w:tcPr>
          <w:p w14:paraId="1B5AA799" w14:textId="1B6F9F3B"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0.07</w:t>
            </w:r>
          </w:p>
        </w:tc>
        <w:tc>
          <w:tcPr>
            <w:tcW w:w="1440" w:type="dxa"/>
            <w:tcBorders>
              <w:top w:val="nil"/>
              <w:left w:val="nil"/>
              <w:bottom w:val="nil"/>
              <w:right w:val="nil"/>
            </w:tcBorders>
            <w:shd w:val="clear" w:color="auto" w:fill="auto"/>
            <w:noWrap/>
            <w:vAlign w:val="center"/>
            <w:hideMark/>
          </w:tcPr>
          <w:p w14:paraId="7FDC47DC" w14:textId="39F884A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1.09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0.18</w:t>
            </w:r>
          </w:p>
        </w:tc>
        <w:tc>
          <w:tcPr>
            <w:tcW w:w="1440" w:type="dxa"/>
            <w:tcBorders>
              <w:top w:val="nil"/>
              <w:left w:val="nil"/>
              <w:bottom w:val="nil"/>
              <w:right w:val="nil"/>
            </w:tcBorders>
            <w:shd w:val="clear" w:color="auto" w:fill="auto"/>
            <w:noWrap/>
            <w:vAlign w:val="center"/>
            <w:hideMark/>
          </w:tcPr>
          <w:p w14:paraId="40BDB45D" w14:textId="74B8334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0.64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0.22</w:t>
            </w:r>
          </w:p>
        </w:tc>
        <w:tc>
          <w:tcPr>
            <w:tcW w:w="1530" w:type="dxa"/>
            <w:tcBorders>
              <w:top w:val="nil"/>
              <w:left w:val="nil"/>
              <w:bottom w:val="nil"/>
              <w:right w:val="nil"/>
            </w:tcBorders>
            <w:shd w:val="clear" w:color="auto" w:fill="auto"/>
            <w:noWrap/>
            <w:vAlign w:val="center"/>
            <w:hideMark/>
          </w:tcPr>
          <w:p w14:paraId="48BD2DEC" w14:textId="4B4CE8A4"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1.59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1.32</w:t>
            </w:r>
          </w:p>
        </w:tc>
      </w:tr>
      <w:tr w:rsidR="00980CC9" w:rsidRPr="005D2709" w14:paraId="1D75422D" w14:textId="77777777" w:rsidTr="005D2709">
        <w:trPr>
          <w:trHeight w:val="300"/>
        </w:trPr>
        <w:tc>
          <w:tcPr>
            <w:tcW w:w="900" w:type="dxa"/>
            <w:tcBorders>
              <w:top w:val="nil"/>
              <w:left w:val="nil"/>
              <w:right w:val="nil"/>
            </w:tcBorders>
            <w:shd w:val="clear" w:color="auto" w:fill="auto"/>
            <w:noWrap/>
            <w:vAlign w:val="center"/>
            <w:hideMark/>
          </w:tcPr>
          <w:p w14:paraId="00862711"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R3</w:t>
            </w:r>
          </w:p>
        </w:tc>
        <w:tc>
          <w:tcPr>
            <w:tcW w:w="1260" w:type="dxa"/>
            <w:tcBorders>
              <w:top w:val="nil"/>
              <w:left w:val="nil"/>
              <w:right w:val="nil"/>
            </w:tcBorders>
            <w:shd w:val="clear" w:color="auto" w:fill="auto"/>
            <w:noWrap/>
            <w:vAlign w:val="center"/>
            <w:hideMark/>
          </w:tcPr>
          <w:p w14:paraId="3595608A"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riverine</w:t>
            </w:r>
          </w:p>
        </w:tc>
        <w:tc>
          <w:tcPr>
            <w:tcW w:w="1890" w:type="dxa"/>
            <w:tcBorders>
              <w:top w:val="nil"/>
              <w:left w:val="nil"/>
              <w:right w:val="nil"/>
            </w:tcBorders>
            <w:shd w:val="clear" w:color="auto" w:fill="auto"/>
            <w:noWrap/>
            <w:vAlign w:val="center"/>
            <w:hideMark/>
          </w:tcPr>
          <w:p w14:paraId="3EA54BCD" w14:textId="07539B9A"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39.26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5.47</w:t>
            </w:r>
          </w:p>
        </w:tc>
        <w:tc>
          <w:tcPr>
            <w:tcW w:w="1710" w:type="dxa"/>
            <w:tcBorders>
              <w:top w:val="nil"/>
              <w:left w:val="nil"/>
              <w:right w:val="nil"/>
            </w:tcBorders>
            <w:shd w:val="clear" w:color="auto" w:fill="auto"/>
            <w:noWrap/>
            <w:vAlign w:val="center"/>
            <w:hideMark/>
          </w:tcPr>
          <w:p w14:paraId="6659C938" w14:textId="6857C0C5"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1.72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530" w:type="dxa"/>
            <w:tcBorders>
              <w:top w:val="nil"/>
              <w:left w:val="nil"/>
              <w:right w:val="nil"/>
            </w:tcBorders>
            <w:shd w:val="clear" w:color="auto" w:fill="auto"/>
            <w:noWrap/>
            <w:vAlign w:val="center"/>
            <w:hideMark/>
          </w:tcPr>
          <w:p w14:paraId="1D8949B4" w14:textId="3EC40AF4"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440" w:type="dxa"/>
            <w:tcBorders>
              <w:top w:val="nil"/>
              <w:left w:val="nil"/>
              <w:right w:val="nil"/>
            </w:tcBorders>
            <w:shd w:val="clear" w:color="auto" w:fill="auto"/>
            <w:noWrap/>
            <w:vAlign w:val="center"/>
            <w:hideMark/>
          </w:tcPr>
          <w:p w14:paraId="36DD487F" w14:textId="4C83EC30"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0.7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0.18</w:t>
            </w:r>
          </w:p>
        </w:tc>
        <w:tc>
          <w:tcPr>
            <w:tcW w:w="1440" w:type="dxa"/>
            <w:tcBorders>
              <w:top w:val="nil"/>
              <w:left w:val="nil"/>
              <w:right w:val="nil"/>
            </w:tcBorders>
            <w:shd w:val="clear" w:color="auto" w:fill="auto"/>
            <w:noWrap/>
            <w:vAlign w:val="center"/>
            <w:hideMark/>
          </w:tcPr>
          <w:p w14:paraId="6232FC43" w14:textId="7B0AD259"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0.68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0.03</w:t>
            </w:r>
          </w:p>
        </w:tc>
        <w:tc>
          <w:tcPr>
            <w:tcW w:w="1530" w:type="dxa"/>
            <w:tcBorders>
              <w:top w:val="nil"/>
              <w:left w:val="nil"/>
              <w:right w:val="nil"/>
            </w:tcBorders>
            <w:shd w:val="clear" w:color="auto" w:fill="auto"/>
            <w:noWrap/>
            <w:vAlign w:val="center"/>
            <w:hideMark/>
          </w:tcPr>
          <w:p w14:paraId="59048528" w14:textId="228C7EB1"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3.01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0.86</w:t>
            </w:r>
          </w:p>
        </w:tc>
      </w:tr>
      <w:tr w:rsidR="00980CC9" w:rsidRPr="005D2709" w14:paraId="736A516C" w14:textId="77777777" w:rsidTr="005D2709">
        <w:trPr>
          <w:trHeight w:val="300"/>
        </w:trPr>
        <w:tc>
          <w:tcPr>
            <w:tcW w:w="900" w:type="dxa"/>
            <w:tcBorders>
              <w:top w:val="nil"/>
              <w:left w:val="nil"/>
              <w:bottom w:val="single" w:sz="4" w:space="0" w:color="auto"/>
              <w:right w:val="nil"/>
            </w:tcBorders>
            <w:shd w:val="clear" w:color="auto" w:fill="auto"/>
            <w:noWrap/>
            <w:vAlign w:val="center"/>
            <w:hideMark/>
          </w:tcPr>
          <w:p w14:paraId="36786861"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R4</w:t>
            </w:r>
          </w:p>
        </w:tc>
        <w:tc>
          <w:tcPr>
            <w:tcW w:w="1260" w:type="dxa"/>
            <w:tcBorders>
              <w:top w:val="nil"/>
              <w:left w:val="nil"/>
              <w:bottom w:val="single" w:sz="4" w:space="0" w:color="auto"/>
              <w:right w:val="nil"/>
            </w:tcBorders>
            <w:shd w:val="clear" w:color="auto" w:fill="auto"/>
            <w:noWrap/>
            <w:vAlign w:val="center"/>
            <w:hideMark/>
          </w:tcPr>
          <w:p w14:paraId="44491546"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riverine</w:t>
            </w:r>
          </w:p>
        </w:tc>
        <w:tc>
          <w:tcPr>
            <w:tcW w:w="1890" w:type="dxa"/>
            <w:tcBorders>
              <w:top w:val="nil"/>
              <w:left w:val="nil"/>
              <w:bottom w:val="single" w:sz="4" w:space="0" w:color="auto"/>
              <w:right w:val="nil"/>
            </w:tcBorders>
            <w:shd w:val="clear" w:color="auto" w:fill="auto"/>
            <w:noWrap/>
            <w:vAlign w:val="center"/>
            <w:hideMark/>
          </w:tcPr>
          <w:p w14:paraId="42C1F592" w14:textId="28E4480F"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26.79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9.34</w:t>
            </w:r>
          </w:p>
        </w:tc>
        <w:tc>
          <w:tcPr>
            <w:tcW w:w="1710" w:type="dxa"/>
            <w:tcBorders>
              <w:top w:val="nil"/>
              <w:left w:val="nil"/>
              <w:bottom w:val="single" w:sz="4" w:space="0" w:color="auto"/>
              <w:right w:val="nil"/>
            </w:tcBorders>
            <w:shd w:val="clear" w:color="auto" w:fill="auto"/>
            <w:noWrap/>
            <w:vAlign w:val="center"/>
            <w:hideMark/>
          </w:tcPr>
          <w:p w14:paraId="25F6C565" w14:textId="05BDA9F4"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1.74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530" w:type="dxa"/>
            <w:tcBorders>
              <w:top w:val="nil"/>
              <w:left w:val="nil"/>
              <w:bottom w:val="single" w:sz="4" w:space="0" w:color="auto"/>
              <w:right w:val="nil"/>
            </w:tcBorders>
            <w:shd w:val="clear" w:color="auto" w:fill="auto"/>
            <w:noWrap/>
            <w:vAlign w:val="center"/>
            <w:hideMark/>
          </w:tcPr>
          <w:p w14:paraId="06FF87FD" w14:textId="6D5E574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440" w:type="dxa"/>
            <w:tcBorders>
              <w:top w:val="nil"/>
              <w:left w:val="nil"/>
              <w:bottom w:val="single" w:sz="4" w:space="0" w:color="auto"/>
              <w:right w:val="nil"/>
            </w:tcBorders>
            <w:shd w:val="clear" w:color="auto" w:fill="auto"/>
            <w:noWrap/>
            <w:vAlign w:val="center"/>
            <w:hideMark/>
          </w:tcPr>
          <w:p w14:paraId="1410B5A7" w14:textId="0AAC48B6"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0.07</w:t>
            </w:r>
          </w:p>
        </w:tc>
        <w:tc>
          <w:tcPr>
            <w:tcW w:w="1440" w:type="dxa"/>
            <w:tcBorders>
              <w:top w:val="nil"/>
              <w:left w:val="nil"/>
              <w:bottom w:val="single" w:sz="4" w:space="0" w:color="auto"/>
              <w:right w:val="nil"/>
            </w:tcBorders>
            <w:shd w:val="clear" w:color="auto" w:fill="auto"/>
            <w:noWrap/>
            <w:vAlign w:val="center"/>
            <w:hideMark/>
          </w:tcPr>
          <w:p w14:paraId="601578BF" w14:textId="33F71FC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nil"/>
              <w:left w:val="nil"/>
              <w:bottom w:val="single" w:sz="4" w:space="0" w:color="auto"/>
              <w:right w:val="nil"/>
            </w:tcBorders>
            <w:shd w:val="clear" w:color="auto" w:fill="auto"/>
            <w:noWrap/>
            <w:vAlign w:val="center"/>
            <w:hideMark/>
          </w:tcPr>
          <w:p w14:paraId="32C61041" w14:textId="52CC0AB4"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3.21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0.9</w:t>
            </w:r>
            <w:r w:rsidR="005F4CCD">
              <w:rPr>
                <w:rFonts w:eastAsia="Times New Roman"/>
                <w:color w:val="000000"/>
                <w:sz w:val="22"/>
                <w:szCs w:val="22"/>
                <w:bdr w:val="none" w:sz="0" w:space="0" w:color="auto"/>
              </w:rPr>
              <w:t>0</w:t>
            </w:r>
          </w:p>
        </w:tc>
      </w:tr>
      <w:tr w:rsidR="00980CC9" w:rsidRPr="005D2709" w14:paraId="53554E70" w14:textId="77777777" w:rsidTr="005D2709">
        <w:trPr>
          <w:trHeight w:val="300"/>
        </w:trPr>
        <w:tc>
          <w:tcPr>
            <w:tcW w:w="900" w:type="dxa"/>
            <w:tcBorders>
              <w:top w:val="single" w:sz="4" w:space="0" w:color="auto"/>
              <w:left w:val="nil"/>
              <w:bottom w:val="nil"/>
              <w:right w:val="nil"/>
            </w:tcBorders>
            <w:shd w:val="clear" w:color="auto" w:fill="auto"/>
            <w:noWrap/>
            <w:vAlign w:val="center"/>
            <w:hideMark/>
          </w:tcPr>
          <w:p w14:paraId="50C284D5"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T1</w:t>
            </w:r>
          </w:p>
        </w:tc>
        <w:tc>
          <w:tcPr>
            <w:tcW w:w="1260" w:type="dxa"/>
            <w:tcBorders>
              <w:top w:val="single" w:sz="4" w:space="0" w:color="auto"/>
              <w:left w:val="nil"/>
              <w:bottom w:val="nil"/>
              <w:right w:val="nil"/>
            </w:tcBorders>
            <w:shd w:val="clear" w:color="auto" w:fill="auto"/>
            <w:noWrap/>
            <w:vAlign w:val="center"/>
            <w:hideMark/>
          </w:tcPr>
          <w:p w14:paraId="516ECF19"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transitional</w:t>
            </w:r>
          </w:p>
        </w:tc>
        <w:tc>
          <w:tcPr>
            <w:tcW w:w="1890" w:type="dxa"/>
            <w:tcBorders>
              <w:top w:val="single" w:sz="4" w:space="0" w:color="auto"/>
              <w:left w:val="nil"/>
              <w:bottom w:val="nil"/>
              <w:right w:val="nil"/>
            </w:tcBorders>
            <w:shd w:val="clear" w:color="auto" w:fill="auto"/>
            <w:noWrap/>
            <w:vAlign w:val="center"/>
            <w:hideMark/>
          </w:tcPr>
          <w:p w14:paraId="230BC541" w14:textId="639B5FB9"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23.9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1.47</w:t>
            </w:r>
          </w:p>
        </w:tc>
        <w:tc>
          <w:tcPr>
            <w:tcW w:w="1710" w:type="dxa"/>
            <w:tcBorders>
              <w:top w:val="single" w:sz="4" w:space="0" w:color="auto"/>
              <w:left w:val="nil"/>
              <w:bottom w:val="nil"/>
              <w:right w:val="nil"/>
            </w:tcBorders>
            <w:shd w:val="clear" w:color="auto" w:fill="auto"/>
            <w:noWrap/>
            <w:vAlign w:val="center"/>
            <w:hideMark/>
          </w:tcPr>
          <w:p w14:paraId="159B19EB" w14:textId="4CCF58BA"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530" w:type="dxa"/>
            <w:tcBorders>
              <w:top w:val="single" w:sz="4" w:space="0" w:color="auto"/>
              <w:left w:val="nil"/>
              <w:bottom w:val="nil"/>
              <w:right w:val="nil"/>
            </w:tcBorders>
            <w:shd w:val="clear" w:color="auto" w:fill="auto"/>
            <w:noWrap/>
            <w:vAlign w:val="center"/>
            <w:hideMark/>
          </w:tcPr>
          <w:p w14:paraId="7A3E14E6" w14:textId="0D309131"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440" w:type="dxa"/>
            <w:tcBorders>
              <w:top w:val="single" w:sz="4" w:space="0" w:color="auto"/>
              <w:left w:val="nil"/>
              <w:bottom w:val="nil"/>
              <w:right w:val="nil"/>
            </w:tcBorders>
            <w:shd w:val="clear" w:color="auto" w:fill="auto"/>
            <w:noWrap/>
            <w:vAlign w:val="center"/>
            <w:hideMark/>
          </w:tcPr>
          <w:p w14:paraId="3AB4B52A" w14:textId="537A879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1.28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0.13</w:t>
            </w:r>
          </w:p>
        </w:tc>
        <w:tc>
          <w:tcPr>
            <w:tcW w:w="1440" w:type="dxa"/>
            <w:tcBorders>
              <w:top w:val="single" w:sz="4" w:space="0" w:color="auto"/>
              <w:left w:val="nil"/>
              <w:bottom w:val="nil"/>
              <w:right w:val="nil"/>
            </w:tcBorders>
            <w:shd w:val="clear" w:color="auto" w:fill="auto"/>
            <w:noWrap/>
            <w:vAlign w:val="center"/>
            <w:hideMark/>
          </w:tcPr>
          <w:p w14:paraId="4196DE9B" w14:textId="5B3B1865"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530" w:type="dxa"/>
            <w:tcBorders>
              <w:top w:val="single" w:sz="4" w:space="0" w:color="auto"/>
              <w:left w:val="nil"/>
              <w:bottom w:val="nil"/>
              <w:right w:val="nil"/>
            </w:tcBorders>
            <w:shd w:val="clear" w:color="auto" w:fill="auto"/>
            <w:noWrap/>
            <w:vAlign w:val="center"/>
            <w:hideMark/>
          </w:tcPr>
          <w:p w14:paraId="53E6ABB0" w14:textId="4A0D465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3.31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0.04</w:t>
            </w:r>
          </w:p>
        </w:tc>
      </w:tr>
      <w:tr w:rsidR="00980CC9" w:rsidRPr="005D2709" w14:paraId="7C9E220C" w14:textId="77777777" w:rsidTr="005D2709">
        <w:trPr>
          <w:trHeight w:val="300"/>
        </w:trPr>
        <w:tc>
          <w:tcPr>
            <w:tcW w:w="900" w:type="dxa"/>
            <w:tcBorders>
              <w:top w:val="nil"/>
              <w:left w:val="nil"/>
              <w:bottom w:val="nil"/>
              <w:right w:val="nil"/>
            </w:tcBorders>
            <w:shd w:val="clear" w:color="auto" w:fill="auto"/>
            <w:noWrap/>
            <w:vAlign w:val="center"/>
            <w:hideMark/>
          </w:tcPr>
          <w:p w14:paraId="0AAEEDD1"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T2</w:t>
            </w:r>
          </w:p>
        </w:tc>
        <w:tc>
          <w:tcPr>
            <w:tcW w:w="1260" w:type="dxa"/>
            <w:tcBorders>
              <w:top w:val="nil"/>
              <w:left w:val="nil"/>
              <w:bottom w:val="nil"/>
              <w:right w:val="nil"/>
            </w:tcBorders>
            <w:shd w:val="clear" w:color="auto" w:fill="auto"/>
            <w:noWrap/>
            <w:vAlign w:val="center"/>
            <w:hideMark/>
          </w:tcPr>
          <w:p w14:paraId="73E61735"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transitional</w:t>
            </w:r>
          </w:p>
        </w:tc>
        <w:tc>
          <w:tcPr>
            <w:tcW w:w="1890" w:type="dxa"/>
            <w:tcBorders>
              <w:top w:val="nil"/>
              <w:left w:val="nil"/>
              <w:bottom w:val="nil"/>
              <w:right w:val="nil"/>
            </w:tcBorders>
            <w:shd w:val="clear" w:color="auto" w:fill="auto"/>
            <w:noWrap/>
            <w:vAlign w:val="center"/>
            <w:hideMark/>
          </w:tcPr>
          <w:p w14:paraId="5D153381" w14:textId="5C641EB3"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24.59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2.21</w:t>
            </w:r>
          </w:p>
        </w:tc>
        <w:tc>
          <w:tcPr>
            <w:tcW w:w="1710" w:type="dxa"/>
            <w:tcBorders>
              <w:top w:val="nil"/>
              <w:left w:val="nil"/>
              <w:bottom w:val="nil"/>
              <w:right w:val="nil"/>
            </w:tcBorders>
            <w:shd w:val="clear" w:color="auto" w:fill="auto"/>
            <w:noWrap/>
            <w:vAlign w:val="center"/>
            <w:hideMark/>
          </w:tcPr>
          <w:p w14:paraId="1165C165" w14:textId="33095E83"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1.66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nil"/>
              <w:left w:val="nil"/>
              <w:bottom w:val="nil"/>
              <w:right w:val="nil"/>
            </w:tcBorders>
            <w:shd w:val="clear" w:color="auto" w:fill="auto"/>
            <w:noWrap/>
            <w:vAlign w:val="center"/>
            <w:hideMark/>
          </w:tcPr>
          <w:p w14:paraId="07B8F7E4" w14:textId="63F5ECC6"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0.64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440" w:type="dxa"/>
            <w:tcBorders>
              <w:top w:val="nil"/>
              <w:left w:val="nil"/>
              <w:bottom w:val="nil"/>
              <w:right w:val="nil"/>
            </w:tcBorders>
            <w:shd w:val="clear" w:color="auto" w:fill="auto"/>
            <w:noWrap/>
            <w:vAlign w:val="center"/>
            <w:hideMark/>
          </w:tcPr>
          <w:p w14:paraId="5E0AA225" w14:textId="6AAC9D3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0.82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0.1</w:t>
            </w:r>
          </w:p>
        </w:tc>
        <w:tc>
          <w:tcPr>
            <w:tcW w:w="1440" w:type="dxa"/>
            <w:tcBorders>
              <w:top w:val="nil"/>
              <w:left w:val="nil"/>
              <w:bottom w:val="nil"/>
              <w:right w:val="nil"/>
            </w:tcBorders>
            <w:shd w:val="clear" w:color="auto" w:fill="auto"/>
            <w:noWrap/>
            <w:vAlign w:val="center"/>
            <w:hideMark/>
          </w:tcPr>
          <w:p w14:paraId="58FB47BF" w14:textId="6CAC308A"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0.84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0.03</w:t>
            </w:r>
          </w:p>
        </w:tc>
        <w:tc>
          <w:tcPr>
            <w:tcW w:w="1530" w:type="dxa"/>
            <w:tcBorders>
              <w:top w:val="nil"/>
              <w:left w:val="nil"/>
              <w:bottom w:val="nil"/>
              <w:right w:val="nil"/>
            </w:tcBorders>
            <w:shd w:val="clear" w:color="auto" w:fill="auto"/>
            <w:noWrap/>
            <w:vAlign w:val="center"/>
            <w:hideMark/>
          </w:tcPr>
          <w:p w14:paraId="3AFC5037" w14:textId="34C0C98C"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3.84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0.08</w:t>
            </w:r>
          </w:p>
        </w:tc>
      </w:tr>
      <w:tr w:rsidR="00980CC9" w:rsidRPr="005D2709" w14:paraId="4EC49D59" w14:textId="77777777" w:rsidTr="005D2709">
        <w:trPr>
          <w:trHeight w:val="300"/>
        </w:trPr>
        <w:tc>
          <w:tcPr>
            <w:tcW w:w="900" w:type="dxa"/>
            <w:tcBorders>
              <w:top w:val="nil"/>
              <w:left w:val="nil"/>
              <w:bottom w:val="nil"/>
              <w:right w:val="nil"/>
            </w:tcBorders>
            <w:shd w:val="clear" w:color="auto" w:fill="auto"/>
            <w:noWrap/>
            <w:vAlign w:val="center"/>
            <w:hideMark/>
          </w:tcPr>
          <w:p w14:paraId="598D1EEB"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T3</w:t>
            </w:r>
          </w:p>
        </w:tc>
        <w:tc>
          <w:tcPr>
            <w:tcW w:w="1260" w:type="dxa"/>
            <w:tcBorders>
              <w:top w:val="nil"/>
              <w:left w:val="nil"/>
              <w:bottom w:val="nil"/>
              <w:right w:val="nil"/>
            </w:tcBorders>
            <w:shd w:val="clear" w:color="auto" w:fill="auto"/>
            <w:noWrap/>
            <w:vAlign w:val="center"/>
            <w:hideMark/>
          </w:tcPr>
          <w:p w14:paraId="15E80141"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transitional</w:t>
            </w:r>
          </w:p>
        </w:tc>
        <w:tc>
          <w:tcPr>
            <w:tcW w:w="1890" w:type="dxa"/>
            <w:tcBorders>
              <w:top w:val="nil"/>
              <w:left w:val="nil"/>
              <w:bottom w:val="nil"/>
              <w:right w:val="nil"/>
            </w:tcBorders>
            <w:shd w:val="clear" w:color="auto" w:fill="auto"/>
            <w:noWrap/>
            <w:vAlign w:val="center"/>
            <w:hideMark/>
          </w:tcPr>
          <w:p w14:paraId="0084D2F7" w14:textId="31C3A42D"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21.45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2.77</w:t>
            </w:r>
          </w:p>
        </w:tc>
        <w:tc>
          <w:tcPr>
            <w:tcW w:w="1710" w:type="dxa"/>
            <w:tcBorders>
              <w:top w:val="nil"/>
              <w:left w:val="nil"/>
              <w:bottom w:val="nil"/>
              <w:right w:val="nil"/>
            </w:tcBorders>
            <w:shd w:val="clear" w:color="auto" w:fill="auto"/>
            <w:noWrap/>
            <w:vAlign w:val="center"/>
            <w:hideMark/>
          </w:tcPr>
          <w:p w14:paraId="029DF1A0" w14:textId="36A8F3AC"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0.03</w:t>
            </w:r>
          </w:p>
        </w:tc>
        <w:tc>
          <w:tcPr>
            <w:tcW w:w="1530" w:type="dxa"/>
            <w:tcBorders>
              <w:top w:val="nil"/>
              <w:left w:val="nil"/>
              <w:bottom w:val="nil"/>
              <w:right w:val="nil"/>
            </w:tcBorders>
            <w:shd w:val="clear" w:color="auto" w:fill="auto"/>
            <w:noWrap/>
            <w:vAlign w:val="center"/>
            <w:hideMark/>
          </w:tcPr>
          <w:p w14:paraId="004B3AD5" w14:textId="2753C84D"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440" w:type="dxa"/>
            <w:tcBorders>
              <w:top w:val="nil"/>
              <w:left w:val="nil"/>
              <w:bottom w:val="nil"/>
              <w:right w:val="nil"/>
            </w:tcBorders>
            <w:shd w:val="clear" w:color="auto" w:fill="auto"/>
            <w:noWrap/>
            <w:vAlign w:val="center"/>
            <w:hideMark/>
          </w:tcPr>
          <w:p w14:paraId="611CA2BA" w14:textId="00BA8F5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440" w:type="dxa"/>
            <w:tcBorders>
              <w:top w:val="nil"/>
              <w:left w:val="nil"/>
              <w:bottom w:val="nil"/>
              <w:right w:val="nil"/>
            </w:tcBorders>
            <w:shd w:val="clear" w:color="auto" w:fill="auto"/>
            <w:noWrap/>
            <w:vAlign w:val="center"/>
            <w:hideMark/>
          </w:tcPr>
          <w:p w14:paraId="229BA49E" w14:textId="2A303693"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0.82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0.04</w:t>
            </w:r>
          </w:p>
        </w:tc>
        <w:tc>
          <w:tcPr>
            <w:tcW w:w="1530" w:type="dxa"/>
            <w:tcBorders>
              <w:top w:val="nil"/>
              <w:left w:val="nil"/>
              <w:bottom w:val="nil"/>
              <w:right w:val="nil"/>
            </w:tcBorders>
            <w:shd w:val="clear" w:color="auto" w:fill="auto"/>
            <w:noWrap/>
            <w:vAlign w:val="center"/>
            <w:hideMark/>
          </w:tcPr>
          <w:p w14:paraId="4806FA7E" w14:textId="213BA4AC"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4.37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0.33</w:t>
            </w:r>
          </w:p>
        </w:tc>
      </w:tr>
      <w:tr w:rsidR="00980CC9" w:rsidRPr="005D2709" w14:paraId="13C5F3FD" w14:textId="77777777" w:rsidTr="005D2709">
        <w:trPr>
          <w:trHeight w:val="300"/>
        </w:trPr>
        <w:tc>
          <w:tcPr>
            <w:tcW w:w="900" w:type="dxa"/>
            <w:tcBorders>
              <w:top w:val="nil"/>
              <w:left w:val="nil"/>
              <w:right w:val="nil"/>
            </w:tcBorders>
            <w:shd w:val="clear" w:color="auto" w:fill="auto"/>
            <w:noWrap/>
            <w:vAlign w:val="center"/>
            <w:hideMark/>
          </w:tcPr>
          <w:p w14:paraId="67D5368C"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T4</w:t>
            </w:r>
          </w:p>
        </w:tc>
        <w:tc>
          <w:tcPr>
            <w:tcW w:w="1260" w:type="dxa"/>
            <w:tcBorders>
              <w:top w:val="nil"/>
              <w:left w:val="nil"/>
              <w:right w:val="nil"/>
            </w:tcBorders>
            <w:shd w:val="clear" w:color="auto" w:fill="auto"/>
            <w:noWrap/>
            <w:vAlign w:val="center"/>
            <w:hideMark/>
          </w:tcPr>
          <w:p w14:paraId="799A832E"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transitional</w:t>
            </w:r>
          </w:p>
        </w:tc>
        <w:tc>
          <w:tcPr>
            <w:tcW w:w="1890" w:type="dxa"/>
            <w:tcBorders>
              <w:top w:val="nil"/>
              <w:left w:val="nil"/>
              <w:right w:val="nil"/>
            </w:tcBorders>
            <w:shd w:val="clear" w:color="auto" w:fill="auto"/>
            <w:noWrap/>
            <w:vAlign w:val="center"/>
            <w:hideMark/>
          </w:tcPr>
          <w:p w14:paraId="37A77240" w14:textId="2F409BF8"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24.76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2.04</w:t>
            </w:r>
          </w:p>
        </w:tc>
        <w:tc>
          <w:tcPr>
            <w:tcW w:w="1710" w:type="dxa"/>
            <w:tcBorders>
              <w:top w:val="nil"/>
              <w:left w:val="nil"/>
              <w:right w:val="nil"/>
            </w:tcBorders>
            <w:shd w:val="clear" w:color="auto" w:fill="auto"/>
            <w:noWrap/>
            <w:vAlign w:val="center"/>
            <w:hideMark/>
          </w:tcPr>
          <w:p w14:paraId="2DD6C284" w14:textId="579C379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1.66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nil"/>
              <w:left w:val="nil"/>
              <w:right w:val="nil"/>
            </w:tcBorders>
            <w:shd w:val="clear" w:color="auto" w:fill="auto"/>
            <w:noWrap/>
            <w:vAlign w:val="center"/>
            <w:hideMark/>
          </w:tcPr>
          <w:p w14:paraId="22F0FD73" w14:textId="156DA59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0.67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w:t>
            </w:r>
            <w:r w:rsidR="005F4CCD">
              <w:rPr>
                <w:rFonts w:eastAsia="Times New Roman"/>
                <w:color w:val="000000"/>
                <w:sz w:val="22"/>
                <w:szCs w:val="22"/>
                <w:bdr w:val="none" w:sz="0" w:space="0" w:color="auto"/>
              </w:rPr>
              <w:t>.00</w:t>
            </w:r>
          </w:p>
        </w:tc>
        <w:tc>
          <w:tcPr>
            <w:tcW w:w="1440" w:type="dxa"/>
            <w:tcBorders>
              <w:top w:val="nil"/>
              <w:left w:val="nil"/>
              <w:right w:val="nil"/>
            </w:tcBorders>
            <w:shd w:val="clear" w:color="auto" w:fill="auto"/>
            <w:noWrap/>
            <w:vAlign w:val="center"/>
            <w:hideMark/>
          </w:tcPr>
          <w:p w14:paraId="1237E0CC" w14:textId="4534A778"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0.06</w:t>
            </w:r>
          </w:p>
        </w:tc>
        <w:tc>
          <w:tcPr>
            <w:tcW w:w="1440" w:type="dxa"/>
            <w:tcBorders>
              <w:top w:val="nil"/>
              <w:left w:val="nil"/>
              <w:right w:val="nil"/>
            </w:tcBorders>
            <w:shd w:val="clear" w:color="auto" w:fill="auto"/>
            <w:noWrap/>
            <w:vAlign w:val="center"/>
            <w:hideMark/>
          </w:tcPr>
          <w:p w14:paraId="04B7B88C" w14:textId="5709DA13"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0.78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nil"/>
              <w:left w:val="nil"/>
              <w:right w:val="nil"/>
            </w:tcBorders>
            <w:shd w:val="clear" w:color="auto" w:fill="auto"/>
            <w:noWrap/>
            <w:vAlign w:val="center"/>
            <w:hideMark/>
          </w:tcPr>
          <w:p w14:paraId="172F7C73" w14:textId="072DBC3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5.04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0.59</w:t>
            </w:r>
          </w:p>
        </w:tc>
      </w:tr>
      <w:tr w:rsidR="00980CC9" w:rsidRPr="005D2709" w14:paraId="4AA16435" w14:textId="77777777" w:rsidTr="005D2709">
        <w:trPr>
          <w:trHeight w:val="300"/>
        </w:trPr>
        <w:tc>
          <w:tcPr>
            <w:tcW w:w="900" w:type="dxa"/>
            <w:tcBorders>
              <w:top w:val="nil"/>
              <w:left w:val="nil"/>
              <w:bottom w:val="single" w:sz="4" w:space="0" w:color="auto"/>
              <w:right w:val="nil"/>
            </w:tcBorders>
            <w:shd w:val="clear" w:color="auto" w:fill="auto"/>
            <w:noWrap/>
            <w:vAlign w:val="center"/>
            <w:hideMark/>
          </w:tcPr>
          <w:p w14:paraId="2C2DEAD5"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T5</w:t>
            </w:r>
          </w:p>
        </w:tc>
        <w:tc>
          <w:tcPr>
            <w:tcW w:w="1260" w:type="dxa"/>
            <w:tcBorders>
              <w:top w:val="nil"/>
              <w:left w:val="nil"/>
              <w:bottom w:val="single" w:sz="4" w:space="0" w:color="auto"/>
              <w:right w:val="nil"/>
            </w:tcBorders>
            <w:shd w:val="clear" w:color="auto" w:fill="auto"/>
            <w:noWrap/>
            <w:vAlign w:val="center"/>
            <w:hideMark/>
          </w:tcPr>
          <w:p w14:paraId="7896B083"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transitional</w:t>
            </w:r>
          </w:p>
        </w:tc>
        <w:tc>
          <w:tcPr>
            <w:tcW w:w="1890" w:type="dxa"/>
            <w:tcBorders>
              <w:top w:val="nil"/>
              <w:left w:val="nil"/>
              <w:bottom w:val="single" w:sz="4" w:space="0" w:color="auto"/>
              <w:right w:val="nil"/>
            </w:tcBorders>
            <w:shd w:val="clear" w:color="auto" w:fill="auto"/>
            <w:noWrap/>
            <w:vAlign w:val="center"/>
            <w:hideMark/>
          </w:tcPr>
          <w:p w14:paraId="47FE8834" w14:textId="60251729"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19.27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1.42</w:t>
            </w:r>
          </w:p>
        </w:tc>
        <w:tc>
          <w:tcPr>
            <w:tcW w:w="1710" w:type="dxa"/>
            <w:tcBorders>
              <w:top w:val="nil"/>
              <w:left w:val="nil"/>
              <w:bottom w:val="single" w:sz="4" w:space="0" w:color="auto"/>
              <w:right w:val="nil"/>
            </w:tcBorders>
            <w:shd w:val="clear" w:color="auto" w:fill="auto"/>
            <w:noWrap/>
            <w:vAlign w:val="center"/>
            <w:hideMark/>
          </w:tcPr>
          <w:p w14:paraId="0ABBFB0D" w14:textId="4FF9439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1.64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nil"/>
              <w:left w:val="nil"/>
              <w:bottom w:val="single" w:sz="4" w:space="0" w:color="auto"/>
              <w:right w:val="nil"/>
            </w:tcBorders>
            <w:shd w:val="clear" w:color="auto" w:fill="auto"/>
            <w:noWrap/>
            <w:vAlign w:val="center"/>
            <w:hideMark/>
          </w:tcPr>
          <w:p w14:paraId="689AD220" w14:textId="08C3B1C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0.61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440" w:type="dxa"/>
            <w:tcBorders>
              <w:top w:val="nil"/>
              <w:left w:val="nil"/>
              <w:bottom w:val="single" w:sz="4" w:space="0" w:color="auto"/>
              <w:right w:val="nil"/>
            </w:tcBorders>
            <w:shd w:val="clear" w:color="auto" w:fill="auto"/>
            <w:noWrap/>
            <w:vAlign w:val="center"/>
            <w:hideMark/>
          </w:tcPr>
          <w:p w14:paraId="167BFC81" w14:textId="5DFCB9F0"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0.09</w:t>
            </w:r>
          </w:p>
        </w:tc>
        <w:tc>
          <w:tcPr>
            <w:tcW w:w="1440" w:type="dxa"/>
            <w:tcBorders>
              <w:top w:val="nil"/>
              <w:left w:val="nil"/>
              <w:bottom w:val="single" w:sz="4" w:space="0" w:color="auto"/>
              <w:right w:val="nil"/>
            </w:tcBorders>
            <w:shd w:val="clear" w:color="auto" w:fill="auto"/>
            <w:noWrap/>
            <w:vAlign w:val="center"/>
            <w:hideMark/>
          </w:tcPr>
          <w:p w14:paraId="2D92A367" w14:textId="2319BD79"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0.84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530" w:type="dxa"/>
            <w:tcBorders>
              <w:top w:val="nil"/>
              <w:left w:val="nil"/>
              <w:bottom w:val="single" w:sz="4" w:space="0" w:color="auto"/>
              <w:right w:val="nil"/>
            </w:tcBorders>
            <w:shd w:val="clear" w:color="auto" w:fill="auto"/>
            <w:noWrap/>
            <w:vAlign w:val="center"/>
            <w:hideMark/>
          </w:tcPr>
          <w:p w14:paraId="6D936548" w14:textId="1FF188DB"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4.56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0.11</w:t>
            </w:r>
          </w:p>
        </w:tc>
      </w:tr>
      <w:tr w:rsidR="00980CC9" w:rsidRPr="005D2709" w14:paraId="36962D4B" w14:textId="77777777" w:rsidTr="005D2709">
        <w:trPr>
          <w:trHeight w:val="300"/>
        </w:trPr>
        <w:tc>
          <w:tcPr>
            <w:tcW w:w="900" w:type="dxa"/>
            <w:tcBorders>
              <w:top w:val="single" w:sz="4" w:space="0" w:color="auto"/>
              <w:left w:val="nil"/>
              <w:bottom w:val="nil"/>
              <w:right w:val="nil"/>
            </w:tcBorders>
            <w:shd w:val="clear" w:color="auto" w:fill="auto"/>
            <w:noWrap/>
            <w:vAlign w:val="center"/>
            <w:hideMark/>
          </w:tcPr>
          <w:p w14:paraId="2C8E1235"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L1</w:t>
            </w:r>
          </w:p>
        </w:tc>
        <w:tc>
          <w:tcPr>
            <w:tcW w:w="1260" w:type="dxa"/>
            <w:tcBorders>
              <w:top w:val="single" w:sz="4" w:space="0" w:color="auto"/>
              <w:left w:val="nil"/>
              <w:bottom w:val="nil"/>
              <w:right w:val="nil"/>
            </w:tcBorders>
            <w:shd w:val="clear" w:color="auto" w:fill="auto"/>
            <w:noWrap/>
            <w:vAlign w:val="center"/>
            <w:hideMark/>
          </w:tcPr>
          <w:p w14:paraId="615D43A2"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lacustrine</w:t>
            </w:r>
          </w:p>
        </w:tc>
        <w:tc>
          <w:tcPr>
            <w:tcW w:w="1890" w:type="dxa"/>
            <w:tcBorders>
              <w:top w:val="single" w:sz="4" w:space="0" w:color="auto"/>
              <w:left w:val="nil"/>
              <w:bottom w:val="nil"/>
              <w:right w:val="nil"/>
            </w:tcBorders>
            <w:shd w:val="clear" w:color="auto" w:fill="auto"/>
            <w:noWrap/>
            <w:vAlign w:val="center"/>
            <w:hideMark/>
          </w:tcPr>
          <w:p w14:paraId="51F88986" w14:textId="1B5878D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22.9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3.56</w:t>
            </w:r>
          </w:p>
        </w:tc>
        <w:tc>
          <w:tcPr>
            <w:tcW w:w="1710" w:type="dxa"/>
            <w:tcBorders>
              <w:top w:val="single" w:sz="4" w:space="0" w:color="auto"/>
              <w:left w:val="nil"/>
              <w:bottom w:val="nil"/>
              <w:right w:val="nil"/>
            </w:tcBorders>
            <w:shd w:val="clear" w:color="auto" w:fill="auto"/>
            <w:noWrap/>
            <w:vAlign w:val="center"/>
            <w:hideMark/>
          </w:tcPr>
          <w:p w14:paraId="46C0B431" w14:textId="5DF5D636"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single" w:sz="4" w:space="0" w:color="auto"/>
              <w:left w:val="nil"/>
              <w:bottom w:val="nil"/>
              <w:right w:val="nil"/>
            </w:tcBorders>
            <w:shd w:val="clear" w:color="auto" w:fill="auto"/>
            <w:noWrap/>
            <w:vAlign w:val="center"/>
            <w:hideMark/>
          </w:tcPr>
          <w:p w14:paraId="69CDA5D2" w14:textId="2A81A4E4"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0.7</w:t>
            </w:r>
            <w:r w:rsidR="005F4CCD">
              <w:rPr>
                <w:rFonts w:eastAsia="Times New Roman"/>
                <w:color w:val="000000"/>
                <w:sz w:val="22"/>
                <w:szCs w:val="22"/>
                <w:bdr w:val="none" w:sz="0" w:space="0" w:color="auto"/>
              </w:rPr>
              <w:t>0</w:t>
            </w:r>
            <w:r w:rsidRPr="005D2709">
              <w:rPr>
                <w:rFonts w:eastAsia="Times New Roman"/>
                <w:color w:val="000000"/>
                <w:sz w:val="22"/>
                <w:szCs w:val="22"/>
                <w:bdr w:val="none" w:sz="0" w:space="0" w:color="auto"/>
              </w:rPr>
              <w:t xml:space="preserve">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w:t>
            </w:r>
            <w:r w:rsidR="005F4CCD">
              <w:rPr>
                <w:rFonts w:eastAsia="Times New Roman"/>
                <w:color w:val="000000"/>
                <w:sz w:val="22"/>
                <w:szCs w:val="22"/>
                <w:bdr w:val="none" w:sz="0" w:space="0" w:color="auto"/>
              </w:rPr>
              <w:t>.00</w:t>
            </w:r>
          </w:p>
        </w:tc>
        <w:tc>
          <w:tcPr>
            <w:tcW w:w="1440" w:type="dxa"/>
            <w:tcBorders>
              <w:top w:val="single" w:sz="4" w:space="0" w:color="auto"/>
              <w:left w:val="nil"/>
              <w:bottom w:val="nil"/>
              <w:right w:val="nil"/>
            </w:tcBorders>
            <w:shd w:val="clear" w:color="auto" w:fill="auto"/>
            <w:noWrap/>
            <w:vAlign w:val="center"/>
            <w:hideMark/>
          </w:tcPr>
          <w:p w14:paraId="115F6A52" w14:textId="77247D8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0.51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0.26</w:t>
            </w:r>
          </w:p>
        </w:tc>
        <w:tc>
          <w:tcPr>
            <w:tcW w:w="1440" w:type="dxa"/>
            <w:tcBorders>
              <w:top w:val="single" w:sz="4" w:space="0" w:color="auto"/>
              <w:left w:val="nil"/>
              <w:bottom w:val="nil"/>
              <w:right w:val="nil"/>
            </w:tcBorders>
            <w:shd w:val="clear" w:color="auto" w:fill="auto"/>
            <w:noWrap/>
            <w:vAlign w:val="center"/>
            <w:hideMark/>
          </w:tcPr>
          <w:p w14:paraId="147E7707" w14:textId="25315738"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single" w:sz="4" w:space="0" w:color="auto"/>
              <w:left w:val="nil"/>
              <w:bottom w:val="nil"/>
              <w:right w:val="nil"/>
            </w:tcBorders>
            <w:shd w:val="clear" w:color="auto" w:fill="auto"/>
            <w:noWrap/>
            <w:vAlign w:val="center"/>
            <w:hideMark/>
          </w:tcPr>
          <w:p w14:paraId="52A8F39A" w14:textId="1FA7B7E6"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6.08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2.44</w:t>
            </w:r>
          </w:p>
        </w:tc>
      </w:tr>
      <w:tr w:rsidR="00980CC9" w:rsidRPr="005D2709" w14:paraId="1F54935B" w14:textId="77777777" w:rsidTr="005D2709">
        <w:trPr>
          <w:trHeight w:val="300"/>
        </w:trPr>
        <w:tc>
          <w:tcPr>
            <w:tcW w:w="900" w:type="dxa"/>
            <w:tcBorders>
              <w:top w:val="nil"/>
              <w:left w:val="nil"/>
              <w:bottom w:val="nil"/>
              <w:right w:val="nil"/>
            </w:tcBorders>
            <w:shd w:val="clear" w:color="auto" w:fill="auto"/>
            <w:noWrap/>
            <w:vAlign w:val="center"/>
            <w:hideMark/>
          </w:tcPr>
          <w:p w14:paraId="3A5461A0"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L2</w:t>
            </w:r>
          </w:p>
        </w:tc>
        <w:tc>
          <w:tcPr>
            <w:tcW w:w="1260" w:type="dxa"/>
            <w:tcBorders>
              <w:top w:val="nil"/>
              <w:left w:val="nil"/>
              <w:bottom w:val="nil"/>
              <w:right w:val="nil"/>
            </w:tcBorders>
            <w:shd w:val="clear" w:color="auto" w:fill="auto"/>
            <w:noWrap/>
            <w:vAlign w:val="center"/>
            <w:hideMark/>
          </w:tcPr>
          <w:p w14:paraId="523206A0"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lacustrine</w:t>
            </w:r>
          </w:p>
        </w:tc>
        <w:tc>
          <w:tcPr>
            <w:tcW w:w="1890" w:type="dxa"/>
            <w:tcBorders>
              <w:top w:val="nil"/>
              <w:left w:val="nil"/>
              <w:bottom w:val="nil"/>
              <w:right w:val="nil"/>
            </w:tcBorders>
            <w:shd w:val="clear" w:color="auto" w:fill="auto"/>
            <w:noWrap/>
            <w:vAlign w:val="center"/>
            <w:hideMark/>
          </w:tcPr>
          <w:p w14:paraId="6434F73F" w14:textId="3544A593"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19.23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0.53</w:t>
            </w:r>
          </w:p>
        </w:tc>
        <w:tc>
          <w:tcPr>
            <w:tcW w:w="1710" w:type="dxa"/>
            <w:tcBorders>
              <w:top w:val="nil"/>
              <w:left w:val="nil"/>
              <w:bottom w:val="nil"/>
              <w:right w:val="nil"/>
            </w:tcBorders>
            <w:shd w:val="clear" w:color="auto" w:fill="auto"/>
            <w:noWrap/>
            <w:vAlign w:val="center"/>
            <w:hideMark/>
          </w:tcPr>
          <w:p w14:paraId="5EFE24E5" w14:textId="3D99CEB5"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1.66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0.04</w:t>
            </w:r>
          </w:p>
        </w:tc>
        <w:tc>
          <w:tcPr>
            <w:tcW w:w="1530" w:type="dxa"/>
            <w:tcBorders>
              <w:top w:val="nil"/>
              <w:left w:val="nil"/>
              <w:bottom w:val="nil"/>
              <w:right w:val="nil"/>
            </w:tcBorders>
            <w:shd w:val="clear" w:color="auto" w:fill="auto"/>
            <w:noWrap/>
            <w:vAlign w:val="center"/>
            <w:hideMark/>
          </w:tcPr>
          <w:p w14:paraId="56DA4C71" w14:textId="2CE7580D"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w:t>
            </w:r>
            <w:r w:rsidR="005F4CCD">
              <w:rPr>
                <w:rFonts w:eastAsia="Times New Roman"/>
                <w:color w:val="000000"/>
                <w:sz w:val="22"/>
                <w:szCs w:val="22"/>
                <w:bdr w:val="none" w:sz="0" w:space="0" w:color="auto"/>
              </w:rPr>
              <w:t>.00</w:t>
            </w:r>
          </w:p>
        </w:tc>
        <w:tc>
          <w:tcPr>
            <w:tcW w:w="1440" w:type="dxa"/>
            <w:tcBorders>
              <w:top w:val="nil"/>
              <w:left w:val="nil"/>
              <w:bottom w:val="nil"/>
              <w:right w:val="nil"/>
            </w:tcBorders>
            <w:shd w:val="clear" w:color="auto" w:fill="auto"/>
            <w:noWrap/>
            <w:vAlign w:val="center"/>
            <w:hideMark/>
          </w:tcPr>
          <w:p w14:paraId="0FB3706F" w14:textId="7AE8DC26"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0.57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0.16</w:t>
            </w:r>
          </w:p>
        </w:tc>
        <w:tc>
          <w:tcPr>
            <w:tcW w:w="1440" w:type="dxa"/>
            <w:tcBorders>
              <w:top w:val="nil"/>
              <w:left w:val="nil"/>
              <w:bottom w:val="nil"/>
              <w:right w:val="nil"/>
            </w:tcBorders>
            <w:shd w:val="clear" w:color="auto" w:fill="auto"/>
            <w:noWrap/>
            <w:vAlign w:val="center"/>
            <w:hideMark/>
          </w:tcPr>
          <w:p w14:paraId="71ECFC95" w14:textId="4556561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0.03</w:t>
            </w:r>
          </w:p>
        </w:tc>
        <w:tc>
          <w:tcPr>
            <w:tcW w:w="1530" w:type="dxa"/>
            <w:tcBorders>
              <w:top w:val="nil"/>
              <w:left w:val="nil"/>
              <w:bottom w:val="nil"/>
              <w:right w:val="nil"/>
            </w:tcBorders>
            <w:shd w:val="clear" w:color="auto" w:fill="auto"/>
            <w:noWrap/>
            <w:vAlign w:val="center"/>
            <w:hideMark/>
          </w:tcPr>
          <w:p w14:paraId="2BA2CB0E" w14:textId="595DDE65"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6.52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1.01</w:t>
            </w:r>
          </w:p>
        </w:tc>
      </w:tr>
      <w:tr w:rsidR="00980CC9" w:rsidRPr="005D2709" w14:paraId="79BF0B6E" w14:textId="77777777" w:rsidTr="005D2709">
        <w:trPr>
          <w:trHeight w:val="300"/>
        </w:trPr>
        <w:tc>
          <w:tcPr>
            <w:tcW w:w="900" w:type="dxa"/>
            <w:tcBorders>
              <w:top w:val="nil"/>
              <w:left w:val="nil"/>
              <w:bottom w:val="nil"/>
              <w:right w:val="nil"/>
            </w:tcBorders>
            <w:shd w:val="clear" w:color="auto" w:fill="auto"/>
            <w:noWrap/>
            <w:vAlign w:val="center"/>
            <w:hideMark/>
          </w:tcPr>
          <w:p w14:paraId="0AA5D78A"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L3</w:t>
            </w:r>
          </w:p>
        </w:tc>
        <w:tc>
          <w:tcPr>
            <w:tcW w:w="1260" w:type="dxa"/>
            <w:tcBorders>
              <w:top w:val="nil"/>
              <w:left w:val="nil"/>
              <w:bottom w:val="nil"/>
              <w:right w:val="nil"/>
            </w:tcBorders>
            <w:shd w:val="clear" w:color="auto" w:fill="auto"/>
            <w:noWrap/>
            <w:vAlign w:val="center"/>
            <w:hideMark/>
          </w:tcPr>
          <w:p w14:paraId="174A7591"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lacustrine</w:t>
            </w:r>
          </w:p>
        </w:tc>
        <w:tc>
          <w:tcPr>
            <w:tcW w:w="1890" w:type="dxa"/>
            <w:tcBorders>
              <w:top w:val="nil"/>
              <w:left w:val="nil"/>
              <w:bottom w:val="nil"/>
              <w:right w:val="nil"/>
            </w:tcBorders>
            <w:shd w:val="clear" w:color="auto" w:fill="auto"/>
            <w:noWrap/>
            <w:vAlign w:val="center"/>
            <w:hideMark/>
          </w:tcPr>
          <w:p w14:paraId="1E8D0A81" w14:textId="3704D94B"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20.85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1.75</w:t>
            </w:r>
          </w:p>
        </w:tc>
        <w:tc>
          <w:tcPr>
            <w:tcW w:w="1710" w:type="dxa"/>
            <w:tcBorders>
              <w:top w:val="nil"/>
              <w:left w:val="nil"/>
              <w:bottom w:val="nil"/>
              <w:right w:val="nil"/>
            </w:tcBorders>
            <w:shd w:val="clear" w:color="auto" w:fill="auto"/>
            <w:noWrap/>
            <w:vAlign w:val="center"/>
            <w:hideMark/>
          </w:tcPr>
          <w:p w14:paraId="23D8ADA3" w14:textId="78E5411B"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1.6</w:t>
            </w:r>
            <w:r w:rsidR="00B169DC">
              <w:rPr>
                <w:rFonts w:eastAsia="Times New Roman"/>
                <w:color w:val="000000"/>
                <w:sz w:val="22"/>
                <w:szCs w:val="22"/>
                <w:bdr w:val="none" w:sz="0" w:space="0" w:color="auto"/>
              </w:rPr>
              <w:t>0</w:t>
            </w:r>
            <w:r w:rsidRPr="005D2709">
              <w:rPr>
                <w:rFonts w:eastAsia="Times New Roman"/>
                <w:color w:val="000000"/>
                <w:sz w:val="22"/>
                <w:szCs w:val="22"/>
                <w:bdr w:val="none" w:sz="0" w:space="0" w:color="auto"/>
              </w:rPr>
              <w:t xml:space="preserve">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nil"/>
              <w:left w:val="nil"/>
              <w:bottom w:val="nil"/>
              <w:right w:val="nil"/>
            </w:tcBorders>
            <w:shd w:val="clear" w:color="auto" w:fill="auto"/>
            <w:noWrap/>
            <w:vAlign w:val="center"/>
            <w:hideMark/>
          </w:tcPr>
          <w:p w14:paraId="4A8A1796" w14:textId="31E692D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0.59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440" w:type="dxa"/>
            <w:tcBorders>
              <w:top w:val="nil"/>
              <w:left w:val="nil"/>
              <w:bottom w:val="nil"/>
              <w:right w:val="nil"/>
            </w:tcBorders>
            <w:shd w:val="clear" w:color="auto" w:fill="auto"/>
            <w:noWrap/>
            <w:vAlign w:val="center"/>
            <w:hideMark/>
          </w:tcPr>
          <w:p w14:paraId="2EB7B95F" w14:textId="2A018B41"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0.37</w:t>
            </w:r>
          </w:p>
        </w:tc>
        <w:tc>
          <w:tcPr>
            <w:tcW w:w="1440" w:type="dxa"/>
            <w:tcBorders>
              <w:top w:val="nil"/>
              <w:left w:val="nil"/>
              <w:bottom w:val="nil"/>
              <w:right w:val="nil"/>
            </w:tcBorders>
            <w:shd w:val="clear" w:color="auto" w:fill="auto"/>
            <w:noWrap/>
            <w:vAlign w:val="center"/>
            <w:hideMark/>
          </w:tcPr>
          <w:p w14:paraId="594F5038" w14:textId="1F953D3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0.87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530" w:type="dxa"/>
            <w:tcBorders>
              <w:top w:val="nil"/>
              <w:left w:val="nil"/>
              <w:bottom w:val="nil"/>
              <w:right w:val="nil"/>
            </w:tcBorders>
            <w:shd w:val="clear" w:color="auto" w:fill="auto"/>
            <w:noWrap/>
            <w:vAlign w:val="center"/>
            <w:hideMark/>
          </w:tcPr>
          <w:p w14:paraId="52C564F6" w14:textId="7080BA05"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5.03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1.67</w:t>
            </w:r>
          </w:p>
        </w:tc>
      </w:tr>
      <w:tr w:rsidR="00980CC9" w:rsidRPr="005D2709" w14:paraId="75B857E7" w14:textId="77777777" w:rsidTr="005D2709">
        <w:trPr>
          <w:trHeight w:val="300"/>
        </w:trPr>
        <w:tc>
          <w:tcPr>
            <w:tcW w:w="900" w:type="dxa"/>
            <w:tcBorders>
              <w:top w:val="nil"/>
              <w:left w:val="nil"/>
              <w:bottom w:val="nil"/>
              <w:right w:val="nil"/>
            </w:tcBorders>
            <w:shd w:val="clear" w:color="auto" w:fill="auto"/>
            <w:noWrap/>
            <w:vAlign w:val="center"/>
            <w:hideMark/>
          </w:tcPr>
          <w:p w14:paraId="3126618A"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L4</w:t>
            </w:r>
          </w:p>
        </w:tc>
        <w:tc>
          <w:tcPr>
            <w:tcW w:w="1260" w:type="dxa"/>
            <w:tcBorders>
              <w:top w:val="nil"/>
              <w:left w:val="nil"/>
              <w:bottom w:val="nil"/>
              <w:right w:val="nil"/>
            </w:tcBorders>
            <w:shd w:val="clear" w:color="auto" w:fill="auto"/>
            <w:noWrap/>
            <w:vAlign w:val="center"/>
            <w:hideMark/>
          </w:tcPr>
          <w:p w14:paraId="2878B83C"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lacustrine</w:t>
            </w:r>
          </w:p>
        </w:tc>
        <w:tc>
          <w:tcPr>
            <w:tcW w:w="1890" w:type="dxa"/>
            <w:tcBorders>
              <w:top w:val="nil"/>
              <w:left w:val="nil"/>
              <w:bottom w:val="nil"/>
              <w:right w:val="nil"/>
            </w:tcBorders>
            <w:shd w:val="clear" w:color="auto" w:fill="auto"/>
            <w:noWrap/>
            <w:vAlign w:val="center"/>
            <w:hideMark/>
          </w:tcPr>
          <w:p w14:paraId="3A40AC1D" w14:textId="1C46EEB5"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26.75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7.04</w:t>
            </w:r>
          </w:p>
        </w:tc>
        <w:tc>
          <w:tcPr>
            <w:tcW w:w="1710" w:type="dxa"/>
            <w:tcBorders>
              <w:top w:val="nil"/>
              <w:left w:val="nil"/>
              <w:bottom w:val="nil"/>
              <w:right w:val="nil"/>
            </w:tcBorders>
            <w:shd w:val="clear" w:color="auto" w:fill="auto"/>
            <w:noWrap/>
            <w:vAlign w:val="center"/>
            <w:hideMark/>
          </w:tcPr>
          <w:p w14:paraId="5E17B7F7" w14:textId="05AAC995"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1.61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530" w:type="dxa"/>
            <w:tcBorders>
              <w:top w:val="nil"/>
              <w:left w:val="nil"/>
              <w:bottom w:val="nil"/>
              <w:right w:val="nil"/>
            </w:tcBorders>
            <w:shd w:val="clear" w:color="auto" w:fill="auto"/>
            <w:noWrap/>
            <w:vAlign w:val="center"/>
            <w:hideMark/>
          </w:tcPr>
          <w:p w14:paraId="4EF959FE" w14:textId="2BB4B8DA"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0.61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440" w:type="dxa"/>
            <w:tcBorders>
              <w:top w:val="nil"/>
              <w:left w:val="nil"/>
              <w:bottom w:val="nil"/>
              <w:right w:val="nil"/>
            </w:tcBorders>
            <w:shd w:val="clear" w:color="auto" w:fill="auto"/>
            <w:noWrap/>
            <w:vAlign w:val="center"/>
            <w:hideMark/>
          </w:tcPr>
          <w:p w14:paraId="4EFE4841" w14:textId="3DBC3A5A"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1.08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0.08</w:t>
            </w:r>
          </w:p>
        </w:tc>
        <w:tc>
          <w:tcPr>
            <w:tcW w:w="1440" w:type="dxa"/>
            <w:tcBorders>
              <w:top w:val="nil"/>
              <w:left w:val="nil"/>
              <w:bottom w:val="nil"/>
              <w:right w:val="nil"/>
            </w:tcBorders>
            <w:shd w:val="clear" w:color="auto" w:fill="auto"/>
            <w:noWrap/>
            <w:vAlign w:val="center"/>
            <w:hideMark/>
          </w:tcPr>
          <w:p w14:paraId="0C26BD6F" w14:textId="1174088F"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0.87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530" w:type="dxa"/>
            <w:tcBorders>
              <w:top w:val="nil"/>
              <w:left w:val="nil"/>
              <w:bottom w:val="nil"/>
              <w:right w:val="nil"/>
            </w:tcBorders>
            <w:shd w:val="clear" w:color="auto" w:fill="auto"/>
            <w:noWrap/>
            <w:vAlign w:val="center"/>
            <w:hideMark/>
          </w:tcPr>
          <w:p w14:paraId="453DFA4E" w14:textId="5CD5F2F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3.49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0.37</w:t>
            </w:r>
          </w:p>
        </w:tc>
      </w:tr>
      <w:tr w:rsidR="00980CC9" w:rsidRPr="005D2709" w14:paraId="0BAC347A" w14:textId="77777777" w:rsidTr="005D2709">
        <w:trPr>
          <w:trHeight w:val="300"/>
        </w:trPr>
        <w:tc>
          <w:tcPr>
            <w:tcW w:w="900" w:type="dxa"/>
            <w:tcBorders>
              <w:top w:val="nil"/>
              <w:left w:val="nil"/>
              <w:right w:val="nil"/>
            </w:tcBorders>
            <w:shd w:val="clear" w:color="auto" w:fill="auto"/>
            <w:noWrap/>
            <w:vAlign w:val="center"/>
            <w:hideMark/>
          </w:tcPr>
          <w:p w14:paraId="3C112364"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L5</w:t>
            </w:r>
          </w:p>
        </w:tc>
        <w:tc>
          <w:tcPr>
            <w:tcW w:w="1260" w:type="dxa"/>
            <w:tcBorders>
              <w:top w:val="nil"/>
              <w:left w:val="nil"/>
              <w:right w:val="nil"/>
            </w:tcBorders>
            <w:shd w:val="clear" w:color="auto" w:fill="auto"/>
            <w:noWrap/>
            <w:vAlign w:val="center"/>
            <w:hideMark/>
          </w:tcPr>
          <w:p w14:paraId="78879183"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lacustrine</w:t>
            </w:r>
          </w:p>
        </w:tc>
        <w:tc>
          <w:tcPr>
            <w:tcW w:w="1890" w:type="dxa"/>
            <w:tcBorders>
              <w:top w:val="nil"/>
              <w:left w:val="nil"/>
              <w:right w:val="nil"/>
            </w:tcBorders>
            <w:shd w:val="clear" w:color="auto" w:fill="auto"/>
            <w:noWrap/>
            <w:vAlign w:val="center"/>
            <w:hideMark/>
          </w:tcPr>
          <w:p w14:paraId="03E634CC" w14:textId="743E482F"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26.09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1.56</w:t>
            </w:r>
          </w:p>
        </w:tc>
        <w:tc>
          <w:tcPr>
            <w:tcW w:w="1710" w:type="dxa"/>
            <w:tcBorders>
              <w:top w:val="nil"/>
              <w:left w:val="nil"/>
              <w:right w:val="nil"/>
            </w:tcBorders>
            <w:shd w:val="clear" w:color="auto" w:fill="auto"/>
            <w:noWrap/>
            <w:vAlign w:val="center"/>
            <w:hideMark/>
          </w:tcPr>
          <w:p w14:paraId="3184204C" w14:textId="5FA623DA"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0.01</w:t>
            </w:r>
          </w:p>
        </w:tc>
        <w:tc>
          <w:tcPr>
            <w:tcW w:w="1530" w:type="dxa"/>
            <w:tcBorders>
              <w:top w:val="nil"/>
              <w:left w:val="nil"/>
              <w:right w:val="nil"/>
            </w:tcBorders>
            <w:shd w:val="clear" w:color="auto" w:fill="auto"/>
            <w:noWrap/>
            <w:vAlign w:val="center"/>
            <w:hideMark/>
          </w:tcPr>
          <w:p w14:paraId="34D7C134" w14:textId="20421C84"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0.7</w:t>
            </w:r>
            <w:r w:rsidR="005F4CCD">
              <w:rPr>
                <w:rFonts w:eastAsia="Times New Roman"/>
                <w:color w:val="000000"/>
                <w:sz w:val="22"/>
                <w:szCs w:val="22"/>
                <w:bdr w:val="none" w:sz="0" w:space="0" w:color="auto"/>
              </w:rPr>
              <w:t>0</w:t>
            </w:r>
            <w:r w:rsidRPr="005D2709">
              <w:rPr>
                <w:rFonts w:eastAsia="Times New Roman"/>
                <w:color w:val="000000"/>
                <w:sz w:val="22"/>
                <w:szCs w:val="22"/>
                <w:bdr w:val="none" w:sz="0" w:space="0" w:color="auto"/>
              </w:rPr>
              <w:t xml:space="preserve">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w:t>
            </w:r>
            <w:r w:rsidR="005F4CCD">
              <w:rPr>
                <w:rFonts w:eastAsia="Times New Roman"/>
                <w:color w:val="000000"/>
                <w:sz w:val="22"/>
                <w:szCs w:val="22"/>
                <w:bdr w:val="none" w:sz="0" w:space="0" w:color="auto"/>
              </w:rPr>
              <w:t>.00</w:t>
            </w:r>
          </w:p>
        </w:tc>
        <w:tc>
          <w:tcPr>
            <w:tcW w:w="1440" w:type="dxa"/>
            <w:tcBorders>
              <w:top w:val="nil"/>
              <w:left w:val="nil"/>
              <w:right w:val="nil"/>
            </w:tcBorders>
            <w:shd w:val="clear" w:color="auto" w:fill="auto"/>
            <w:noWrap/>
            <w:vAlign w:val="center"/>
            <w:hideMark/>
          </w:tcPr>
          <w:p w14:paraId="541BA734" w14:textId="423AF58C"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0.38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0.14</w:t>
            </w:r>
          </w:p>
        </w:tc>
        <w:tc>
          <w:tcPr>
            <w:tcW w:w="1440" w:type="dxa"/>
            <w:tcBorders>
              <w:top w:val="nil"/>
              <w:left w:val="nil"/>
              <w:right w:val="nil"/>
            </w:tcBorders>
            <w:shd w:val="clear" w:color="auto" w:fill="auto"/>
            <w:noWrap/>
            <w:vAlign w:val="center"/>
            <w:hideMark/>
          </w:tcPr>
          <w:p w14:paraId="43EA6263" w14:textId="4CF592A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0.75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0.03</w:t>
            </w:r>
          </w:p>
        </w:tc>
        <w:tc>
          <w:tcPr>
            <w:tcW w:w="1530" w:type="dxa"/>
            <w:tcBorders>
              <w:top w:val="nil"/>
              <w:left w:val="nil"/>
              <w:right w:val="nil"/>
            </w:tcBorders>
            <w:shd w:val="clear" w:color="auto" w:fill="auto"/>
            <w:noWrap/>
            <w:vAlign w:val="center"/>
            <w:hideMark/>
          </w:tcPr>
          <w:p w14:paraId="11CD4A68" w14:textId="2076AB90"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5.96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1.13</w:t>
            </w:r>
          </w:p>
        </w:tc>
      </w:tr>
      <w:tr w:rsidR="00980CC9" w:rsidRPr="005D2709" w14:paraId="54CFE260" w14:textId="77777777" w:rsidTr="005D2709">
        <w:trPr>
          <w:trHeight w:val="300"/>
        </w:trPr>
        <w:tc>
          <w:tcPr>
            <w:tcW w:w="900" w:type="dxa"/>
            <w:tcBorders>
              <w:top w:val="nil"/>
              <w:left w:val="nil"/>
              <w:bottom w:val="single" w:sz="4" w:space="0" w:color="auto"/>
              <w:right w:val="nil"/>
            </w:tcBorders>
            <w:shd w:val="clear" w:color="auto" w:fill="auto"/>
            <w:noWrap/>
            <w:vAlign w:val="center"/>
            <w:hideMark/>
          </w:tcPr>
          <w:p w14:paraId="6865E4BD"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L6</w:t>
            </w:r>
          </w:p>
        </w:tc>
        <w:tc>
          <w:tcPr>
            <w:tcW w:w="1260" w:type="dxa"/>
            <w:tcBorders>
              <w:top w:val="nil"/>
              <w:left w:val="nil"/>
              <w:bottom w:val="single" w:sz="4" w:space="0" w:color="auto"/>
              <w:right w:val="nil"/>
            </w:tcBorders>
            <w:shd w:val="clear" w:color="auto" w:fill="auto"/>
            <w:noWrap/>
            <w:vAlign w:val="center"/>
            <w:hideMark/>
          </w:tcPr>
          <w:p w14:paraId="28051E3F"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lacustrine</w:t>
            </w:r>
          </w:p>
        </w:tc>
        <w:tc>
          <w:tcPr>
            <w:tcW w:w="1890" w:type="dxa"/>
            <w:tcBorders>
              <w:top w:val="nil"/>
              <w:left w:val="nil"/>
              <w:bottom w:val="single" w:sz="4" w:space="0" w:color="auto"/>
              <w:right w:val="nil"/>
            </w:tcBorders>
            <w:shd w:val="clear" w:color="auto" w:fill="auto"/>
            <w:noWrap/>
            <w:vAlign w:val="center"/>
            <w:hideMark/>
          </w:tcPr>
          <w:p w14:paraId="67662CD4" w14:textId="3F03BD7B"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17.87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4.17</w:t>
            </w:r>
          </w:p>
        </w:tc>
        <w:tc>
          <w:tcPr>
            <w:tcW w:w="1710" w:type="dxa"/>
            <w:tcBorders>
              <w:top w:val="nil"/>
              <w:left w:val="nil"/>
              <w:bottom w:val="single" w:sz="4" w:space="0" w:color="auto"/>
              <w:right w:val="nil"/>
            </w:tcBorders>
            <w:shd w:val="clear" w:color="auto" w:fill="auto"/>
            <w:noWrap/>
            <w:vAlign w:val="center"/>
            <w:hideMark/>
          </w:tcPr>
          <w:p w14:paraId="55D2A7F7" w14:textId="5A52EB9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1.66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0.04</w:t>
            </w:r>
          </w:p>
        </w:tc>
        <w:tc>
          <w:tcPr>
            <w:tcW w:w="1530" w:type="dxa"/>
            <w:tcBorders>
              <w:top w:val="nil"/>
              <w:left w:val="nil"/>
              <w:bottom w:val="single" w:sz="4" w:space="0" w:color="auto"/>
              <w:right w:val="nil"/>
            </w:tcBorders>
            <w:shd w:val="clear" w:color="auto" w:fill="auto"/>
            <w:noWrap/>
            <w:vAlign w:val="center"/>
            <w:hideMark/>
          </w:tcPr>
          <w:p w14:paraId="0D829E9A" w14:textId="35DF6F6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0.71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0.05</w:t>
            </w:r>
          </w:p>
        </w:tc>
        <w:tc>
          <w:tcPr>
            <w:tcW w:w="1440" w:type="dxa"/>
            <w:tcBorders>
              <w:top w:val="nil"/>
              <w:left w:val="nil"/>
              <w:bottom w:val="single" w:sz="4" w:space="0" w:color="auto"/>
              <w:right w:val="nil"/>
            </w:tcBorders>
            <w:shd w:val="clear" w:color="auto" w:fill="auto"/>
            <w:noWrap/>
            <w:vAlign w:val="center"/>
            <w:hideMark/>
          </w:tcPr>
          <w:p w14:paraId="670B34B0" w14:textId="1D8DA473"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0.38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0.15</w:t>
            </w:r>
          </w:p>
        </w:tc>
        <w:tc>
          <w:tcPr>
            <w:tcW w:w="1440" w:type="dxa"/>
            <w:tcBorders>
              <w:top w:val="nil"/>
              <w:left w:val="nil"/>
              <w:bottom w:val="single" w:sz="4" w:space="0" w:color="auto"/>
              <w:right w:val="nil"/>
            </w:tcBorders>
            <w:shd w:val="clear" w:color="auto" w:fill="auto"/>
            <w:noWrap/>
            <w:vAlign w:val="center"/>
            <w:hideMark/>
          </w:tcPr>
          <w:p w14:paraId="33F12D5D" w14:textId="0960DECA"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0.77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0.02</w:t>
            </w:r>
          </w:p>
        </w:tc>
        <w:tc>
          <w:tcPr>
            <w:tcW w:w="1530" w:type="dxa"/>
            <w:tcBorders>
              <w:top w:val="nil"/>
              <w:left w:val="nil"/>
              <w:bottom w:val="single" w:sz="4" w:space="0" w:color="auto"/>
              <w:right w:val="nil"/>
            </w:tcBorders>
            <w:shd w:val="clear" w:color="auto" w:fill="auto"/>
            <w:noWrap/>
            <w:vAlign w:val="center"/>
            <w:hideMark/>
          </w:tcPr>
          <w:p w14:paraId="46661211" w14:textId="5C29BFA1"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5D2709">
              <w:rPr>
                <w:rFonts w:eastAsia="Times New Roman"/>
                <w:color w:val="000000"/>
                <w:sz w:val="22"/>
                <w:szCs w:val="22"/>
                <w:bdr w:val="none" w:sz="0" w:space="0" w:color="auto"/>
              </w:rPr>
              <w:t xml:space="preserve">6.85 </w:t>
            </w:r>
            <w:r w:rsidR="005D2709" w:rsidRPr="005D2709">
              <w:rPr>
                <w:rFonts w:eastAsia="Times New Roman"/>
                <w:color w:val="000000"/>
                <w:sz w:val="22"/>
                <w:szCs w:val="22"/>
                <w:bdr w:val="none" w:sz="0" w:space="0" w:color="auto"/>
              </w:rPr>
              <w:t>±</w:t>
            </w:r>
            <w:r w:rsidRPr="005D2709">
              <w:rPr>
                <w:rFonts w:eastAsia="Times New Roman"/>
                <w:color w:val="000000"/>
                <w:sz w:val="22"/>
                <w:szCs w:val="22"/>
                <w:bdr w:val="none" w:sz="0" w:space="0" w:color="auto"/>
              </w:rPr>
              <w:t xml:space="preserve"> 1.46</w:t>
            </w:r>
          </w:p>
        </w:tc>
      </w:tr>
      <w:tr w:rsidR="00980CC9" w:rsidRPr="005D2709" w14:paraId="4711881B" w14:textId="77777777" w:rsidTr="005D2709">
        <w:trPr>
          <w:trHeight w:val="300"/>
        </w:trPr>
        <w:tc>
          <w:tcPr>
            <w:tcW w:w="900" w:type="dxa"/>
            <w:tcBorders>
              <w:top w:val="single" w:sz="4" w:space="0" w:color="auto"/>
              <w:left w:val="nil"/>
              <w:bottom w:val="nil"/>
              <w:right w:val="nil"/>
            </w:tcBorders>
            <w:shd w:val="clear" w:color="auto" w:fill="auto"/>
            <w:noWrap/>
            <w:vAlign w:val="center"/>
            <w:hideMark/>
          </w:tcPr>
          <w:p w14:paraId="462C72AA" w14:textId="10B1AFFF"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p>
        </w:tc>
        <w:tc>
          <w:tcPr>
            <w:tcW w:w="1260" w:type="dxa"/>
            <w:tcBorders>
              <w:top w:val="single" w:sz="4" w:space="0" w:color="auto"/>
              <w:left w:val="nil"/>
              <w:bottom w:val="nil"/>
              <w:right w:val="nil"/>
            </w:tcBorders>
            <w:shd w:val="clear" w:color="auto" w:fill="auto"/>
            <w:noWrap/>
            <w:vAlign w:val="center"/>
            <w:hideMark/>
          </w:tcPr>
          <w:p w14:paraId="3237ABEA"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riverine</w:t>
            </w:r>
          </w:p>
        </w:tc>
        <w:tc>
          <w:tcPr>
            <w:tcW w:w="1890" w:type="dxa"/>
            <w:tcBorders>
              <w:top w:val="single" w:sz="4" w:space="0" w:color="auto"/>
              <w:left w:val="nil"/>
              <w:bottom w:val="nil"/>
              <w:right w:val="nil"/>
            </w:tcBorders>
            <w:shd w:val="clear" w:color="auto" w:fill="auto"/>
            <w:noWrap/>
            <w:vAlign w:val="center"/>
            <w:hideMark/>
          </w:tcPr>
          <w:p w14:paraId="1CCB06C7" w14:textId="26345CC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57.32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80.16</w:t>
            </w:r>
          </w:p>
        </w:tc>
        <w:tc>
          <w:tcPr>
            <w:tcW w:w="1710" w:type="dxa"/>
            <w:tcBorders>
              <w:top w:val="single" w:sz="4" w:space="0" w:color="auto"/>
              <w:left w:val="nil"/>
              <w:bottom w:val="nil"/>
              <w:right w:val="nil"/>
            </w:tcBorders>
            <w:shd w:val="clear" w:color="auto" w:fill="auto"/>
            <w:noWrap/>
            <w:vAlign w:val="center"/>
            <w:hideMark/>
          </w:tcPr>
          <w:p w14:paraId="33CFC0CF" w14:textId="77BB2E46"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1.73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0.02</w:t>
            </w:r>
          </w:p>
        </w:tc>
        <w:tc>
          <w:tcPr>
            <w:tcW w:w="1530" w:type="dxa"/>
            <w:tcBorders>
              <w:top w:val="single" w:sz="4" w:space="0" w:color="auto"/>
              <w:left w:val="nil"/>
              <w:bottom w:val="nil"/>
              <w:right w:val="nil"/>
            </w:tcBorders>
            <w:shd w:val="clear" w:color="auto" w:fill="auto"/>
            <w:noWrap/>
            <w:vAlign w:val="center"/>
            <w:hideMark/>
          </w:tcPr>
          <w:p w14:paraId="442487BC" w14:textId="74E6570F"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0.68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0.04</w:t>
            </w:r>
          </w:p>
        </w:tc>
        <w:tc>
          <w:tcPr>
            <w:tcW w:w="1440" w:type="dxa"/>
            <w:tcBorders>
              <w:top w:val="single" w:sz="4" w:space="0" w:color="auto"/>
              <w:left w:val="nil"/>
              <w:bottom w:val="nil"/>
              <w:right w:val="nil"/>
            </w:tcBorders>
            <w:shd w:val="clear" w:color="auto" w:fill="auto"/>
            <w:noWrap/>
            <w:vAlign w:val="center"/>
            <w:hideMark/>
          </w:tcPr>
          <w:p w14:paraId="48781C86" w14:textId="7394E509"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1.01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0.27</w:t>
            </w:r>
          </w:p>
        </w:tc>
        <w:tc>
          <w:tcPr>
            <w:tcW w:w="1440" w:type="dxa"/>
            <w:tcBorders>
              <w:top w:val="single" w:sz="4" w:space="0" w:color="auto"/>
              <w:left w:val="nil"/>
              <w:bottom w:val="nil"/>
              <w:right w:val="nil"/>
            </w:tcBorders>
            <w:shd w:val="clear" w:color="auto" w:fill="auto"/>
            <w:noWrap/>
            <w:vAlign w:val="center"/>
            <w:hideMark/>
          </w:tcPr>
          <w:p w14:paraId="42EB29BB" w14:textId="161FD154"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0.72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0.11</w:t>
            </w:r>
          </w:p>
        </w:tc>
        <w:tc>
          <w:tcPr>
            <w:tcW w:w="1530" w:type="dxa"/>
            <w:tcBorders>
              <w:top w:val="single" w:sz="4" w:space="0" w:color="auto"/>
              <w:left w:val="nil"/>
              <w:bottom w:val="nil"/>
              <w:right w:val="nil"/>
            </w:tcBorders>
            <w:shd w:val="clear" w:color="auto" w:fill="auto"/>
            <w:noWrap/>
            <w:vAlign w:val="center"/>
            <w:hideMark/>
          </w:tcPr>
          <w:p w14:paraId="52ACB7BC" w14:textId="00D6908F"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2.67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1.03</w:t>
            </w:r>
          </w:p>
        </w:tc>
      </w:tr>
      <w:tr w:rsidR="00980CC9" w:rsidRPr="005D2709" w14:paraId="5B7E46C2" w14:textId="77777777" w:rsidTr="005D2709">
        <w:trPr>
          <w:trHeight w:val="300"/>
        </w:trPr>
        <w:tc>
          <w:tcPr>
            <w:tcW w:w="900" w:type="dxa"/>
            <w:tcBorders>
              <w:top w:val="nil"/>
              <w:left w:val="nil"/>
              <w:right w:val="nil"/>
            </w:tcBorders>
            <w:shd w:val="clear" w:color="auto" w:fill="auto"/>
            <w:noWrap/>
            <w:vAlign w:val="center"/>
            <w:hideMark/>
          </w:tcPr>
          <w:p w14:paraId="069F415D" w14:textId="09E7E42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p>
        </w:tc>
        <w:tc>
          <w:tcPr>
            <w:tcW w:w="1260" w:type="dxa"/>
            <w:tcBorders>
              <w:top w:val="nil"/>
              <w:left w:val="nil"/>
              <w:right w:val="nil"/>
            </w:tcBorders>
            <w:shd w:val="clear" w:color="auto" w:fill="auto"/>
            <w:noWrap/>
            <w:vAlign w:val="center"/>
            <w:hideMark/>
          </w:tcPr>
          <w:p w14:paraId="269B4030"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transitional</w:t>
            </w:r>
          </w:p>
        </w:tc>
        <w:tc>
          <w:tcPr>
            <w:tcW w:w="1890" w:type="dxa"/>
            <w:tcBorders>
              <w:top w:val="nil"/>
              <w:left w:val="nil"/>
              <w:right w:val="nil"/>
            </w:tcBorders>
            <w:shd w:val="clear" w:color="auto" w:fill="auto"/>
            <w:noWrap/>
            <w:vAlign w:val="center"/>
            <w:hideMark/>
          </w:tcPr>
          <w:p w14:paraId="2CFA3C24" w14:textId="095E06B2"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22.8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2.8</w:t>
            </w:r>
          </w:p>
        </w:tc>
        <w:tc>
          <w:tcPr>
            <w:tcW w:w="1710" w:type="dxa"/>
            <w:tcBorders>
              <w:top w:val="nil"/>
              <w:left w:val="nil"/>
              <w:right w:val="nil"/>
            </w:tcBorders>
            <w:shd w:val="clear" w:color="auto" w:fill="auto"/>
            <w:noWrap/>
            <w:vAlign w:val="center"/>
            <w:hideMark/>
          </w:tcPr>
          <w:p w14:paraId="16E20E97" w14:textId="0FEC4C3C"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1.66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0.02</w:t>
            </w:r>
          </w:p>
        </w:tc>
        <w:tc>
          <w:tcPr>
            <w:tcW w:w="1530" w:type="dxa"/>
            <w:tcBorders>
              <w:top w:val="nil"/>
              <w:left w:val="nil"/>
              <w:right w:val="nil"/>
            </w:tcBorders>
            <w:shd w:val="clear" w:color="auto" w:fill="auto"/>
            <w:noWrap/>
            <w:vAlign w:val="center"/>
            <w:hideMark/>
          </w:tcPr>
          <w:p w14:paraId="795684B4" w14:textId="561E22DB"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0.64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0.02</w:t>
            </w:r>
          </w:p>
        </w:tc>
        <w:tc>
          <w:tcPr>
            <w:tcW w:w="1440" w:type="dxa"/>
            <w:tcBorders>
              <w:top w:val="nil"/>
              <w:left w:val="nil"/>
              <w:right w:val="nil"/>
            </w:tcBorders>
            <w:shd w:val="clear" w:color="auto" w:fill="auto"/>
            <w:noWrap/>
            <w:vAlign w:val="center"/>
            <w:hideMark/>
          </w:tcPr>
          <w:p w14:paraId="072DE308" w14:textId="7D28681A"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0.9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0.23</w:t>
            </w:r>
          </w:p>
        </w:tc>
        <w:tc>
          <w:tcPr>
            <w:tcW w:w="1440" w:type="dxa"/>
            <w:tcBorders>
              <w:top w:val="nil"/>
              <w:left w:val="nil"/>
              <w:right w:val="nil"/>
            </w:tcBorders>
            <w:shd w:val="clear" w:color="auto" w:fill="auto"/>
            <w:noWrap/>
            <w:vAlign w:val="center"/>
            <w:hideMark/>
          </w:tcPr>
          <w:p w14:paraId="066B6447" w14:textId="23ABCC59"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0.83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0.03</w:t>
            </w:r>
          </w:p>
        </w:tc>
        <w:tc>
          <w:tcPr>
            <w:tcW w:w="1530" w:type="dxa"/>
            <w:tcBorders>
              <w:top w:val="nil"/>
              <w:left w:val="nil"/>
              <w:right w:val="nil"/>
            </w:tcBorders>
            <w:shd w:val="clear" w:color="auto" w:fill="auto"/>
            <w:noWrap/>
            <w:vAlign w:val="center"/>
            <w:hideMark/>
          </w:tcPr>
          <w:p w14:paraId="60F2BE60" w14:textId="5DDD97B4"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4.22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0.67</w:t>
            </w:r>
          </w:p>
        </w:tc>
      </w:tr>
      <w:tr w:rsidR="00980CC9" w:rsidRPr="005D2709" w14:paraId="19A842FC" w14:textId="77777777" w:rsidTr="005D2709">
        <w:trPr>
          <w:trHeight w:val="300"/>
        </w:trPr>
        <w:tc>
          <w:tcPr>
            <w:tcW w:w="900" w:type="dxa"/>
            <w:tcBorders>
              <w:top w:val="nil"/>
              <w:left w:val="nil"/>
              <w:bottom w:val="single" w:sz="4" w:space="0" w:color="auto"/>
              <w:right w:val="nil"/>
            </w:tcBorders>
            <w:shd w:val="clear" w:color="auto" w:fill="auto"/>
            <w:noWrap/>
            <w:vAlign w:val="center"/>
            <w:hideMark/>
          </w:tcPr>
          <w:p w14:paraId="166D712C" w14:textId="679C174D"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p>
        </w:tc>
        <w:tc>
          <w:tcPr>
            <w:tcW w:w="1260" w:type="dxa"/>
            <w:tcBorders>
              <w:top w:val="nil"/>
              <w:left w:val="nil"/>
              <w:bottom w:val="single" w:sz="4" w:space="0" w:color="auto"/>
              <w:right w:val="nil"/>
            </w:tcBorders>
            <w:shd w:val="clear" w:color="auto" w:fill="auto"/>
            <w:noWrap/>
            <w:vAlign w:val="center"/>
            <w:hideMark/>
          </w:tcPr>
          <w:p w14:paraId="7F9B5FA6" w14:textId="7777777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lacustrine</w:t>
            </w:r>
          </w:p>
        </w:tc>
        <w:tc>
          <w:tcPr>
            <w:tcW w:w="1890" w:type="dxa"/>
            <w:tcBorders>
              <w:top w:val="nil"/>
              <w:left w:val="nil"/>
              <w:bottom w:val="single" w:sz="4" w:space="0" w:color="auto"/>
              <w:right w:val="nil"/>
            </w:tcBorders>
            <w:shd w:val="clear" w:color="auto" w:fill="auto"/>
            <w:noWrap/>
            <w:vAlign w:val="center"/>
            <w:hideMark/>
          </w:tcPr>
          <w:p w14:paraId="06B16C21" w14:textId="598ED9FD"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22.52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4.92</w:t>
            </w:r>
          </w:p>
        </w:tc>
        <w:tc>
          <w:tcPr>
            <w:tcW w:w="1710" w:type="dxa"/>
            <w:tcBorders>
              <w:top w:val="nil"/>
              <w:left w:val="nil"/>
              <w:bottom w:val="single" w:sz="4" w:space="0" w:color="auto"/>
              <w:right w:val="nil"/>
            </w:tcBorders>
            <w:shd w:val="clear" w:color="auto" w:fill="auto"/>
            <w:noWrap/>
            <w:vAlign w:val="center"/>
            <w:hideMark/>
          </w:tcPr>
          <w:p w14:paraId="5F8DD52D" w14:textId="34D2A4F3"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1.64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0.04</w:t>
            </w:r>
          </w:p>
        </w:tc>
        <w:tc>
          <w:tcPr>
            <w:tcW w:w="1530" w:type="dxa"/>
            <w:tcBorders>
              <w:top w:val="nil"/>
              <w:left w:val="nil"/>
              <w:bottom w:val="single" w:sz="4" w:space="0" w:color="auto"/>
              <w:right w:val="nil"/>
            </w:tcBorders>
            <w:shd w:val="clear" w:color="auto" w:fill="auto"/>
            <w:noWrap/>
            <w:vAlign w:val="center"/>
            <w:hideMark/>
          </w:tcPr>
          <w:p w14:paraId="5F37F91C" w14:textId="206C97C7"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0.66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0.05</w:t>
            </w:r>
          </w:p>
        </w:tc>
        <w:tc>
          <w:tcPr>
            <w:tcW w:w="1440" w:type="dxa"/>
            <w:tcBorders>
              <w:top w:val="nil"/>
              <w:left w:val="nil"/>
              <w:bottom w:val="single" w:sz="4" w:space="0" w:color="auto"/>
              <w:right w:val="nil"/>
            </w:tcBorders>
            <w:shd w:val="clear" w:color="auto" w:fill="auto"/>
            <w:noWrap/>
            <w:vAlign w:val="center"/>
            <w:hideMark/>
          </w:tcPr>
          <w:p w14:paraId="015C983E" w14:textId="143A8A2E"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0.65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0.33</w:t>
            </w:r>
          </w:p>
        </w:tc>
        <w:tc>
          <w:tcPr>
            <w:tcW w:w="1440" w:type="dxa"/>
            <w:tcBorders>
              <w:top w:val="nil"/>
              <w:left w:val="nil"/>
              <w:bottom w:val="single" w:sz="4" w:space="0" w:color="auto"/>
              <w:right w:val="nil"/>
            </w:tcBorders>
            <w:shd w:val="clear" w:color="auto" w:fill="auto"/>
            <w:noWrap/>
            <w:vAlign w:val="center"/>
            <w:hideMark/>
          </w:tcPr>
          <w:p w14:paraId="584939AB" w14:textId="6A66B76D"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0.82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0.05</w:t>
            </w:r>
          </w:p>
        </w:tc>
        <w:tc>
          <w:tcPr>
            <w:tcW w:w="1530" w:type="dxa"/>
            <w:tcBorders>
              <w:top w:val="nil"/>
              <w:left w:val="nil"/>
              <w:bottom w:val="single" w:sz="4" w:space="0" w:color="auto"/>
              <w:right w:val="nil"/>
            </w:tcBorders>
            <w:shd w:val="clear" w:color="auto" w:fill="auto"/>
            <w:noWrap/>
            <w:vAlign w:val="center"/>
            <w:hideMark/>
          </w:tcPr>
          <w:p w14:paraId="0C364957" w14:textId="36B81B1D" w:rsidR="00980CC9" w:rsidRPr="005D2709" w:rsidRDefault="00980CC9" w:rsidP="005D270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color w:val="000000"/>
                <w:sz w:val="22"/>
                <w:szCs w:val="22"/>
                <w:bdr w:val="none" w:sz="0" w:space="0" w:color="auto"/>
              </w:rPr>
            </w:pPr>
            <w:r w:rsidRPr="005D2709">
              <w:rPr>
                <w:rFonts w:eastAsia="Times New Roman"/>
                <w:b/>
                <w:color w:val="000000"/>
                <w:sz w:val="22"/>
                <w:szCs w:val="22"/>
                <w:bdr w:val="none" w:sz="0" w:space="0" w:color="auto"/>
              </w:rPr>
              <w:t xml:space="preserve">5.54 </w:t>
            </w:r>
            <w:r w:rsidR="005D2709" w:rsidRPr="005D2709">
              <w:rPr>
                <w:rFonts w:eastAsia="Times New Roman"/>
                <w:b/>
                <w:color w:val="000000"/>
                <w:sz w:val="22"/>
                <w:szCs w:val="22"/>
                <w:bdr w:val="none" w:sz="0" w:space="0" w:color="auto"/>
              </w:rPr>
              <w:t>±</w:t>
            </w:r>
            <w:r w:rsidRPr="005D2709">
              <w:rPr>
                <w:rFonts w:eastAsia="Times New Roman"/>
                <w:b/>
                <w:color w:val="000000"/>
                <w:sz w:val="22"/>
                <w:szCs w:val="22"/>
                <w:bdr w:val="none" w:sz="0" w:space="0" w:color="auto"/>
              </w:rPr>
              <w:t xml:space="preserve"> 1.73</w:t>
            </w:r>
          </w:p>
        </w:tc>
      </w:tr>
    </w:tbl>
    <w:p w14:paraId="339F6508" w14:textId="77DFFF73" w:rsidR="008C51CC" w:rsidRPr="005D2709" w:rsidRDefault="008C51CC" w:rsidP="005D2709">
      <w:pPr>
        <w:pStyle w:val="Body"/>
        <w:spacing w:line="480" w:lineRule="auto"/>
        <w:jc w:val="center"/>
        <w:outlineLvl w:val="0"/>
        <w:rPr>
          <w:rFonts w:ascii="Times New Roman" w:eastAsia="Times New Roman" w:hAnsi="Times New Roman" w:cs="Times New Roman"/>
          <w:bCs/>
          <w:lang w:val="en-US"/>
        </w:rPr>
      </w:pPr>
    </w:p>
    <w:p w14:paraId="0C77220C" w14:textId="77777777" w:rsidR="008C51CC" w:rsidRDefault="008C51CC" w:rsidP="001A2E0B">
      <w:pPr>
        <w:pStyle w:val="Body"/>
        <w:spacing w:line="480" w:lineRule="auto"/>
        <w:outlineLvl w:val="0"/>
        <w:rPr>
          <w:rFonts w:ascii="Times New Roman" w:eastAsia="Times New Roman" w:hAnsi="Times New Roman" w:cs="Times New Roman"/>
          <w:bCs/>
          <w:lang w:val="en-US"/>
        </w:rPr>
      </w:pPr>
    </w:p>
    <w:p w14:paraId="5679084B" w14:textId="77777777" w:rsidR="001A2E0B" w:rsidRDefault="001A2E0B" w:rsidP="001A2E0B">
      <w:pPr>
        <w:pStyle w:val="Body"/>
        <w:spacing w:line="480" w:lineRule="auto"/>
        <w:outlineLvl w:val="0"/>
        <w:rPr>
          <w:rFonts w:ascii="Times New Roman" w:eastAsia="Times New Roman" w:hAnsi="Times New Roman" w:cs="Times New Roman"/>
          <w:bCs/>
          <w:lang w:val="en-US"/>
        </w:rPr>
      </w:pPr>
    </w:p>
    <w:p w14:paraId="19B6B96E" w14:textId="77777777" w:rsidR="00DD138E" w:rsidRDefault="00DD138E" w:rsidP="001A2E0B">
      <w:pPr>
        <w:pStyle w:val="Body"/>
        <w:spacing w:line="480" w:lineRule="auto"/>
        <w:outlineLvl w:val="0"/>
        <w:rPr>
          <w:bdr w:val="none" w:sz="0" w:space="0" w:color="auto"/>
        </w:rPr>
        <w:sectPr w:rsidR="00DD138E" w:rsidSect="00980CC9">
          <w:pgSz w:w="15840" w:h="12240" w:orient="landscape"/>
          <w:pgMar w:top="1440" w:right="1440" w:bottom="1440" w:left="1440" w:header="720" w:footer="720" w:gutter="0"/>
          <w:lnNumType w:countBy="1" w:restart="continuous"/>
          <w:cols w:space="720"/>
          <w:docGrid w:linePitch="326"/>
        </w:sectPr>
      </w:pPr>
    </w:p>
    <w:p w14:paraId="61BA9BF0" w14:textId="77777777" w:rsidR="00385E1E" w:rsidRDefault="00385E1E">
      <w:pPr>
        <w:rPr>
          <w:rFonts w:eastAsia="Times New Roman"/>
          <w:b/>
          <w:bCs/>
        </w:rPr>
      </w:pPr>
    </w:p>
    <w:tbl>
      <w:tblPr>
        <w:tblW w:w="14370" w:type="dxa"/>
        <w:tblInd w:w="-672" w:type="dxa"/>
        <w:tblCellMar>
          <w:top w:w="15" w:type="dxa"/>
          <w:left w:w="15" w:type="dxa"/>
          <w:bottom w:w="15" w:type="dxa"/>
          <w:right w:w="15" w:type="dxa"/>
        </w:tblCellMar>
        <w:tblLook w:val="04A0" w:firstRow="1" w:lastRow="0" w:firstColumn="1" w:lastColumn="0" w:noHBand="0" w:noVBand="1"/>
      </w:tblPr>
      <w:tblGrid>
        <w:gridCol w:w="1617"/>
        <w:gridCol w:w="2375"/>
        <w:gridCol w:w="2774"/>
        <w:gridCol w:w="2342"/>
        <w:gridCol w:w="1243"/>
        <w:gridCol w:w="541"/>
        <w:gridCol w:w="1051"/>
        <w:gridCol w:w="581"/>
        <w:gridCol w:w="809"/>
        <w:gridCol w:w="1037"/>
      </w:tblGrid>
      <w:tr w:rsidR="008C51CC" w:rsidRPr="008C51CC" w14:paraId="7F300008" w14:textId="77777777" w:rsidTr="008C51CC">
        <w:trPr>
          <w:tblHeader/>
        </w:trPr>
        <w:tc>
          <w:tcPr>
            <w:tcW w:w="0" w:type="auto"/>
            <w:gridSpan w:val="10"/>
            <w:vAlign w:val="center"/>
            <w:hideMark/>
          </w:tcPr>
          <w:p w14:paraId="4039A9B3" w14:textId="77777777" w:rsidR="008C51CC" w:rsidRPr="008C51CC" w:rsidRDefault="008C51CC">
            <w:pPr>
              <w:spacing w:before="240" w:after="240"/>
              <w:rPr>
                <w:color w:val="000000"/>
              </w:rPr>
            </w:pPr>
            <w:r w:rsidRPr="002C2471">
              <w:rPr>
                <w:b/>
                <w:color w:val="000000"/>
              </w:rPr>
              <w:t>Table 4.</w:t>
            </w:r>
            <w:r w:rsidRPr="008C51CC">
              <w:rPr>
                <w:color w:val="000000"/>
              </w:rPr>
              <w:t xml:space="preserve"> Sediment trap data. Sediment traps were deployed during the summer of 2016.</w:t>
            </w:r>
          </w:p>
        </w:tc>
      </w:tr>
      <w:tr w:rsidR="008C51CC" w:rsidRPr="008C51CC" w14:paraId="0DD49F3D" w14:textId="77777777" w:rsidTr="005D2709">
        <w:trPr>
          <w:tblHeader/>
        </w:trPr>
        <w:tc>
          <w:tcPr>
            <w:tcW w:w="0" w:type="auto"/>
            <w:tcBorders>
              <w:top w:val="single" w:sz="12" w:space="0" w:color="auto"/>
              <w:bottom w:val="single" w:sz="6" w:space="0" w:color="auto"/>
            </w:tcBorders>
            <w:vAlign w:val="center"/>
            <w:hideMark/>
          </w:tcPr>
          <w:p w14:paraId="6F7E2219" w14:textId="77777777" w:rsidR="008C51CC" w:rsidRPr="008C51CC" w:rsidRDefault="008C51CC">
            <w:pPr>
              <w:spacing w:before="240" w:after="240"/>
              <w:rPr>
                <w:color w:val="000000"/>
              </w:rPr>
            </w:pPr>
          </w:p>
        </w:tc>
        <w:tc>
          <w:tcPr>
            <w:tcW w:w="0" w:type="auto"/>
            <w:tcBorders>
              <w:top w:val="single" w:sz="12" w:space="0" w:color="auto"/>
              <w:bottom w:val="single" w:sz="6" w:space="0" w:color="auto"/>
            </w:tcBorders>
            <w:vAlign w:val="center"/>
            <w:hideMark/>
          </w:tcPr>
          <w:p w14:paraId="54EF0833" w14:textId="77777777" w:rsidR="008C51CC" w:rsidRPr="008C51CC" w:rsidRDefault="008C51CC">
            <w:pPr>
              <w:spacing w:before="240" w:after="240"/>
              <w:jc w:val="center"/>
              <w:rPr>
                <w:b/>
                <w:bCs/>
                <w:color w:val="000000"/>
              </w:rPr>
            </w:pPr>
            <w:r w:rsidRPr="008C51CC">
              <w:rPr>
                <w:b/>
                <w:bCs/>
                <w:color w:val="000000"/>
              </w:rPr>
              <w:t>Sediment deposition rates (g m</w:t>
            </w:r>
            <w:r w:rsidRPr="008C51CC">
              <w:rPr>
                <w:b/>
                <w:bCs/>
                <w:color w:val="000000"/>
                <w:vertAlign w:val="superscript"/>
              </w:rPr>
              <w:t>-2</w:t>
            </w:r>
            <w:r w:rsidRPr="008C51CC">
              <w:rPr>
                <w:rStyle w:val="apple-converted-space"/>
                <w:b/>
                <w:bCs/>
                <w:color w:val="000000"/>
              </w:rPr>
              <w:t> </w:t>
            </w:r>
            <w:r w:rsidRPr="008C51CC">
              <w:rPr>
                <w:b/>
                <w:bCs/>
                <w:color w:val="000000"/>
              </w:rPr>
              <w:t>day</w:t>
            </w:r>
            <w:r w:rsidRPr="008C51CC">
              <w:rPr>
                <w:b/>
                <w:bCs/>
                <w:color w:val="000000"/>
                <w:vertAlign w:val="superscript"/>
              </w:rPr>
              <w:t>-1</w:t>
            </w:r>
            <w:r w:rsidRPr="008C51CC">
              <w:rPr>
                <w:b/>
                <w:bCs/>
                <w:color w:val="000000"/>
              </w:rPr>
              <w:t>)</w:t>
            </w:r>
          </w:p>
        </w:tc>
        <w:tc>
          <w:tcPr>
            <w:tcW w:w="0" w:type="auto"/>
            <w:tcBorders>
              <w:top w:val="single" w:sz="12" w:space="0" w:color="auto"/>
              <w:bottom w:val="single" w:sz="6" w:space="0" w:color="auto"/>
            </w:tcBorders>
            <w:vAlign w:val="center"/>
            <w:hideMark/>
          </w:tcPr>
          <w:p w14:paraId="711A74C0" w14:textId="77777777" w:rsidR="008C51CC" w:rsidRPr="008C51CC" w:rsidRDefault="008C51CC">
            <w:pPr>
              <w:spacing w:before="240" w:after="240"/>
              <w:jc w:val="center"/>
              <w:rPr>
                <w:b/>
                <w:bCs/>
                <w:color w:val="000000"/>
              </w:rPr>
            </w:pPr>
            <w:r w:rsidRPr="008C51CC">
              <w:rPr>
                <w:b/>
                <w:bCs/>
                <w:color w:val="000000"/>
              </w:rPr>
              <w:t>Chlorophyll a deposition rates (mg m</w:t>
            </w:r>
            <w:r w:rsidRPr="008C51CC">
              <w:rPr>
                <w:b/>
                <w:bCs/>
                <w:color w:val="000000"/>
                <w:vertAlign w:val="superscript"/>
              </w:rPr>
              <w:t>-2</w:t>
            </w:r>
            <w:r w:rsidRPr="008C51CC">
              <w:rPr>
                <w:rStyle w:val="apple-converted-space"/>
                <w:b/>
                <w:bCs/>
                <w:color w:val="000000"/>
              </w:rPr>
              <w:t> </w:t>
            </w:r>
            <w:r w:rsidRPr="008C51CC">
              <w:rPr>
                <w:b/>
                <w:bCs/>
                <w:color w:val="000000"/>
              </w:rPr>
              <w:t>day</w:t>
            </w:r>
            <w:r w:rsidRPr="008C51CC">
              <w:rPr>
                <w:b/>
                <w:bCs/>
                <w:color w:val="000000"/>
                <w:vertAlign w:val="superscript"/>
              </w:rPr>
              <w:t>-1</w:t>
            </w:r>
            <w:r w:rsidRPr="008C51CC">
              <w:rPr>
                <w:b/>
                <w:bCs/>
                <w:color w:val="000000"/>
              </w:rPr>
              <w:t>)</w:t>
            </w:r>
          </w:p>
        </w:tc>
        <w:tc>
          <w:tcPr>
            <w:tcW w:w="0" w:type="auto"/>
            <w:tcBorders>
              <w:top w:val="single" w:sz="12" w:space="0" w:color="auto"/>
              <w:bottom w:val="single" w:sz="6" w:space="0" w:color="auto"/>
            </w:tcBorders>
            <w:vAlign w:val="center"/>
            <w:hideMark/>
          </w:tcPr>
          <w:p w14:paraId="1EFDDCFE" w14:textId="77777777" w:rsidR="008C51CC" w:rsidRPr="008C51CC" w:rsidRDefault="008C51CC">
            <w:pPr>
              <w:spacing w:before="240" w:after="240"/>
              <w:jc w:val="center"/>
              <w:rPr>
                <w:b/>
                <w:bCs/>
                <w:color w:val="000000"/>
              </w:rPr>
            </w:pPr>
            <w:r w:rsidRPr="008C51CC">
              <w:rPr>
                <w:b/>
                <w:bCs/>
                <w:color w:val="000000"/>
              </w:rPr>
              <w:t>OM deposition rates (g OM m</w:t>
            </w:r>
            <w:r w:rsidRPr="008C51CC">
              <w:rPr>
                <w:b/>
                <w:bCs/>
                <w:color w:val="000000"/>
                <w:vertAlign w:val="superscript"/>
              </w:rPr>
              <w:t>-2</w:t>
            </w:r>
            <w:r w:rsidRPr="008C51CC">
              <w:rPr>
                <w:rStyle w:val="apple-converted-space"/>
                <w:b/>
                <w:bCs/>
                <w:color w:val="000000"/>
              </w:rPr>
              <w:t> </w:t>
            </w:r>
            <w:r w:rsidRPr="008C51CC">
              <w:rPr>
                <w:b/>
                <w:bCs/>
                <w:color w:val="000000"/>
              </w:rPr>
              <w:t>day</w:t>
            </w:r>
            <w:r w:rsidRPr="008C51CC">
              <w:rPr>
                <w:b/>
                <w:bCs/>
                <w:color w:val="000000"/>
                <w:vertAlign w:val="superscript"/>
              </w:rPr>
              <w:t>-1</w:t>
            </w:r>
            <w:r w:rsidRPr="008C51CC">
              <w:rPr>
                <w:b/>
                <w:bCs/>
                <w:color w:val="000000"/>
              </w:rPr>
              <w:t>)</w:t>
            </w:r>
          </w:p>
        </w:tc>
        <w:tc>
          <w:tcPr>
            <w:tcW w:w="1243" w:type="dxa"/>
            <w:tcBorders>
              <w:top w:val="single" w:sz="12" w:space="0" w:color="auto"/>
              <w:bottom w:val="single" w:sz="6" w:space="0" w:color="auto"/>
            </w:tcBorders>
            <w:vAlign w:val="center"/>
            <w:hideMark/>
          </w:tcPr>
          <w:p w14:paraId="0C13BDD7" w14:textId="77777777" w:rsidR="008C51CC" w:rsidRPr="008C51CC" w:rsidRDefault="008C51CC">
            <w:pPr>
              <w:spacing w:before="240" w:after="240"/>
              <w:jc w:val="center"/>
              <w:rPr>
                <w:b/>
                <w:bCs/>
                <w:color w:val="000000"/>
              </w:rPr>
            </w:pPr>
            <w:r w:rsidRPr="008C51CC">
              <w:rPr>
                <w:b/>
                <w:bCs/>
                <w:color w:val="000000"/>
              </w:rPr>
              <w:t>Sediment OM (%)</w:t>
            </w:r>
          </w:p>
        </w:tc>
        <w:tc>
          <w:tcPr>
            <w:tcW w:w="541" w:type="dxa"/>
            <w:tcBorders>
              <w:top w:val="single" w:sz="12" w:space="0" w:color="auto"/>
              <w:bottom w:val="single" w:sz="6" w:space="0" w:color="auto"/>
            </w:tcBorders>
            <w:vAlign w:val="center"/>
            <w:hideMark/>
          </w:tcPr>
          <w:p w14:paraId="6C66921B" w14:textId="2AA155D4" w:rsidR="008C51CC" w:rsidRPr="008C51CC" w:rsidRDefault="008C51CC">
            <w:pPr>
              <w:spacing w:before="240" w:after="240"/>
              <w:jc w:val="center"/>
              <w:rPr>
                <w:b/>
                <w:bCs/>
                <w:color w:val="000000"/>
              </w:rPr>
            </w:pPr>
            <w:r>
              <w:rPr>
                <w:b/>
                <w:bCs/>
                <w:color w:val="000000"/>
              </w:rPr>
              <w:t xml:space="preserve"> </w:t>
            </w:r>
            <w:r w:rsidRPr="008C51CC">
              <w:rPr>
                <w:b/>
                <w:bCs/>
                <w:color w:val="000000"/>
              </w:rPr>
              <w:t>δ</w:t>
            </w:r>
            <w:r w:rsidRPr="008C51CC">
              <w:rPr>
                <w:b/>
                <w:bCs/>
                <w:color w:val="000000"/>
                <w:vertAlign w:val="superscript"/>
              </w:rPr>
              <w:t>15</w:t>
            </w:r>
            <w:r w:rsidRPr="008C51CC">
              <w:rPr>
                <w:b/>
                <w:bCs/>
                <w:color w:val="000000"/>
              </w:rPr>
              <w:t>N</w:t>
            </w:r>
          </w:p>
        </w:tc>
        <w:tc>
          <w:tcPr>
            <w:tcW w:w="1051" w:type="dxa"/>
            <w:tcBorders>
              <w:top w:val="single" w:sz="12" w:space="0" w:color="auto"/>
              <w:bottom w:val="single" w:sz="6" w:space="0" w:color="auto"/>
            </w:tcBorders>
            <w:vAlign w:val="center"/>
            <w:hideMark/>
          </w:tcPr>
          <w:p w14:paraId="36000E12" w14:textId="705A230B" w:rsidR="008C51CC" w:rsidRPr="008C51CC" w:rsidRDefault="008C51CC">
            <w:pPr>
              <w:spacing w:before="240" w:after="240"/>
              <w:jc w:val="center"/>
              <w:rPr>
                <w:b/>
                <w:bCs/>
                <w:color w:val="000000"/>
              </w:rPr>
            </w:pPr>
            <w:r>
              <w:rPr>
                <w:b/>
                <w:bCs/>
                <w:color w:val="000000"/>
              </w:rPr>
              <w:t xml:space="preserve">      </w:t>
            </w:r>
            <w:r w:rsidRPr="008C51CC">
              <w:rPr>
                <w:b/>
                <w:bCs/>
                <w:color w:val="000000"/>
              </w:rPr>
              <w:t>δ</w:t>
            </w:r>
            <w:r w:rsidRPr="008C51CC">
              <w:rPr>
                <w:b/>
                <w:bCs/>
                <w:color w:val="000000"/>
                <w:vertAlign w:val="superscript"/>
              </w:rPr>
              <w:t>13</w:t>
            </w:r>
            <w:r w:rsidRPr="008C51CC">
              <w:rPr>
                <w:b/>
                <w:bCs/>
                <w:color w:val="000000"/>
              </w:rPr>
              <w:t>C</w:t>
            </w:r>
            <w:r w:rsidRPr="008C51CC">
              <w:rPr>
                <w:b/>
                <w:bCs/>
                <w:color w:val="000000"/>
                <w:vertAlign w:val="subscript"/>
              </w:rPr>
              <w:t>org</w:t>
            </w:r>
          </w:p>
        </w:tc>
        <w:tc>
          <w:tcPr>
            <w:tcW w:w="0" w:type="auto"/>
            <w:tcBorders>
              <w:top w:val="single" w:sz="12" w:space="0" w:color="auto"/>
              <w:bottom w:val="single" w:sz="6" w:space="0" w:color="auto"/>
            </w:tcBorders>
            <w:vAlign w:val="center"/>
            <w:hideMark/>
          </w:tcPr>
          <w:p w14:paraId="3B28908C" w14:textId="3C3F8C5E" w:rsidR="008C51CC" w:rsidRPr="008C51CC" w:rsidRDefault="008C51CC">
            <w:pPr>
              <w:spacing w:before="240" w:after="240"/>
              <w:jc w:val="center"/>
              <w:rPr>
                <w:b/>
                <w:bCs/>
                <w:color w:val="000000"/>
              </w:rPr>
            </w:pPr>
            <w:r>
              <w:rPr>
                <w:b/>
                <w:bCs/>
                <w:color w:val="000000"/>
              </w:rPr>
              <w:t xml:space="preserve">     </w:t>
            </w:r>
            <w:r w:rsidRPr="008C51CC">
              <w:rPr>
                <w:b/>
                <w:bCs/>
                <w:color w:val="000000"/>
              </w:rPr>
              <w:t>%N</w:t>
            </w:r>
          </w:p>
        </w:tc>
        <w:tc>
          <w:tcPr>
            <w:tcW w:w="0" w:type="auto"/>
            <w:tcBorders>
              <w:top w:val="single" w:sz="12" w:space="0" w:color="auto"/>
              <w:bottom w:val="single" w:sz="6" w:space="0" w:color="auto"/>
            </w:tcBorders>
            <w:vAlign w:val="center"/>
            <w:hideMark/>
          </w:tcPr>
          <w:p w14:paraId="1E3E13B1" w14:textId="50440CC2" w:rsidR="008C51CC" w:rsidRPr="008C51CC" w:rsidRDefault="008C51CC">
            <w:pPr>
              <w:spacing w:before="240" w:after="240"/>
              <w:jc w:val="center"/>
              <w:rPr>
                <w:b/>
                <w:bCs/>
                <w:color w:val="000000"/>
              </w:rPr>
            </w:pPr>
            <w:r>
              <w:rPr>
                <w:b/>
                <w:bCs/>
                <w:color w:val="000000"/>
              </w:rPr>
              <w:t xml:space="preserve">     </w:t>
            </w:r>
            <w:r w:rsidRPr="008C51CC">
              <w:rPr>
                <w:b/>
                <w:bCs/>
                <w:color w:val="000000"/>
              </w:rPr>
              <w:t>%</w:t>
            </w:r>
            <w:proofErr w:type="spellStart"/>
            <w:r w:rsidRPr="008C51CC">
              <w:rPr>
                <w:b/>
                <w:bCs/>
                <w:color w:val="000000"/>
              </w:rPr>
              <w:t>C</w:t>
            </w:r>
            <w:r w:rsidRPr="008C51CC">
              <w:rPr>
                <w:b/>
                <w:bCs/>
                <w:color w:val="000000"/>
                <w:vertAlign w:val="subscript"/>
              </w:rPr>
              <w:t>org</w:t>
            </w:r>
            <w:proofErr w:type="spellEnd"/>
          </w:p>
        </w:tc>
        <w:tc>
          <w:tcPr>
            <w:tcW w:w="0" w:type="auto"/>
            <w:tcBorders>
              <w:top w:val="single" w:sz="12" w:space="0" w:color="auto"/>
              <w:bottom w:val="single" w:sz="6" w:space="0" w:color="auto"/>
            </w:tcBorders>
            <w:vAlign w:val="center"/>
            <w:hideMark/>
          </w:tcPr>
          <w:p w14:paraId="4E86360E" w14:textId="0B91D44A" w:rsidR="008C51CC" w:rsidRPr="008C51CC" w:rsidRDefault="008C51CC">
            <w:pPr>
              <w:spacing w:before="240" w:after="240"/>
              <w:jc w:val="center"/>
              <w:rPr>
                <w:b/>
                <w:bCs/>
                <w:color w:val="000000"/>
              </w:rPr>
            </w:pPr>
            <w:r>
              <w:rPr>
                <w:b/>
                <w:bCs/>
                <w:color w:val="000000"/>
              </w:rPr>
              <w:t xml:space="preserve">    </w:t>
            </w:r>
            <w:proofErr w:type="spellStart"/>
            <w:r w:rsidRPr="008C51CC">
              <w:rPr>
                <w:b/>
                <w:bCs/>
                <w:color w:val="000000"/>
              </w:rPr>
              <w:t>C</w:t>
            </w:r>
            <w:r w:rsidRPr="008C51CC">
              <w:rPr>
                <w:b/>
                <w:bCs/>
                <w:color w:val="000000"/>
                <w:vertAlign w:val="subscript"/>
              </w:rPr>
              <w:t>org</w:t>
            </w:r>
            <w:r w:rsidRPr="008C51CC">
              <w:rPr>
                <w:b/>
                <w:bCs/>
                <w:color w:val="000000"/>
              </w:rPr>
              <w:t>:N</w:t>
            </w:r>
            <w:proofErr w:type="spellEnd"/>
            <w:r w:rsidR="005D2709">
              <w:rPr>
                <w:b/>
                <w:bCs/>
                <w:color w:val="000000"/>
              </w:rPr>
              <w:t xml:space="preserve"> (</w:t>
            </w:r>
            <w:proofErr w:type="spellStart"/>
            <w:r w:rsidR="005D2709">
              <w:rPr>
                <w:b/>
                <w:bCs/>
                <w:color w:val="000000"/>
              </w:rPr>
              <w:t>g:g</w:t>
            </w:r>
            <w:proofErr w:type="spellEnd"/>
            <w:r w:rsidR="005D2709">
              <w:rPr>
                <w:b/>
                <w:bCs/>
                <w:color w:val="000000"/>
              </w:rPr>
              <w:t>)</w:t>
            </w:r>
          </w:p>
        </w:tc>
      </w:tr>
      <w:tr w:rsidR="008C51CC" w:rsidRPr="008C51CC" w14:paraId="7AB7C46A" w14:textId="77777777" w:rsidTr="005D2709">
        <w:trPr>
          <w:trHeight w:val="288"/>
        </w:trPr>
        <w:tc>
          <w:tcPr>
            <w:tcW w:w="0" w:type="auto"/>
            <w:vAlign w:val="center"/>
            <w:hideMark/>
          </w:tcPr>
          <w:p w14:paraId="30EDAD12" w14:textId="77777777" w:rsidR="008C51CC" w:rsidRPr="008C51CC" w:rsidRDefault="008C51CC">
            <w:pPr>
              <w:spacing w:before="240" w:after="240"/>
              <w:rPr>
                <w:color w:val="000000"/>
              </w:rPr>
            </w:pPr>
            <w:r w:rsidRPr="008C51CC">
              <w:rPr>
                <w:color w:val="000000"/>
              </w:rPr>
              <w:t>Riverine (R1)</w:t>
            </w:r>
          </w:p>
        </w:tc>
        <w:tc>
          <w:tcPr>
            <w:tcW w:w="0" w:type="auto"/>
            <w:vAlign w:val="center"/>
            <w:hideMark/>
          </w:tcPr>
          <w:p w14:paraId="29155113" w14:textId="77777777" w:rsidR="008C51CC" w:rsidRPr="008C51CC" w:rsidRDefault="008C51CC">
            <w:pPr>
              <w:spacing w:before="240" w:after="240"/>
              <w:jc w:val="center"/>
              <w:rPr>
                <w:color w:val="000000"/>
              </w:rPr>
            </w:pPr>
            <w:r w:rsidRPr="008C51CC">
              <w:rPr>
                <w:color w:val="000000"/>
              </w:rPr>
              <w:t>473.02</w:t>
            </w:r>
          </w:p>
        </w:tc>
        <w:tc>
          <w:tcPr>
            <w:tcW w:w="0" w:type="auto"/>
            <w:vAlign w:val="center"/>
            <w:hideMark/>
          </w:tcPr>
          <w:p w14:paraId="31D40EF5" w14:textId="77777777" w:rsidR="008C51CC" w:rsidRPr="008C51CC" w:rsidRDefault="008C51CC">
            <w:pPr>
              <w:spacing w:before="240" w:after="240"/>
              <w:jc w:val="center"/>
              <w:rPr>
                <w:color w:val="000000"/>
              </w:rPr>
            </w:pPr>
            <w:r w:rsidRPr="008C51CC">
              <w:rPr>
                <w:color w:val="000000"/>
              </w:rPr>
              <w:t>67.77</w:t>
            </w:r>
          </w:p>
        </w:tc>
        <w:tc>
          <w:tcPr>
            <w:tcW w:w="0" w:type="auto"/>
            <w:vAlign w:val="center"/>
            <w:hideMark/>
          </w:tcPr>
          <w:p w14:paraId="2F4EAAAA" w14:textId="77777777" w:rsidR="008C51CC" w:rsidRPr="008C51CC" w:rsidRDefault="008C51CC">
            <w:pPr>
              <w:spacing w:before="240" w:after="240"/>
              <w:jc w:val="center"/>
              <w:rPr>
                <w:color w:val="000000"/>
              </w:rPr>
            </w:pPr>
            <w:r w:rsidRPr="008C51CC">
              <w:rPr>
                <w:color w:val="000000"/>
              </w:rPr>
              <w:t>63.51</w:t>
            </w:r>
          </w:p>
        </w:tc>
        <w:tc>
          <w:tcPr>
            <w:tcW w:w="1243" w:type="dxa"/>
            <w:vAlign w:val="center"/>
            <w:hideMark/>
          </w:tcPr>
          <w:p w14:paraId="77F6178B" w14:textId="77777777" w:rsidR="008C51CC" w:rsidRPr="008C51CC" w:rsidRDefault="008C51CC">
            <w:pPr>
              <w:spacing w:before="240" w:after="240"/>
              <w:jc w:val="center"/>
              <w:rPr>
                <w:color w:val="000000"/>
              </w:rPr>
            </w:pPr>
            <w:r w:rsidRPr="008C51CC">
              <w:rPr>
                <w:color w:val="000000"/>
              </w:rPr>
              <w:t>12.32</w:t>
            </w:r>
          </w:p>
        </w:tc>
        <w:tc>
          <w:tcPr>
            <w:tcW w:w="541" w:type="dxa"/>
            <w:vAlign w:val="center"/>
            <w:hideMark/>
          </w:tcPr>
          <w:p w14:paraId="36F21CE4" w14:textId="77777777" w:rsidR="008C51CC" w:rsidRPr="008C51CC" w:rsidRDefault="008C51CC">
            <w:pPr>
              <w:spacing w:before="240" w:after="240"/>
              <w:jc w:val="center"/>
              <w:rPr>
                <w:color w:val="000000"/>
              </w:rPr>
            </w:pPr>
            <w:r w:rsidRPr="008C51CC">
              <w:rPr>
                <w:color w:val="000000"/>
              </w:rPr>
              <w:t>5.87</w:t>
            </w:r>
          </w:p>
        </w:tc>
        <w:tc>
          <w:tcPr>
            <w:tcW w:w="1051" w:type="dxa"/>
            <w:vAlign w:val="center"/>
            <w:hideMark/>
          </w:tcPr>
          <w:p w14:paraId="014B382A" w14:textId="77777777" w:rsidR="008C51CC" w:rsidRPr="008C51CC" w:rsidRDefault="008C51CC">
            <w:pPr>
              <w:spacing w:before="240" w:after="240"/>
              <w:jc w:val="center"/>
              <w:rPr>
                <w:color w:val="000000"/>
              </w:rPr>
            </w:pPr>
            <w:r w:rsidRPr="008C51CC">
              <w:rPr>
                <w:color w:val="000000"/>
              </w:rPr>
              <w:t>-27.24</w:t>
            </w:r>
          </w:p>
        </w:tc>
        <w:tc>
          <w:tcPr>
            <w:tcW w:w="0" w:type="auto"/>
            <w:vAlign w:val="center"/>
            <w:hideMark/>
          </w:tcPr>
          <w:p w14:paraId="3DB654DC" w14:textId="77777777" w:rsidR="008C51CC" w:rsidRPr="008C51CC" w:rsidRDefault="008C51CC">
            <w:pPr>
              <w:spacing w:before="240" w:after="240"/>
              <w:jc w:val="center"/>
              <w:rPr>
                <w:color w:val="000000"/>
              </w:rPr>
            </w:pPr>
            <w:r w:rsidRPr="008C51CC">
              <w:rPr>
                <w:color w:val="000000"/>
              </w:rPr>
              <w:t>0.57</w:t>
            </w:r>
          </w:p>
        </w:tc>
        <w:tc>
          <w:tcPr>
            <w:tcW w:w="0" w:type="auto"/>
            <w:vAlign w:val="center"/>
            <w:hideMark/>
          </w:tcPr>
          <w:p w14:paraId="16E25F35" w14:textId="77777777" w:rsidR="008C51CC" w:rsidRPr="008C51CC" w:rsidRDefault="008C51CC">
            <w:pPr>
              <w:spacing w:before="240" w:after="240"/>
              <w:jc w:val="center"/>
              <w:rPr>
                <w:color w:val="000000"/>
              </w:rPr>
            </w:pPr>
            <w:r w:rsidRPr="008C51CC">
              <w:rPr>
                <w:color w:val="000000"/>
              </w:rPr>
              <w:t>4.00</w:t>
            </w:r>
          </w:p>
        </w:tc>
        <w:tc>
          <w:tcPr>
            <w:tcW w:w="0" w:type="auto"/>
            <w:vAlign w:val="center"/>
            <w:hideMark/>
          </w:tcPr>
          <w:p w14:paraId="056B26AF" w14:textId="77777777" w:rsidR="008C51CC" w:rsidRPr="008C51CC" w:rsidRDefault="008C51CC">
            <w:pPr>
              <w:spacing w:before="240" w:after="240"/>
              <w:jc w:val="center"/>
              <w:rPr>
                <w:color w:val="000000"/>
              </w:rPr>
            </w:pPr>
            <w:r w:rsidRPr="008C51CC">
              <w:rPr>
                <w:color w:val="000000"/>
              </w:rPr>
              <w:t>6.78</w:t>
            </w:r>
          </w:p>
        </w:tc>
      </w:tr>
      <w:tr w:rsidR="008C51CC" w:rsidRPr="008C51CC" w14:paraId="7FC216E6" w14:textId="77777777" w:rsidTr="005D2709">
        <w:trPr>
          <w:trHeight w:val="288"/>
        </w:trPr>
        <w:tc>
          <w:tcPr>
            <w:tcW w:w="0" w:type="auto"/>
            <w:vAlign w:val="center"/>
            <w:hideMark/>
          </w:tcPr>
          <w:p w14:paraId="76F7033A" w14:textId="77777777" w:rsidR="008C51CC" w:rsidRPr="008C51CC" w:rsidRDefault="008C51CC">
            <w:pPr>
              <w:spacing w:before="240" w:after="240"/>
              <w:rPr>
                <w:color w:val="000000"/>
              </w:rPr>
            </w:pPr>
            <w:r w:rsidRPr="008C51CC">
              <w:rPr>
                <w:color w:val="000000"/>
              </w:rPr>
              <w:t>Transitional(T1)</w:t>
            </w:r>
          </w:p>
        </w:tc>
        <w:tc>
          <w:tcPr>
            <w:tcW w:w="0" w:type="auto"/>
            <w:vAlign w:val="center"/>
            <w:hideMark/>
          </w:tcPr>
          <w:p w14:paraId="7D43B77C" w14:textId="77777777" w:rsidR="008C51CC" w:rsidRPr="008C51CC" w:rsidRDefault="008C51CC">
            <w:pPr>
              <w:spacing w:before="240" w:after="240"/>
              <w:jc w:val="center"/>
              <w:rPr>
                <w:color w:val="000000"/>
              </w:rPr>
            </w:pPr>
            <w:r w:rsidRPr="008C51CC">
              <w:rPr>
                <w:color w:val="000000"/>
              </w:rPr>
              <w:t>60.34</w:t>
            </w:r>
          </w:p>
        </w:tc>
        <w:tc>
          <w:tcPr>
            <w:tcW w:w="0" w:type="auto"/>
            <w:vAlign w:val="center"/>
            <w:hideMark/>
          </w:tcPr>
          <w:p w14:paraId="29E31426" w14:textId="77777777" w:rsidR="008C51CC" w:rsidRPr="008C51CC" w:rsidRDefault="008C51CC">
            <w:pPr>
              <w:spacing w:before="240" w:after="240"/>
              <w:jc w:val="center"/>
              <w:rPr>
                <w:color w:val="000000"/>
              </w:rPr>
            </w:pPr>
            <w:r w:rsidRPr="008C51CC">
              <w:rPr>
                <w:color w:val="000000"/>
              </w:rPr>
              <w:t>10.05</w:t>
            </w:r>
          </w:p>
        </w:tc>
        <w:tc>
          <w:tcPr>
            <w:tcW w:w="0" w:type="auto"/>
            <w:vAlign w:val="center"/>
            <w:hideMark/>
          </w:tcPr>
          <w:p w14:paraId="0788B247" w14:textId="77777777" w:rsidR="008C51CC" w:rsidRPr="008C51CC" w:rsidRDefault="008C51CC">
            <w:pPr>
              <w:spacing w:before="240" w:after="240"/>
              <w:jc w:val="center"/>
              <w:rPr>
                <w:color w:val="000000"/>
              </w:rPr>
            </w:pPr>
            <w:r w:rsidRPr="008C51CC">
              <w:rPr>
                <w:color w:val="000000"/>
              </w:rPr>
              <w:t>9.46</w:t>
            </w:r>
          </w:p>
        </w:tc>
        <w:tc>
          <w:tcPr>
            <w:tcW w:w="1243" w:type="dxa"/>
            <w:vAlign w:val="center"/>
            <w:hideMark/>
          </w:tcPr>
          <w:p w14:paraId="222BF150" w14:textId="77777777" w:rsidR="008C51CC" w:rsidRPr="008C51CC" w:rsidRDefault="008C51CC">
            <w:pPr>
              <w:spacing w:before="240" w:after="240"/>
              <w:jc w:val="center"/>
              <w:rPr>
                <w:color w:val="000000"/>
              </w:rPr>
            </w:pPr>
            <w:r w:rsidRPr="008C51CC">
              <w:rPr>
                <w:color w:val="000000"/>
              </w:rPr>
              <w:t>16.70</w:t>
            </w:r>
          </w:p>
        </w:tc>
        <w:tc>
          <w:tcPr>
            <w:tcW w:w="541" w:type="dxa"/>
            <w:vAlign w:val="center"/>
            <w:hideMark/>
          </w:tcPr>
          <w:p w14:paraId="0AD5414A" w14:textId="77777777" w:rsidR="008C51CC" w:rsidRPr="008C51CC" w:rsidRDefault="008C51CC">
            <w:pPr>
              <w:spacing w:before="240" w:after="240"/>
              <w:jc w:val="center"/>
              <w:rPr>
                <w:color w:val="000000"/>
              </w:rPr>
            </w:pPr>
            <w:r w:rsidRPr="008C51CC">
              <w:rPr>
                <w:color w:val="000000"/>
              </w:rPr>
              <w:t>6.03</w:t>
            </w:r>
          </w:p>
        </w:tc>
        <w:tc>
          <w:tcPr>
            <w:tcW w:w="1051" w:type="dxa"/>
            <w:vAlign w:val="center"/>
            <w:hideMark/>
          </w:tcPr>
          <w:p w14:paraId="32366257" w14:textId="77777777" w:rsidR="008C51CC" w:rsidRPr="008C51CC" w:rsidRDefault="008C51CC">
            <w:pPr>
              <w:spacing w:before="240" w:after="240"/>
              <w:jc w:val="center"/>
              <w:rPr>
                <w:color w:val="000000"/>
              </w:rPr>
            </w:pPr>
            <w:r w:rsidRPr="008C51CC">
              <w:rPr>
                <w:color w:val="000000"/>
              </w:rPr>
              <w:t>-27.81</w:t>
            </w:r>
          </w:p>
        </w:tc>
        <w:tc>
          <w:tcPr>
            <w:tcW w:w="0" w:type="auto"/>
            <w:vAlign w:val="center"/>
            <w:hideMark/>
          </w:tcPr>
          <w:p w14:paraId="6B676EC2" w14:textId="77777777" w:rsidR="008C51CC" w:rsidRPr="008C51CC" w:rsidRDefault="008C51CC">
            <w:pPr>
              <w:spacing w:before="240" w:after="240"/>
              <w:jc w:val="center"/>
              <w:rPr>
                <w:color w:val="000000"/>
              </w:rPr>
            </w:pPr>
            <w:r w:rsidRPr="008C51CC">
              <w:rPr>
                <w:color w:val="000000"/>
              </w:rPr>
              <w:t>0.69</w:t>
            </w:r>
          </w:p>
        </w:tc>
        <w:tc>
          <w:tcPr>
            <w:tcW w:w="0" w:type="auto"/>
            <w:vAlign w:val="center"/>
            <w:hideMark/>
          </w:tcPr>
          <w:p w14:paraId="7A10E96E" w14:textId="77777777" w:rsidR="008C51CC" w:rsidRPr="008C51CC" w:rsidRDefault="008C51CC">
            <w:pPr>
              <w:spacing w:before="240" w:after="240"/>
              <w:jc w:val="center"/>
              <w:rPr>
                <w:color w:val="000000"/>
              </w:rPr>
            </w:pPr>
            <w:r w:rsidRPr="008C51CC">
              <w:rPr>
                <w:color w:val="000000"/>
              </w:rPr>
              <w:t>4.71</w:t>
            </w:r>
          </w:p>
        </w:tc>
        <w:tc>
          <w:tcPr>
            <w:tcW w:w="0" w:type="auto"/>
            <w:vAlign w:val="center"/>
            <w:hideMark/>
          </w:tcPr>
          <w:p w14:paraId="75D822F5" w14:textId="77777777" w:rsidR="008C51CC" w:rsidRPr="008C51CC" w:rsidRDefault="008C51CC">
            <w:pPr>
              <w:spacing w:before="240" w:after="240"/>
              <w:jc w:val="center"/>
              <w:rPr>
                <w:color w:val="000000"/>
              </w:rPr>
            </w:pPr>
            <w:r w:rsidRPr="008C51CC">
              <w:rPr>
                <w:color w:val="000000"/>
              </w:rPr>
              <w:t>6.71</w:t>
            </w:r>
          </w:p>
        </w:tc>
      </w:tr>
      <w:tr w:rsidR="008C51CC" w:rsidRPr="008C51CC" w14:paraId="2E6B389B" w14:textId="77777777" w:rsidTr="005D2709">
        <w:trPr>
          <w:trHeight w:val="288"/>
        </w:trPr>
        <w:tc>
          <w:tcPr>
            <w:tcW w:w="0" w:type="auto"/>
            <w:tcBorders>
              <w:bottom w:val="single" w:sz="12" w:space="0" w:color="auto"/>
            </w:tcBorders>
            <w:vAlign w:val="center"/>
            <w:hideMark/>
          </w:tcPr>
          <w:p w14:paraId="53F5662C" w14:textId="77777777" w:rsidR="008C51CC" w:rsidRPr="008C51CC" w:rsidRDefault="008C51CC">
            <w:pPr>
              <w:spacing w:before="240" w:after="240"/>
              <w:rPr>
                <w:color w:val="000000"/>
              </w:rPr>
            </w:pPr>
            <w:r w:rsidRPr="008C51CC">
              <w:rPr>
                <w:color w:val="000000"/>
              </w:rPr>
              <w:t>Lacustrine (L3)</w:t>
            </w:r>
          </w:p>
        </w:tc>
        <w:tc>
          <w:tcPr>
            <w:tcW w:w="0" w:type="auto"/>
            <w:tcBorders>
              <w:bottom w:val="single" w:sz="12" w:space="0" w:color="auto"/>
            </w:tcBorders>
            <w:vAlign w:val="center"/>
            <w:hideMark/>
          </w:tcPr>
          <w:p w14:paraId="085D8020" w14:textId="77777777" w:rsidR="008C51CC" w:rsidRPr="008C51CC" w:rsidRDefault="008C51CC">
            <w:pPr>
              <w:spacing w:before="240" w:after="240"/>
              <w:jc w:val="center"/>
              <w:rPr>
                <w:color w:val="000000"/>
              </w:rPr>
            </w:pPr>
            <w:r w:rsidRPr="008C51CC">
              <w:rPr>
                <w:color w:val="000000"/>
              </w:rPr>
              <w:t>16.33</w:t>
            </w:r>
          </w:p>
        </w:tc>
        <w:tc>
          <w:tcPr>
            <w:tcW w:w="0" w:type="auto"/>
            <w:tcBorders>
              <w:bottom w:val="single" w:sz="12" w:space="0" w:color="auto"/>
            </w:tcBorders>
            <w:vAlign w:val="center"/>
            <w:hideMark/>
          </w:tcPr>
          <w:p w14:paraId="060912D0" w14:textId="77777777" w:rsidR="008C51CC" w:rsidRPr="008C51CC" w:rsidRDefault="008C51CC">
            <w:pPr>
              <w:spacing w:before="240" w:after="240"/>
              <w:jc w:val="center"/>
              <w:rPr>
                <w:color w:val="000000"/>
              </w:rPr>
            </w:pPr>
            <w:r w:rsidRPr="008C51CC">
              <w:rPr>
                <w:color w:val="000000"/>
              </w:rPr>
              <w:t>4.87</w:t>
            </w:r>
          </w:p>
        </w:tc>
        <w:tc>
          <w:tcPr>
            <w:tcW w:w="0" w:type="auto"/>
            <w:tcBorders>
              <w:bottom w:val="single" w:sz="12" w:space="0" w:color="auto"/>
            </w:tcBorders>
            <w:vAlign w:val="center"/>
            <w:hideMark/>
          </w:tcPr>
          <w:p w14:paraId="2523581B" w14:textId="77777777" w:rsidR="008C51CC" w:rsidRPr="008C51CC" w:rsidRDefault="008C51CC">
            <w:pPr>
              <w:spacing w:before="240" w:after="240"/>
              <w:jc w:val="center"/>
              <w:rPr>
                <w:color w:val="000000"/>
              </w:rPr>
            </w:pPr>
            <w:r w:rsidRPr="008C51CC">
              <w:rPr>
                <w:color w:val="000000"/>
              </w:rPr>
              <w:t>3.76</w:t>
            </w:r>
          </w:p>
        </w:tc>
        <w:tc>
          <w:tcPr>
            <w:tcW w:w="1243" w:type="dxa"/>
            <w:tcBorders>
              <w:bottom w:val="single" w:sz="12" w:space="0" w:color="auto"/>
            </w:tcBorders>
            <w:vAlign w:val="center"/>
            <w:hideMark/>
          </w:tcPr>
          <w:p w14:paraId="57F7D388" w14:textId="77777777" w:rsidR="008C51CC" w:rsidRPr="008C51CC" w:rsidRDefault="008C51CC">
            <w:pPr>
              <w:spacing w:before="240" w:after="240"/>
              <w:jc w:val="center"/>
              <w:rPr>
                <w:color w:val="000000"/>
              </w:rPr>
            </w:pPr>
            <w:r w:rsidRPr="008C51CC">
              <w:rPr>
                <w:color w:val="000000"/>
              </w:rPr>
              <w:t>22.52</w:t>
            </w:r>
          </w:p>
        </w:tc>
        <w:tc>
          <w:tcPr>
            <w:tcW w:w="541" w:type="dxa"/>
            <w:tcBorders>
              <w:bottom w:val="single" w:sz="12" w:space="0" w:color="auto"/>
            </w:tcBorders>
            <w:vAlign w:val="center"/>
            <w:hideMark/>
          </w:tcPr>
          <w:p w14:paraId="597AEC6F" w14:textId="77777777" w:rsidR="008C51CC" w:rsidRPr="008C51CC" w:rsidRDefault="008C51CC">
            <w:pPr>
              <w:spacing w:before="240" w:after="240"/>
              <w:jc w:val="center"/>
              <w:rPr>
                <w:color w:val="000000"/>
              </w:rPr>
            </w:pPr>
            <w:r w:rsidRPr="008C51CC">
              <w:rPr>
                <w:color w:val="000000"/>
              </w:rPr>
              <w:t>4.59</w:t>
            </w:r>
          </w:p>
        </w:tc>
        <w:tc>
          <w:tcPr>
            <w:tcW w:w="1051" w:type="dxa"/>
            <w:tcBorders>
              <w:bottom w:val="single" w:sz="12" w:space="0" w:color="auto"/>
            </w:tcBorders>
            <w:vAlign w:val="center"/>
            <w:hideMark/>
          </w:tcPr>
          <w:p w14:paraId="5BCD4AF8" w14:textId="77777777" w:rsidR="008C51CC" w:rsidRPr="008C51CC" w:rsidRDefault="008C51CC">
            <w:pPr>
              <w:spacing w:before="240" w:after="240"/>
              <w:jc w:val="center"/>
              <w:rPr>
                <w:color w:val="000000"/>
              </w:rPr>
            </w:pPr>
            <w:r w:rsidRPr="008C51CC">
              <w:rPr>
                <w:color w:val="000000"/>
              </w:rPr>
              <w:t>-27.15</w:t>
            </w:r>
          </w:p>
        </w:tc>
        <w:tc>
          <w:tcPr>
            <w:tcW w:w="0" w:type="auto"/>
            <w:tcBorders>
              <w:bottom w:val="single" w:sz="12" w:space="0" w:color="auto"/>
            </w:tcBorders>
            <w:vAlign w:val="center"/>
            <w:hideMark/>
          </w:tcPr>
          <w:p w14:paraId="6DC1F477" w14:textId="77777777" w:rsidR="008C51CC" w:rsidRPr="008C51CC" w:rsidRDefault="008C51CC">
            <w:pPr>
              <w:spacing w:before="240" w:after="240"/>
              <w:jc w:val="center"/>
              <w:rPr>
                <w:color w:val="000000"/>
              </w:rPr>
            </w:pPr>
            <w:r w:rsidRPr="008C51CC">
              <w:rPr>
                <w:color w:val="000000"/>
              </w:rPr>
              <w:t>0.99</w:t>
            </w:r>
          </w:p>
        </w:tc>
        <w:tc>
          <w:tcPr>
            <w:tcW w:w="0" w:type="auto"/>
            <w:tcBorders>
              <w:bottom w:val="single" w:sz="12" w:space="0" w:color="auto"/>
            </w:tcBorders>
            <w:vAlign w:val="center"/>
            <w:hideMark/>
          </w:tcPr>
          <w:p w14:paraId="44CC7A68" w14:textId="77777777" w:rsidR="008C51CC" w:rsidRPr="008C51CC" w:rsidRDefault="008C51CC">
            <w:pPr>
              <w:spacing w:before="240" w:after="240"/>
              <w:jc w:val="center"/>
              <w:rPr>
                <w:color w:val="000000"/>
              </w:rPr>
            </w:pPr>
            <w:r w:rsidRPr="008C51CC">
              <w:rPr>
                <w:color w:val="000000"/>
              </w:rPr>
              <w:t>6.49</w:t>
            </w:r>
          </w:p>
        </w:tc>
        <w:tc>
          <w:tcPr>
            <w:tcW w:w="0" w:type="auto"/>
            <w:tcBorders>
              <w:bottom w:val="single" w:sz="12" w:space="0" w:color="auto"/>
            </w:tcBorders>
            <w:vAlign w:val="center"/>
            <w:hideMark/>
          </w:tcPr>
          <w:p w14:paraId="7380C750" w14:textId="77777777" w:rsidR="008C51CC" w:rsidRPr="008C51CC" w:rsidRDefault="008C51CC">
            <w:pPr>
              <w:spacing w:before="240" w:after="240"/>
              <w:jc w:val="center"/>
              <w:rPr>
                <w:color w:val="000000"/>
              </w:rPr>
            </w:pPr>
            <w:r w:rsidRPr="008C51CC">
              <w:rPr>
                <w:color w:val="000000"/>
              </w:rPr>
              <w:t>6.71</w:t>
            </w:r>
          </w:p>
        </w:tc>
      </w:tr>
    </w:tbl>
    <w:p w14:paraId="5F325D09" w14:textId="77777777" w:rsidR="00385E1E" w:rsidRPr="00385E1E" w:rsidRDefault="00385E1E" w:rsidP="00385E1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10857DF5" w14:textId="7AE43878" w:rsidR="00385E1E" w:rsidRDefault="00385E1E">
      <w:pPr>
        <w:rPr>
          <w:rFonts w:eastAsia="Times New Roman"/>
          <w:b/>
          <w:bCs/>
        </w:rPr>
      </w:pPr>
    </w:p>
    <w:p w14:paraId="20575ED1" w14:textId="64AB69FA" w:rsidR="00E718C9" w:rsidRDefault="00E718C9">
      <w:pPr>
        <w:rPr>
          <w:rFonts w:eastAsia="Times New Roman"/>
          <w:b/>
          <w:bCs/>
        </w:rPr>
      </w:pPr>
    </w:p>
    <w:p w14:paraId="1F0D8E50" w14:textId="3024DF03" w:rsidR="00E718C9" w:rsidRDefault="00E718C9">
      <w:pPr>
        <w:rPr>
          <w:rFonts w:eastAsia="Times New Roman"/>
          <w:b/>
          <w:bCs/>
        </w:rPr>
      </w:pPr>
    </w:p>
    <w:p w14:paraId="118C382E" w14:textId="77777777" w:rsidR="00E718C9" w:rsidRDefault="00E718C9">
      <w:pPr>
        <w:rPr>
          <w:rFonts w:eastAsia="Times New Roman"/>
          <w:b/>
          <w:bCs/>
        </w:rPr>
      </w:pPr>
    </w:p>
    <w:p w14:paraId="282A4F18" w14:textId="77777777" w:rsidR="00D4434C" w:rsidRDefault="00D4434C">
      <w:pPr>
        <w:rPr>
          <w:rFonts w:eastAsia="Times New Roman"/>
          <w:b/>
          <w:bCs/>
        </w:rPr>
      </w:pPr>
    </w:p>
    <w:p w14:paraId="05CC086D" w14:textId="064F382A" w:rsidR="00D4434C" w:rsidRDefault="00D4434C">
      <w:pPr>
        <w:rPr>
          <w:rFonts w:eastAsia="Times New Roman"/>
          <w:b/>
          <w:bCs/>
        </w:rPr>
        <w:sectPr w:rsidR="00D4434C" w:rsidSect="005D6AAE">
          <w:pgSz w:w="15840" w:h="12240" w:orient="landscape"/>
          <w:pgMar w:top="1440" w:right="1440" w:bottom="1440" w:left="1440" w:header="720" w:footer="720" w:gutter="0"/>
          <w:lnNumType w:countBy="1" w:restart="continuous"/>
          <w:cols w:space="720"/>
          <w:docGrid w:linePitch="326"/>
        </w:sectPr>
      </w:pPr>
    </w:p>
    <w:p w14:paraId="5E579C3F" w14:textId="1DD23E85" w:rsidR="00DA1833" w:rsidRDefault="00DA1833" w:rsidP="008110F5">
      <w:pPr>
        <w:pStyle w:val="Body"/>
        <w:outlineLvl w:val="0"/>
        <w:rPr>
          <w:rFonts w:ascii="Times New Roman" w:eastAsia="Times New Roman" w:hAnsi="Times New Roman" w:cs="Times New Roman"/>
          <w:bCs/>
          <w:lang w:val="en-US"/>
        </w:rPr>
      </w:pPr>
      <w:r w:rsidRPr="00BB75F6">
        <w:rPr>
          <w:rFonts w:ascii="Times New Roman" w:eastAsia="Times New Roman" w:hAnsi="Times New Roman" w:cs="Times New Roman"/>
          <w:b/>
          <w:bCs/>
          <w:lang w:val="en-US"/>
        </w:rPr>
        <w:lastRenderedPageBreak/>
        <w:t>Table 5</w:t>
      </w:r>
      <w:r w:rsidRPr="002F3542">
        <w:rPr>
          <w:rFonts w:ascii="Times New Roman" w:eastAsia="Times New Roman" w:hAnsi="Times New Roman" w:cs="Times New Roman"/>
          <w:b/>
          <w:bCs/>
          <w:lang w:val="en-US"/>
        </w:rPr>
        <w:t>.</w:t>
      </w:r>
      <w:r w:rsidRPr="002F3542">
        <w:rPr>
          <w:rFonts w:ascii="Times New Roman" w:eastAsia="Times New Roman" w:hAnsi="Times New Roman" w:cs="Times New Roman"/>
          <w:bCs/>
          <w:lang w:val="en-US"/>
        </w:rPr>
        <w:t xml:space="preserve"> Results of model hypothesis testing. The response variable was methane production rates (µ</w:t>
      </w:r>
      <w:proofErr w:type="spellStart"/>
      <w:r w:rsidRPr="002F3542">
        <w:rPr>
          <w:rFonts w:ascii="Times New Roman" w:eastAsia="Times New Roman" w:hAnsi="Times New Roman" w:cs="Times New Roman"/>
          <w:bCs/>
          <w:lang w:val="en-US"/>
        </w:rPr>
        <w:t>mol</w:t>
      </w:r>
      <w:proofErr w:type="spellEnd"/>
      <w:r w:rsidRPr="002F3542">
        <w:rPr>
          <w:rFonts w:ascii="Times New Roman" w:eastAsia="Times New Roman" w:hAnsi="Times New Roman" w:cs="Times New Roman"/>
          <w:bCs/>
          <w:lang w:val="en-US"/>
        </w:rPr>
        <w:t xml:space="preserve"> CH4 cm</w:t>
      </w:r>
      <w:r w:rsidRPr="002F3542">
        <w:rPr>
          <w:rFonts w:ascii="Times New Roman" w:eastAsia="Times New Roman" w:hAnsi="Times New Roman" w:cs="Times New Roman"/>
          <w:bCs/>
          <w:vertAlign w:val="superscript"/>
          <w:lang w:val="en-US"/>
        </w:rPr>
        <w:t>-3</w:t>
      </w:r>
      <w:r w:rsidRPr="002F3542">
        <w:rPr>
          <w:rFonts w:ascii="Times New Roman" w:eastAsia="Times New Roman" w:hAnsi="Times New Roman" w:cs="Times New Roman"/>
          <w:bCs/>
          <w:lang w:val="en-US"/>
        </w:rPr>
        <w:t xml:space="preserve"> day</w:t>
      </w:r>
      <w:r w:rsidRPr="002F3542">
        <w:rPr>
          <w:rFonts w:ascii="Times New Roman" w:eastAsia="Times New Roman" w:hAnsi="Times New Roman" w:cs="Times New Roman"/>
          <w:bCs/>
          <w:vertAlign w:val="superscript"/>
          <w:lang w:val="en-US"/>
        </w:rPr>
        <w:t>-1</w:t>
      </w:r>
      <w:r w:rsidRPr="002F3542">
        <w:rPr>
          <w:rFonts w:ascii="Times New Roman" w:eastAsia="Times New Roman" w:hAnsi="Times New Roman" w:cs="Times New Roman"/>
          <w:bCs/>
          <w:lang w:val="en-US"/>
        </w:rPr>
        <w:t>). Arrows next to predictor variables indicate a positive (↑) or negative (↓) relationship</w:t>
      </w:r>
      <w:r w:rsidRPr="00C5703B">
        <w:rPr>
          <w:rFonts w:ascii="Times New Roman" w:eastAsia="Times New Roman" w:hAnsi="Times New Roman" w:cs="Times New Roman"/>
          <w:bCs/>
          <w:lang w:val="en-US"/>
        </w:rPr>
        <w:t xml:space="preserve"> with the response variable. </w:t>
      </w:r>
      <w:r w:rsidRPr="00F00456">
        <w:rPr>
          <w:rFonts w:ascii="Times New Roman" w:eastAsia="Times New Roman" w:hAnsi="Times New Roman" w:cs="Times New Roman"/>
          <w:bCs/>
          <w:i/>
          <w:lang w:val="en-US"/>
        </w:rPr>
        <w:t>K</w:t>
      </w:r>
      <w:r w:rsidRPr="00C5703B">
        <w:rPr>
          <w:rFonts w:ascii="Times New Roman" w:eastAsia="Times New Roman" w:hAnsi="Times New Roman" w:cs="Times New Roman"/>
          <w:bCs/>
          <w:lang w:val="en-US"/>
        </w:rPr>
        <w:t xml:space="preserve"> is the number of estimated parameters, </w:t>
      </w:r>
      <w:proofErr w:type="spellStart"/>
      <w:r w:rsidRPr="00C5703B">
        <w:rPr>
          <w:rFonts w:ascii="Times New Roman" w:eastAsia="Times New Roman" w:hAnsi="Times New Roman" w:cs="Times New Roman"/>
          <w:bCs/>
          <w:lang w:val="en-US"/>
        </w:rPr>
        <w:t>AICc</w:t>
      </w:r>
      <w:proofErr w:type="spellEnd"/>
      <w:r w:rsidRPr="00C5703B">
        <w:rPr>
          <w:rFonts w:ascii="Times New Roman" w:eastAsia="Times New Roman" w:hAnsi="Times New Roman" w:cs="Times New Roman"/>
          <w:bCs/>
          <w:lang w:val="en-US"/>
        </w:rPr>
        <w:t xml:space="preserve"> is a second order AIC score used to account for the number of estimated parameters. </w:t>
      </w:r>
      <w:r>
        <w:rPr>
          <w:rFonts w:ascii="Times New Roman" w:eastAsia="Times New Roman" w:hAnsi="Times New Roman" w:cs="Times New Roman"/>
          <w:bCs/>
          <w:lang w:val="en-US"/>
        </w:rPr>
        <w:sym w:font="Symbol" w:char="F044"/>
      </w:r>
      <w:proofErr w:type="spellStart"/>
      <w:r w:rsidRPr="00F00456">
        <w:rPr>
          <w:rFonts w:ascii="Times New Roman" w:eastAsia="Times New Roman" w:hAnsi="Times New Roman" w:cs="Times New Roman"/>
          <w:bCs/>
          <w:i/>
          <w:vertAlign w:val="subscript"/>
          <w:lang w:val="en-US"/>
        </w:rPr>
        <w:t>i</w:t>
      </w:r>
      <w:proofErr w:type="spellEnd"/>
      <w:r w:rsidRPr="00C5703B">
        <w:rPr>
          <w:rFonts w:ascii="Times New Roman" w:eastAsia="Times New Roman" w:hAnsi="Times New Roman" w:cs="Times New Roman"/>
          <w:bCs/>
          <w:lang w:val="en-US"/>
        </w:rPr>
        <w:t xml:space="preserve"> values are </w:t>
      </w:r>
      <w:proofErr w:type="spellStart"/>
      <w:r w:rsidRPr="00C5703B">
        <w:rPr>
          <w:rFonts w:ascii="Times New Roman" w:eastAsia="Times New Roman" w:hAnsi="Times New Roman" w:cs="Times New Roman"/>
          <w:bCs/>
          <w:lang w:val="en-US"/>
        </w:rPr>
        <w:t>AICc</w:t>
      </w:r>
      <w:proofErr w:type="spellEnd"/>
      <w:r w:rsidRPr="00C5703B">
        <w:rPr>
          <w:rFonts w:ascii="Times New Roman" w:eastAsia="Times New Roman" w:hAnsi="Times New Roman" w:cs="Times New Roman"/>
          <w:bCs/>
          <w:lang w:val="en-US"/>
        </w:rPr>
        <w:t xml:space="preserve"> differences (compared to the best model). Model probabilities (</w:t>
      </w:r>
      <w:proofErr w:type="spellStart"/>
      <w:r w:rsidRPr="00F00456">
        <w:rPr>
          <w:rFonts w:ascii="Times New Roman" w:eastAsia="Times New Roman" w:hAnsi="Times New Roman" w:cs="Times New Roman"/>
          <w:bCs/>
          <w:i/>
          <w:lang w:val="en-US"/>
        </w:rPr>
        <w:t>w</w:t>
      </w:r>
      <w:r w:rsidRPr="00F00456">
        <w:rPr>
          <w:rFonts w:ascii="Times New Roman" w:eastAsia="Times New Roman" w:hAnsi="Times New Roman" w:cs="Times New Roman"/>
          <w:bCs/>
          <w:i/>
          <w:vertAlign w:val="subscript"/>
          <w:lang w:val="en-US"/>
        </w:rPr>
        <w:t>i</w:t>
      </w:r>
      <w:proofErr w:type="spellEnd"/>
      <w:r w:rsidRPr="00C5703B">
        <w:rPr>
          <w:rFonts w:ascii="Times New Roman" w:eastAsia="Times New Roman" w:hAnsi="Times New Roman" w:cs="Times New Roman"/>
          <w:bCs/>
          <w:lang w:val="en-US"/>
        </w:rPr>
        <w:t>), otherwise called Akaike weights, are estimates of the probability of the model being the best K-L (</w:t>
      </w:r>
      <w:proofErr w:type="spellStart"/>
      <w:r w:rsidRPr="00C5703B">
        <w:rPr>
          <w:rFonts w:ascii="Times New Roman" w:eastAsia="Times New Roman" w:hAnsi="Times New Roman" w:cs="Times New Roman"/>
          <w:bCs/>
          <w:lang w:val="en-US"/>
        </w:rPr>
        <w:t>Kullback-Leibler</w:t>
      </w:r>
      <w:proofErr w:type="spellEnd"/>
      <w:r w:rsidRPr="00C5703B">
        <w:rPr>
          <w:rFonts w:ascii="Times New Roman" w:eastAsia="Times New Roman" w:hAnsi="Times New Roman" w:cs="Times New Roman"/>
          <w:bCs/>
          <w:lang w:val="en-US"/>
        </w:rPr>
        <w:t>) model, given the data and set of competing models (see Anderson 2008). The evidence ratios (</w:t>
      </w:r>
      <w:proofErr w:type="spellStart"/>
      <w:r w:rsidRPr="00F00456">
        <w:rPr>
          <w:rFonts w:ascii="Times New Roman" w:eastAsia="Times New Roman" w:hAnsi="Times New Roman" w:cs="Times New Roman"/>
          <w:bCs/>
          <w:i/>
          <w:lang w:val="en-US"/>
        </w:rPr>
        <w:t>Ei,j</w:t>
      </w:r>
      <w:proofErr w:type="spellEnd"/>
      <w:r w:rsidRPr="00C5703B">
        <w:rPr>
          <w:rFonts w:ascii="Times New Roman" w:eastAsia="Times New Roman" w:hAnsi="Times New Roman" w:cs="Times New Roman"/>
          <w:bCs/>
          <w:lang w:val="en-US"/>
        </w:rPr>
        <w:t xml:space="preserve">) measure the strength of evidence of the hypotheses and represent the relative likelihood of hypothesis </w:t>
      </w:r>
      <w:proofErr w:type="spellStart"/>
      <w:r w:rsidRPr="00F00456">
        <w:rPr>
          <w:rFonts w:ascii="Times New Roman" w:eastAsia="Times New Roman" w:hAnsi="Times New Roman" w:cs="Times New Roman"/>
          <w:bCs/>
          <w:i/>
          <w:lang w:val="en-US"/>
        </w:rPr>
        <w:t>i</w:t>
      </w:r>
      <w:proofErr w:type="spellEnd"/>
      <w:r w:rsidRPr="00C5703B">
        <w:rPr>
          <w:rFonts w:ascii="Times New Roman" w:eastAsia="Times New Roman" w:hAnsi="Times New Roman" w:cs="Times New Roman"/>
          <w:bCs/>
          <w:lang w:val="en-US"/>
        </w:rPr>
        <w:t xml:space="preserve"> vs. </w:t>
      </w:r>
      <w:r w:rsidRPr="00F00456">
        <w:rPr>
          <w:rFonts w:ascii="Times New Roman" w:eastAsia="Times New Roman" w:hAnsi="Times New Roman" w:cs="Times New Roman"/>
          <w:bCs/>
          <w:i/>
          <w:lang w:val="en-US"/>
        </w:rPr>
        <w:t>j</w:t>
      </w:r>
      <w:r w:rsidRPr="00C5703B">
        <w:rPr>
          <w:rFonts w:ascii="Times New Roman" w:eastAsia="Times New Roman" w:hAnsi="Times New Roman" w:cs="Times New Roman"/>
          <w:bCs/>
          <w:lang w:val="en-US"/>
        </w:rPr>
        <w:t>. In this case they represent the likelihood of the best model (H3) relative to the other models. Marginal R</w:t>
      </w:r>
      <w:r w:rsidRPr="00F00456">
        <w:rPr>
          <w:rFonts w:ascii="Times New Roman" w:eastAsia="Times New Roman" w:hAnsi="Times New Roman" w:cs="Times New Roman"/>
          <w:bCs/>
          <w:vertAlign w:val="superscript"/>
          <w:lang w:val="en-US"/>
        </w:rPr>
        <w:t>2</w:t>
      </w:r>
      <w:r>
        <w:rPr>
          <w:rFonts w:ascii="Times New Roman" w:eastAsia="Times New Roman" w:hAnsi="Times New Roman" w:cs="Times New Roman"/>
          <w:bCs/>
          <w:lang w:val="en-US"/>
        </w:rPr>
        <w:t xml:space="preserve"> </w:t>
      </w:r>
      <w:r w:rsidRPr="00C5703B">
        <w:rPr>
          <w:rFonts w:ascii="Times New Roman" w:eastAsia="Times New Roman" w:hAnsi="Times New Roman" w:cs="Times New Roman"/>
          <w:bCs/>
          <w:lang w:val="en-US"/>
        </w:rPr>
        <w:t>describes the proportion of variance explained by fixed factors alone, and the conditional R</w:t>
      </w:r>
      <w:r w:rsidRPr="00F00456">
        <w:rPr>
          <w:rFonts w:ascii="Times New Roman" w:eastAsia="Times New Roman" w:hAnsi="Times New Roman" w:cs="Times New Roman"/>
          <w:bCs/>
          <w:vertAlign w:val="superscript"/>
          <w:lang w:val="en-US"/>
        </w:rPr>
        <w:t>2</w:t>
      </w:r>
      <w:r w:rsidRPr="00C5703B">
        <w:rPr>
          <w:rFonts w:ascii="Times New Roman" w:eastAsia="Times New Roman" w:hAnsi="Times New Roman" w:cs="Times New Roman"/>
          <w:bCs/>
          <w:lang w:val="en-US"/>
        </w:rPr>
        <w:t xml:space="preserve"> describes the proportion of variance explained by both fixed and random effects. Note that ranks, model probabilities, and evidence ratios (</w:t>
      </w:r>
      <w:proofErr w:type="spellStart"/>
      <w:r w:rsidRPr="00F00456">
        <w:rPr>
          <w:rFonts w:ascii="Times New Roman" w:eastAsia="Times New Roman" w:hAnsi="Times New Roman" w:cs="Times New Roman"/>
          <w:bCs/>
          <w:i/>
          <w:lang w:val="en-US"/>
        </w:rPr>
        <w:t>Ei,j</w:t>
      </w:r>
      <w:proofErr w:type="spellEnd"/>
      <w:r w:rsidRPr="00C5703B">
        <w:rPr>
          <w:rFonts w:ascii="Times New Roman" w:eastAsia="Times New Roman" w:hAnsi="Times New Roman" w:cs="Times New Roman"/>
          <w:bCs/>
          <w:lang w:val="en-US"/>
        </w:rPr>
        <w:t>) are relative to the set of models and dependent on the data used to create the models.</w:t>
      </w:r>
    </w:p>
    <w:p w14:paraId="25B5416B" w14:textId="77777777" w:rsidR="008110F5" w:rsidRDefault="008110F5" w:rsidP="008110F5">
      <w:pPr>
        <w:pStyle w:val="Body"/>
        <w:outlineLvl w:val="0"/>
        <w:rPr>
          <w:rFonts w:ascii="Times New Roman" w:eastAsia="Times New Roman" w:hAnsi="Times New Roman" w:cs="Times New Roman"/>
          <w:bCs/>
          <w:lang w:val="en-US"/>
        </w:rPr>
      </w:pPr>
    </w:p>
    <w:tbl>
      <w:tblPr>
        <w:tblW w:w="14310" w:type="dxa"/>
        <w:jc w:val="center"/>
        <w:tblLook w:val="04A0" w:firstRow="1" w:lastRow="0" w:firstColumn="1" w:lastColumn="0" w:noHBand="0" w:noVBand="1"/>
      </w:tblPr>
      <w:tblGrid>
        <w:gridCol w:w="450"/>
        <w:gridCol w:w="1980"/>
        <w:gridCol w:w="2970"/>
        <w:gridCol w:w="450"/>
        <w:gridCol w:w="810"/>
        <w:gridCol w:w="900"/>
        <w:gridCol w:w="810"/>
        <w:gridCol w:w="810"/>
        <w:gridCol w:w="566"/>
        <w:gridCol w:w="1594"/>
        <w:gridCol w:w="666"/>
        <w:gridCol w:w="1044"/>
        <w:gridCol w:w="1260"/>
      </w:tblGrid>
      <w:tr w:rsidR="00E456B9" w:rsidRPr="00E95AA7" w14:paraId="278ADBA8" w14:textId="77777777" w:rsidTr="005D2709">
        <w:trPr>
          <w:trHeight w:val="380"/>
          <w:jc w:val="center"/>
        </w:trPr>
        <w:tc>
          <w:tcPr>
            <w:tcW w:w="450" w:type="dxa"/>
            <w:tcBorders>
              <w:top w:val="nil"/>
              <w:left w:val="nil"/>
              <w:bottom w:val="single" w:sz="8" w:space="0" w:color="auto"/>
              <w:right w:val="nil"/>
            </w:tcBorders>
            <w:shd w:val="clear" w:color="auto" w:fill="auto"/>
            <w:noWrap/>
            <w:vAlign w:val="center"/>
            <w:hideMark/>
          </w:tcPr>
          <w:p w14:paraId="27E74A65"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r w:rsidRPr="00E95AA7">
              <w:rPr>
                <w:rFonts w:eastAsia="Times New Roman"/>
                <w:b/>
                <w:bCs/>
                <w:color w:val="000000"/>
                <w:sz w:val="20"/>
                <w:szCs w:val="20"/>
                <w:bdr w:val="none" w:sz="0" w:space="0" w:color="auto"/>
              </w:rPr>
              <w:t>H</w:t>
            </w:r>
          </w:p>
        </w:tc>
        <w:tc>
          <w:tcPr>
            <w:tcW w:w="1980" w:type="dxa"/>
            <w:tcBorders>
              <w:top w:val="nil"/>
              <w:left w:val="nil"/>
              <w:bottom w:val="single" w:sz="8" w:space="0" w:color="auto"/>
              <w:right w:val="nil"/>
            </w:tcBorders>
            <w:shd w:val="clear" w:color="auto" w:fill="auto"/>
            <w:noWrap/>
            <w:vAlign w:val="center"/>
            <w:hideMark/>
          </w:tcPr>
          <w:p w14:paraId="6F1DBE02"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r w:rsidRPr="00E95AA7">
              <w:rPr>
                <w:rFonts w:eastAsia="Times New Roman"/>
                <w:b/>
                <w:bCs/>
                <w:color w:val="000000"/>
                <w:sz w:val="20"/>
                <w:szCs w:val="20"/>
                <w:bdr w:val="none" w:sz="0" w:space="0" w:color="auto"/>
              </w:rPr>
              <w:t>Hypothesis</w:t>
            </w:r>
          </w:p>
        </w:tc>
        <w:tc>
          <w:tcPr>
            <w:tcW w:w="2970" w:type="dxa"/>
            <w:tcBorders>
              <w:top w:val="nil"/>
              <w:left w:val="nil"/>
              <w:bottom w:val="single" w:sz="8" w:space="0" w:color="auto"/>
              <w:right w:val="nil"/>
            </w:tcBorders>
            <w:shd w:val="clear" w:color="auto" w:fill="auto"/>
            <w:noWrap/>
            <w:vAlign w:val="center"/>
            <w:hideMark/>
          </w:tcPr>
          <w:p w14:paraId="630F5134"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r w:rsidRPr="00E95AA7">
              <w:rPr>
                <w:rFonts w:eastAsia="Times New Roman"/>
                <w:b/>
                <w:bCs/>
                <w:color w:val="000000"/>
                <w:sz w:val="20"/>
                <w:szCs w:val="20"/>
                <w:bdr w:val="none" w:sz="0" w:space="0" w:color="auto"/>
              </w:rPr>
              <w:t>Model</w:t>
            </w:r>
          </w:p>
        </w:tc>
        <w:tc>
          <w:tcPr>
            <w:tcW w:w="450" w:type="dxa"/>
            <w:tcBorders>
              <w:top w:val="nil"/>
              <w:left w:val="nil"/>
              <w:bottom w:val="single" w:sz="8" w:space="0" w:color="auto"/>
              <w:right w:val="nil"/>
            </w:tcBorders>
            <w:shd w:val="clear" w:color="auto" w:fill="auto"/>
            <w:noWrap/>
            <w:vAlign w:val="center"/>
            <w:hideMark/>
          </w:tcPr>
          <w:p w14:paraId="5DAB291B"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i/>
                <w:iCs/>
                <w:color w:val="000000"/>
                <w:sz w:val="20"/>
                <w:szCs w:val="20"/>
                <w:bdr w:val="none" w:sz="0" w:space="0" w:color="auto"/>
              </w:rPr>
            </w:pPr>
            <w:r w:rsidRPr="00E95AA7">
              <w:rPr>
                <w:rFonts w:eastAsia="Times New Roman"/>
                <w:b/>
                <w:bCs/>
                <w:i/>
                <w:iCs/>
                <w:color w:val="000000"/>
                <w:sz w:val="20"/>
                <w:szCs w:val="20"/>
                <w:bdr w:val="none" w:sz="0" w:space="0" w:color="auto"/>
              </w:rPr>
              <w:t>K</w:t>
            </w:r>
          </w:p>
        </w:tc>
        <w:tc>
          <w:tcPr>
            <w:tcW w:w="810" w:type="dxa"/>
            <w:tcBorders>
              <w:top w:val="nil"/>
              <w:left w:val="nil"/>
              <w:bottom w:val="single" w:sz="8" w:space="0" w:color="auto"/>
              <w:right w:val="nil"/>
            </w:tcBorders>
            <w:shd w:val="clear" w:color="auto" w:fill="auto"/>
            <w:noWrap/>
            <w:vAlign w:val="center"/>
            <w:hideMark/>
          </w:tcPr>
          <w:p w14:paraId="0A54DC42"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r w:rsidRPr="00E95AA7">
              <w:rPr>
                <w:rFonts w:eastAsia="Times New Roman"/>
                <w:b/>
                <w:bCs/>
                <w:color w:val="000000"/>
                <w:sz w:val="20"/>
                <w:szCs w:val="20"/>
                <w:bdr w:val="none" w:sz="0" w:space="0" w:color="auto"/>
              </w:rPr>
              <w:t>log(</w:t>
            </w:r>
            <w:r w:rsidRPr="00E95AA7">
              <w:rPr>
                <w:rFonts w:eastAsia="Times New Roman"/>
                <w:b/>
                <w:bCs/>
                <w:i/>
                <w:iCs/>
                <w:color w:val="000000"/>
                <w:sz w:val="20"/>
                <w:szCs w:val="20"/>
                <w:bdr w:val="none" w:sz="0" w:space="0" w:color="auto"/>
              </w:rPr>
              <w:t>L</w:t>
            </w:r>
            <w:r w:rsidRPr="00E95AA7">
              <w:rPr>
                <w:rFonts w:eastAsia="Times New Roman"/>
                <w:b/>
                <w:bCs/>
                <w:color w:val="000000"/>
                <w:sz w:val="20"/>
                <w:szCs w:val="20"/>
                <w:bdr w:val="none" w:sz="0" w:space="0" w:color="auto"/>
              </w:rPr>
              <w:t>)</w:t>
            </w:r>
          </w:p>
        </w:tc>
        <w:tc>
          <w:tcPr>
            <w:tcW w:w="900" w:type="dxa"/>
            <w:tcBorders>
              <w:top w:val="nil"/>
              <w:left w:val="nil"/>
              <w:bottom w:val="single" w:sz="8" w:space="0" w:color="auto"/>
              <w:right w:val="nil"/>
            </w:tcBorders>
            <w:shd w:val="clear" w:color="auto" w:fill="auto"/>
            <w:noWrap/>
            <w:vAlign w:val="center"/>
            <w:hideMark/>
          </w:tcPr>
          <w:p w14:paraId="74929595"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r w:rsidRPr="00E95AA7">
              <w:rPr>
                <w:rFonts w:eastAsia="Times New Roman"/>
                <w:b/>
                <w:bCs/>
                <w:color w:val="000000"/>
                <w:sz w:val="20"/>
                <w:szCs w:val="20"/>
                <w:bdr w:val="none" w:sz="0" w:space="0" w:color="auto"/>
              </w:rPr>
              <w:t>AIC</w:t>
            </w:r>
          </w:p>
        </w:tc>
        <w:tc>
          <w:tcPr>
            <w:tcW w:w="810" w:type="dxa"/>
            <w:tcBorders>
              <w:top w:val="nil"/>
              <w:left w:val="nil"/>
              <w:bottom w:val="single" w:sz="8" w:space="0" w:color="auto"/>
              <w:right w:val="nil"/>
            </w:tcBorders>
            <w:shd w:val="clear" w:color="auto" w:fill="auto"/>
            <w:noWrap/>
            <w:vAlign w:val="center"/>
            <w:hideMark/>
          </w:tcPr>
          <w:p w14:paraId="36816B84"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proofErr w:type="spellStart"/>
            <w:r w:rsidRPr="00E95AA7">
              <w:rPr>
                <w:rFonts w:eastAsia="Times New Roman"/>
                <w:b/>
                <w:bCs/>
                <w:color w:val="000000"/>
                <w:sz w:val="20"/>
                <w:szCs w:val="20"/>
                <w:bdr w:val="none" w:sz="0" w:space="0" w:color="auto"/>
              </w:rPr>
              <w:t>AICc</w:t>
            </w:r>
            <w:proofErr w:type="spellEnd"/>
          </w:p>
        </w:tc>
        <w:tc>
          <w:tcPr>
            <w:tcW w:w="810" w:type="dxa"/>
            <w:tcBorders>
              <w:top w:val="nil"/>
              <w:left w:val="nil"/>
              <w:bottom w:val="single" w:sz="8" w:space="0" w:color="auto"/>
              <w:right w:val="nil"/>
            </w:tcBorders>
            <w:shd w:val="clear" w:color="auto" w:fill="auto"/>
            <w:noWrap/>
            <w:vAlign w:val="center"/>
            <w:hideMark/>
          </w:tcPr>
          <w:p w14:paraId="1E06807F"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r w:rsidRPr="00E95AA7">
              <w:rPr>
                <w:rFonts w:eastAsia="Times New Roman"/>
                <w:b/>
                <w:bCs/>
                <w:color w:val="000000"/>
                <w:sz w:val="20"/>
                <w:szCs w:val="20"/>
                <w:bdr w:val="none" w:sz="0" w:space="0" w:color="auto"/>
              </w:rPr>
              <w:t>Rank</w:t>
            </w:r>
          </w:p>
        </w:tc>
        <w:tc>
          <w:tcPr>
            <w:tcW w:w="566" w:type="dxa"/>
            <w:tcBorders>
              <w:top w:val="nil"/>
              <w:left w:val="nil"/>
              <w:bottom w:val="single" w:sz="8" w:space="0" w:color="auto"/>
              <w:right w:val="nil"/>
            </w:tcBorders>
            <w:shd w:val="clear" w:color="auto" w:fill="auto"/>
            <w:noWrap/>
            <w:vAlign w:val="center"/>
            <w:hideMark/>
          </w:tcPr>
          <w:p w14:paraId="7A7C3DEF"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r w:rsidRPr="00E95AA7">
              <w:rPr>
                <w:rFonts w:eastAsia="Times New Roman"/>
                <w:b/>
                <w:bCs/>
                <w:color w:val="000000"/>
                <w:sz w:val="20"/>
                <w:szCs w:val="20"/>
                <w:bdr w:val="none" w:sz="0" w:space="0" w:color="auto"/>
              </w:rPr>
              <w:t>∆</w:t>
            </w:r>
            <w:proofErr w:type="spellStart"/>
            <w:r w:rsidRPr="00E95AA7">
              <w:rPr>
                <w:rFonts w:eastAsia="Times New Roman"/>
                <w:b/>
                <w:bCs/>
                <w:i/>
                <w:iCs/>
                <w:color w:val="000000"/>
                <w:sz w:val="20"/>
                <w:szCs w:val="20"/>
                <w:bdr w:val="none" w:sz="0" w:space="0" w:color="auto"/>
                <w:vertAlign w:val="subscript"/>
              </w:rPr>
              <w:t>i</w:t>
            </w:r>
            <w:proofErr w:type="spellEnd"/>
          </w:p>
        </w:tc>
        <w:tc>
          <w:tcPr>
            <w:tcW w:w="1594" w:type="dxa"/>
            <w:tcBorders>
              <w:top w:val="nil"/>
              <w:left w:val="nil"/>
              <w:bottom w:val="single" w:sz="8" w:space="0" w:color="auto"/>
              <w:right w:val="nil"/>
            </w:tcBorders>
            <w:shd w:val="clear" w:color="auto" w:fill="auto"/>
            <w:noWrap/>
            <w:vAlign w:val="center"/>
            <w:hideMark/>
          </w:tcPr>
          <w:p w14:paraId="0B60E3B4"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i/>
                <w:iCs/>
                <w:color w:val="000000"/>
                <w:sz w:val="20"/>
                <w:szCs w:val="20"/>
                <w:bdr w:val="none" w:sz="0" w:space="0" w:color="auto"/>
              </w:rPr>
            </w:pPr>
            <w:r w:rsidRPr="00E95AA7">
              <w:rPr>
                <w:rFonts w:eastAsia="Times New Roman"/>
                <w:b/>
                <w:bCs/>
                <w:i/>
                <w:iCs/>
                <w:color w:val="000000"/>
                <w:sz w:val="20"/>
                <w:szCs w:val="20"/>
                <w:bdr w:val="none" w:sz="0" w:space="0" w:color="auto"/>
              </w:rPr>
              <w:t xml:space="preserve"> </w:t>
            </w:r>
            <w:r w:rsidRPr="00E95AA7">
              <w:rPr>
                <w:rFonts w:eastAsia="Times New Roman"/>
                <w:b/>
                <w:bCs/>
                <w:color w:val="000000"/>
                <w:sz w:val="20"/>
                <w:szCs w:val="20"/>
                <w:bdr w:val="none" w:sz="0" w:space="0" w:color="auto"/>
              </w:rPr>
              <w:t xml:space="preserve">Model probability </w:t>
            </w:r>
            <w:proofErr w:type="spellStart"/>
            <w:r w:rsidRPr="00E95AA7">
              <w:rPr>
                <w:rFonts w:eastAsia="Times New Roman"/>
                <w:b/>
                <w:bCs/>
                <w:i/>
                <w:iCs/>
                <w:color w:val="000000"/>
                <w:sz w:val="20"/>
                <w:szCs w:val="20"/>
                <w:bdr w:val="none" w:sz="0" w:space="0" w:color="auto"/>
              </w:rPr>
              <w:t>w</w:t>
            </w:r>
            <w:r w:rsidRPr="00E95AA7">
              <w:rPr>
                <w:rFonts w:eastAsia="Times New Roman"/>
                <w:b/>
                <w:bCs/>
                <w:i/>
                <w:iCs/>
                <w:color w:val="000000"/>
                <w:sz w:val="20"/>
                <w:szCs w:val="20"/>
                <w:bdr w:val="none" w:sz="0" w:space="0" w:color="auto"/>
                <w:vertAlign w:val="subscript"/>
              </w:rPr>
              <w:t>i</w:t>
            </w:r>
            <w:proofErr w:type="spellEnd"/>
          </w:p>
        </w:tc>
        <w:tc>
          <w:tcPr>
            <w:tcW w:w="666" w:type="dxa"/>
            <w:tcBorders>
              <w:top w:val="nil"/>
              <w:left w:val="nil"/>
              <w:bottom w:val="single" w:sz="8" w:space="0" w:color="auto"/>
              <w:right w:val="nil"/>
            </w:tcBorders>
            <w:shd w:val="clear" w:color="auto" w:fill="auto"/>
            <w:noWrap/>
            <w:vAlign w:val="center"/>
            <w:hideMark/>
          </w:tcPr>
          <w:p w14:paraId="1F0C16D5"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i/>
                <w:iCs/>
                <w:color w:val="000000"/>
                <w:sz w:val="20"/>
                <w:szCs w:val="20"/>
                <w:bdr w:val="none" w:sz="0" w:space="0" w:color="auto"/>
              </w:rPr>
            </w:pPr>
            <w:proofErr w:type="spellStart"/>
            <w:r w:rsidRPr="00E95AA7">
              <w:rPr>
                <w:rFonts w:eastAsia="Times New Roman"/>
                <w:b/>
                <w:bCs/>
                <w:i/>
                <w:iCs/>
                <w:color w:val="000000"/>
                <w:sz w:val="20"/>
                <w:szCs w:val="20"/>
                <w:bdr w:val="none" w:sz="0" w:space="0" w:color="auto"/>
              </w:rPr>
              <w:t>E</w:t>
            </w:r>
            <w:r w:rsidRPr="00E95AA7">
              <w:rPr>
                <w:rFonts w:eastAsia="Times New Roman"/>
                <w:b/>
                <w:bCs/>
                <w:i/>
                <w:iCs/>
                <w:color w:val="000000"/>
                <w:sz w:val="20"/>
                <w:szCs w:val="20"/>
                <w:bdr w:val="none" w:sz="0" w:space="0" w:color="auto"/>
                <w:vertAlign w:val="subscript"/>
              </w:rPr>
              <w:t>i,j</w:t>
            </w:r>
            <w:proofErr w:type="spellEnd"/>
          </w:p>
        </w:tc>
        <w:tc>
          <w:tcPr>
            <w:tcW w:w="1044" w:type="dxa"/>
            <w:tcBorders>
              <w:top w:val="nil"/>
              <w:left w:val="nil"/>
              <w:bottom w:val="single" w:sz="8" w:space="0" w:color="auto"/>
              <w:right w:val="nil"/>
            </w:tcBorders>
            <w:shd w:val="clear" w:color="auto" w:fill="auto"/>
            <w:noWrap/>
            <w:vAlign w:val="center"/>
            <w:hideMark/>
          </w:tcPr>
          <w:p w14:paraId="2DD4A3D3"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r w:rsidRPr="00E95AA7">
              <w:rPr>
                <w:rFonts w:eastAsia="Times New Roman"/>
                <w:b/>
                <w:bCs/>
                <w:color w:val="000000"/>
                <w:sz w:val="20"/>
                <w:szCs w:val="20"/>
                <w:bdr w:val="none" w:sz="0" w:space="0" w:color="auto"/>
              </w:rPr>
              <w:t>Marginal R</w:t>
            </w:r>
            <w:r w:rsidRPr="00E95AA7">
              <w:rPr>
                <w:rFonts w:eastAsia="Times New Roman"/>
                <w:b/>
                <w:bCs/>
                <w:color w:val="000000"/>
                <w:sz w:val="20"/>
                <w:szCs w:val="20"/>
                <w:bdr w:val="none" w:sz="0" w:space="0" w:color="auto"/>
                <w:vertAlign w:val="superscript"/>
              </w:rPr>
              <w:t>2</w:t>
            </w:r>
          </w:p>
        </w:tc>
        <w:tc>
          <w:tcPr>
            <w:tcW w:w="1260" w:type="dxa"/>
            <w:tcBorders>
              <w:top w:val="nil"/>
              <w:left w:val="nil"/>
              <w:bottom w:val="single" w:sz="8" w:space="0" w:color="auto"/>
              <w:right w:val="nil"/>
            </w:tcBorders>
            <w:shd w:val="clear" w:color="auto" w:fill="auto"/>
            <w:noWrap/>
            <w:vAlign w:val="center"/>
            <w:hideMark/>
          </w:tcPr>
          <w:p w14:paraId="519DA334"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0"/>
                <w:szCs w:val="20"/>
                <w:bdr w:val="none" w:sz="0" w:space="0" w:color="auto"/>
              </w:rPr>
            </w:pPr>
            <w:r w:rsidRPr="00E95AA7">
              <w:rPr>
                <w:rFonts w:eastAsia="Times New Roman"/>
                <w:b/>
                <w:bCs/>
                <w:color w:val="000000"/>
                <w:sz w:val="20"/>
                <w:szCs w:val="20"/>
                <w:bdr w:val="none" w:sz="0" w:space="0" w:color="auto"/>
              </w:rPr>
              <w:t>Conditional R</w:t>
            </w:r>
            <w:r w:rsidRPr="00E95AA7">
              <w:rPr>
                <w:rFonts w:eastAsia="Times New Roman"/>
                <w:b/>
                <w:bCs/>
                <w:color w:val="000000"/>
                <w:sz w:val="20"/>
                <w:szCs w:val="20"/>
                <w:bdr w:val="none" w:sz="0" w:space="0" w:color="auto"/>
                <w:vertAlign w:val="superscript"/>
              </w:rPr>
              <w:t>2</w:t>
            </w:r>
          </w:p>
        </w:tc>
      </w:tr>
      <w:tr w:rsidR="00E456B9" w:rsidRPr="00E95AA7" w14:paraId="44B0EC33" w14:textId="77777777" w:rsidTr="005D2709">
        <w:trPr>
          <w:trHeight w:val="360"/>
          <w:jc w:val="center"/>
        </w:trPr>
        <w:tc>
          <w:tcPr>
            <w:tcW w:w="450" w:type="dxa"/>
            <w:tcBorders>
              <w:top w:val="nil"/>
              <w:left w:val="nil"/>
              <w:bottom w:val="nil"/>
              <w:right w:val="nil"/>
            </w:tcBorders>
            <w:shd w:val="clear" w:color="auto" w:fill="auto"/>
            <w:noWrap/>
            <w:vAlign w:val="center"/>
            <w:hideMark/>
          </w:tcPr>
          <w:p w14:paraId="151986BD"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H</w:t>
            </w:r>
            <w:r w:rsidRPr="00E95AA7">
              <w:rPr>
                <w:rFonts w:eastAsia="Times New Roman"/>
                <w:color w:val="000000"/>
                <w:sz w:val="20"/>
                <w:szCs w:val="20"/>
                <w:bdr w:val="none" w:sz="0" w:space="0" w:color="auto"/>
                <w:vertAlign w:val="subscript"/>
              </w:rPr>
              <w:t>1</w:t>
            </w:r>
          </w:p>
        </w:tc>
        <w:tc>
          <w:tcPr>
            <w:tcW w:w="1980" w:type="dxa"/>
            <w:tcBorders>
              <w:top w:val="nil"/>
              <w:left w:val="nil"/>
              <w:bottom w:val="nil"/>
              <w:right w:val="nil"/>
            </w:tcBorders>
            <w:shd w:val="clear" w:color="auto" w:fill="auto"/>
            <w:noWrap/>
            <w:vAlign w:val="center"/>
            <w:hideMark/>
          </w:tcPr>
          <w:p w14:paraId="0F52B7D0"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source OM</w:t>
            </w:r>
          </w:p>
        </w:tc>
        <w:tc>
          <w:tcPr>
            <w:tcW w:w="2970" w:type="dxa"/>
            <w:tcBorders>
              <w:top w:val="nil"/>
              <w:left w:val="nil"/>
              <w:bottom w:val="nil"/>
              <w:right w:val="nil"/>
            </w:tcBorders>
            <w:shd w:val="clear" w:color="auto" w:fill="auto"/>
            <w:noWrap/>
            <w:vAlign w:val="center"/>
            <w:hideMark/>
          </w:tcPr>
          <w:p w14:paraId="73624E0C"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autochthonous OM (↓) + BIX (↑)</w:t>
            </w:r>
          </w:p>
        </w:tc>
        <w:tc>
          <w:tcPr>
            <w:tcW w:w="450" w:type="dxa"/>
            <w:tcBorders>
              <w:top w:val="nil"/>
              <w:left w:val="nil"/>
              <w:bottom w:val="nil"/>
              <w:right w:val="nil"/>
            </w:tcBorders>
            <w:shd w:val="clear" w:color="auto" w:fill="auto"/>
            <w:noWrap/>
            <w:vAlign w:val="center"/>
            <w:hideMark/>
          </w:tcPr>
          <w:p w14:paraId="1D591800"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5</w:t>
            </w:r>
          </w:p>
        </w:tc>
        <w:tc>
          <w:tcPr>
            <w:tcW w:w="810" w:type="dxa"/>
            <w:tcBorders>
              <w:top w:val="nil"/>
              <w:left w:val="nil"/>
              <w:bottom w:val="nil"/>
              <w:right w:val="nil"/>
            </w:tcBorders>
            <w:shd w:val="clear" w:color="auto" w:fill="auto"/>
            <w:noWrap/>
            <w:vAlign w:val="center"/>
            <w:hideMark/>
          </w:tcPr>
          <w:p w14:paraId="7DFA725E"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13.53</w:t>
            </w:r>
          </w:p>
        </w:tc>
        <w:tc>
          <w:tcPr>
            <w:tcW w:w="900" w:type="dxa"/>
            <w:tcBorders>
              <w:top w:val="nil"/>
              <w:left w:val="nil"/>
              <w:bottom w:val="nil"/>
              <w:right w:val="nil"/>
            </w:tcBorders>
            <w:shd w:val="clear" w:color="auto" w:fill="auto"/>
            <w:noWrap/>
            <w:vAlign w:val="center"/>
            <w:hideMark/>
          </w:tcPr>
          <w:p w14:paraId="0C026D19"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-17.06</w:t>
            </w:r>
          </w:p>
        </w:tc>
        <w:tc>
          <w:tcPr>
            <w:tcW w:w="810" w:type="dxa"/>
            <w:tcBorders>
              <w:top w:val="nil"/>
              <w:left w:val="nil"/>
              <w:bottom w:val="nil"/>
              <w:right w:val="nil"/>
            </w:tcBorders>
            <w:shd w:val="clear" w:color="auto" w:fill="auto"/>
            <w:noWrap/>
            <w:vAlign w:val="center"/>
            <w:hideMark/>
          </w:tcPr>
          <w:p w14:paraId="54200FC1"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-15.56</w:t>
            </w:r>
          </w:p>
        </w:tc>
        <w:tc>
          <w:tcPr>
            <w:tcW w:w="810" w:type="dxa"/>
            <w:tcBorders>
              <w:top w:val="nil"/>
              <w:left w:val="nil"/>
              <w:bottom w:val="nil"/>
              <w:right w:val="nil"/>
            </w:tcBorders>
            <w:shd w:val="clear" w:color="auto" w:fill="auto"/>
            <w:noWrap/>
            <w:vAlign w:val="center"/>
            <w:hideMark/>
          </w:tcPr>
          <w:p w14:paraId="6D093760"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2</w:t>
            </w:r>
          </w:p>
        </w:tc>
        <w:tc>
          <w:tcPr>
            <w:tcW w:w="566" w:type="dxa"/>
            <w:tcBorders>
              <w:top w:val="nil"/>
              <w:left w:val="nil"/>
              <w:bottom w:val="nil"/>
              <w:right w:val="nil"/>
            </w:tcBorders>
            <w:shd w:val="clear" w:color="auto" w:fill="auto"/>
            <w:noWrap/>
            <w:vAlign w:val="center"/>
            <w:hideMark/>
          </w:tcPr>
          <w:p w14:paraId="159E5D08"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9.6</w:t>
            </w:r>
          </w:p>
        </w:tc>
        <w:tc>
          <w:tcPr>
            <w:tcW w:w="1594" w:type="dxa"/>
            <w:tcBorders>
              <w:top w:val="nil"/>
              <w:left w:val="nil"/>
              <w:bottom w:val="nil"/>
              <w:right w:val="nil"/>
            </w:tcBorders>
            <w:shd w:val="clear" w:color="auto" w:fill="auto"/>
            <w:noWrap/>
            <w:vAlign w:val="center"/>
            <w:hideMark/>
          </w:tcPr>
          <w:p w14:paraId="7763B8D2"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0.0080</w:t>
            </w:r>
          </w:p>
        </w:tc>
        <w:tc>
          <w:tcPr>
            <w:tcW w:w="666" w:type="dxa"/>
            <w:tcBorders>
              <w:top w:val="nil"/>
              <w:left w:val="nil"/>
              <w:bottom w:val="nil"/>
              <w:right w:val="nil"/>
            </w:tcBorders>
            <w:shd w:val="clear" w:color="auto" w:fill="auto"/>
            <w:noWrap/>
            <w:vAlign w:val="center"/>
            <w:hideMark/>
          </w:tcPr>
          <w:p w14:paraId="47B643FA"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123.8</w:t>
            </w:r>
          </w:p>
        </w:tc>
        <w:tc>
          <w:tcPr>
            <w:tcW w:w="1044" w:type="dxa"/>
            <w:tcBorders>
              <w:top w:val="nil"/>
              <w:left w:val="nil"/>
              <w:bottom w:val="nil"/>
              <w:right w:val="nil"/>
            </w:tcBorders>
            <w:shd w:val="clear" w:color="auto" w:fill="auto"/>
            <w:noWrap/>
            <w:vAlign w:val="center"/>
            <w:hideMark/>
          </w:tcPr>
          <w:p w14:paraId="365AB90B"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0.33</w:t>
            </w:r>
          </w:p>
        </w:tc>
        <w:tc>
          <w:tcPr>
            <w:tcW w:w="1260" w:type="dxa"/>
            <w:tcBorders>
              <w:top w:val="nil"/>
              <w:left w:val="nil"/>
              <w:bottom w:val="nil"/>
              <w:right w:val="nil"/>
            </w:tcBorders>
            <w:shd w:val="clear" w:color="auto" w:fill="auto"/>
            <w:noWrap/>
            <w:vAlign w:val="center"/>
            <w:hideMark/>
          </w:tcPr>
          <w:p w14:paraId="5179B210"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0.85</w:t>
            </w:r>
          </w:p>
        </w:tc>
      </w:tr>
      <w:tr w:rsidR="00E456B9" w:rsidRPr="00E95AA7" w14:paraId="138DD20A" w14:textId="77777777" w:rsidTr="005D2709">
        <w:trPr>
          <w:trHeight w:val="360"/>
          <w:jc w:val="center"/>
        </w:trPr>
        <w:tc>
          <w:tcPr>
            <w:tcW w:w="450" w:type="dxa"/>
            <w:tcBorders>
              <w:top w:val="nil"/>
              <w:left w:val="nil"/>
              <w:bottom w:val="nil"/>
              <w:right w:val="nil"/>
            </w:tcBorders>
            <w:shd w:val="clear" w:color="auto" w:fill="auto"/>
            <w:noWrap/>
            <w:vAlign w:val="center"/>
            <w:hideMark/>
          </w:tcPr>
          <w:p w14:paraId="526238F1"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H</w:t>
            </w:r>
            <w:r w:rsidRPr="00E95AA7">
              <w:rPr>
                <w:rFonts w:eastAsia="Times New Roman"/>
                <w:color w:val="000000"/>
                <w:sz w:val="20"/>
                <w:szCs w:val="20"/>
                <w:bdr w:val="none" w:sz="0" w:space="0" w:color="auto"/>
                <w:vertAlign w:val="subscript"/>
              </w:rPr>
              <w:t>2</w:t>
            </w:r>
          </w:p>
        </w:tc>
        <w:tc>
          <w:tcPr>
            <w:tcW w:w="1980" w:type="dxa"/>
            <w:tcBorders>
              <w:top w:val="nil"/>
              <w:left w:val="nil"/>
              <w:bottom w:val="nil"/>
              <w:right w:val="nil"/>
            </w:tcBorders>
            <w:shd w:val="clear" w:color="auto" w:fill="auto"/>
            <w:noWrap/>
            <w:vAlign w:val="center"/>
            <w:hideMark/>
          </w:tcPr>
          <w:p w14:paraId="1D2F5C48"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quantity OM</w:t>
            </w:r>
          </w:p>
        </w:tc>
        <w:tc>
          <w:tcPr>
            <w:tcW w:w="2970" w:type="dxa"/>
            <w:tcBorders>
              <w:top w:val="nil"/>
              <w:left w:val="nil"/>
              <w:bottom w:val="nil"/>
              <w:right w:val="nil"/>
            </w:tcBorders>
            <w:shd w:val="clear" w:color="auto" w:fill="auto"/>
            <w:noWrap/>
            <w:vAlign w:val="center"/>
            <w:hideMark/>
          </w:tcPr>
          <w:p w14:paraId="3CF3EAC2"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log(DOC) (↑) * g OM slurry</w:t>
            </w:r>
            <w:r w:rsidRPr="00E95AA7">
              <w:rPr>
                <w:rFonts w:eastAsia="Times New Roman"/>
                <w:color w:val="000000"/>
                <w:sz w:val="20"/>
                <w:szCs w:val="20"/>
                <w:bdr w:val="none" w:sz="0" w:space="0" w:color="auto"/>
                <w:vertAlign w:val="superscript"/>
              </w:rPr>
              <w:t xml:space="preserve">-1 </w:t>
            </w:r>
            <w:r w:rsidRPr="00E95AA7">
              <w:rPr>
                <w:rFonts w:eastAsia="Times New Roman"/>
                <w:color w:val="000000"/>
                <w:sz w:val="20"/>
                <w:szCs w:val="20"/>
                <w:bdr w:val="none" w:sz="0" w:space="0" w:color="auto"/>
              </w:rPr>
              <w:t>(↑)</w:t>
            </w:r>
          </w:p>
        </w:tc>
        <w:tc>
          <w:tcPr>
            <w:tcW w:w="450" w:type="dxa"/>
            <w:tcBorders>
              <w:top w:val="nil"/>
              <w:left w:val="nil"/>
              <w:bottom w:val="nil"/>
              <w:right w:val="nil"/>
            </w:tcBorders>
            <w:shd w:val="clear" w:color="auto" w:fill="auto"/>
            <w:noWrap/>
            <w:vAlign w:val="center"/>
            <w:hideMark/>
          </w:tcPr>
          <w:p w14:paraId="7481DB95"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6</w:t>
            </w:r>
          </w:p>
        </w:tc>
        <w:tc>
          <w:tcPr>
            <w:tcW w:w="810" w:type="dxa"/>
            <w:tcBorders>
              <w:top w:val="nil"/>
              <w:left w:val="nil"/>
              <w:bottom w:val="nil"/>
              <w:right w:val="nil"/>
            </w:tcBorders>
            <w:shd w:val="clear" w:color="auto" w:fill="auto"/>
            <w:noWrap/>
            <w:vAlign w:val="center"/>
            <w:hideMark/>
          </w:tcPr>
          <w:p w14:paraId="34D1CB6E"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13.76</w:t>
            </w:r>
          </w:p>
        </w:tc>
        <w:tc>
          <w:tcPr>
            <w:tcW w:w="900" w:type="dxa"/>
            <w:tcBorders>
              <w:top w:val="nil"/>
              <w:left w:val="nil"/>
              <w:bottom w:val="nil"/>
              <w:right w:val="nil"/>
            </w:tcBorders>
            <w:shd w:val="clear" w:color="auto" w:fill="auto"/>
            <w:noWrap/>
            <w:vAlign w:val="center"/>
            <w:hideMark/>
          </w:tcPr>
          <w:p w14:paraId="6F760ECE"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-15.52</w:t>
            </w:r>
          </w:p>
        </w:tc>
        <w:tc>
          <w:tcPr>
            <w:tcW w:w="810" w:type="dxa"/>
            <w:tcBorders>
              <w:top w:val="nil"/>
              <w:left w:val="nil"/>
              <w:bottom w:val="nil"/>
              <w:right w:val="nil"/>
            </w:tcBorders>
            <w:shd w:val="clear" w:color="auto" w:fill="auto"/>
            <w:noWrap/>
            <w:vAlign w:val="center"/>
            <w:hideMark/>
          </w:tcPr>
          <w:p w14:paraId="1F22D87E"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-13.37</w:t>
            </w:r>
          </w:p>
        </w:tc>
        <w:tc>
          <w:tcPr>
            <w:tcW w:w="810" w:type="dxa"/>
            <w:tcBorders>
              <w:top w:val="nil"/>
              <w:left w:val="nil"/>
              <w:bottom w:val="nil"/>
              <w:right w:val="nil"/>
            </w:tcBorders>
            <w:shd w:val="clear" w:color="auto" w:fill="auto"/>
            <w:noWrap/>
            <w:vAlign w:val="center"/>
            <w:hideMark/>
          </w:tcPr>
          <w:p w14:paraId="16D823BB"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3</w:t>
            </w:r>
          </w:p>
        </w:tc>
        <w:tc>
          <w:tcPr>
            <w:tcW w:w="566" w:type="dxa"/>
            <w:tcBorders>
              <w:top w:val="nil"/>
              <w:left w:val="nil"/>
              <w:bottom w:val="nil"/>
              <w:right w:val="nil"/>
            </w:tcBorders>
            <w:shd w:val="clear" w:color="auto" w:fill="auto"/>
            <w:noWrap/>
            <w:vAlign w:val="center"/>
            <w:hideMark/>
          </w:tcPr>
          <w:p w14:paraId="7CDF7B1F"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11.8</w:t>
            </w:r>
          </w:p>
        </w:tc>
        <w:tc>
          <w:tcPr>
            <w:tcW w:w="1594" w:type="dxa"/>
            <w:tcBorders>
              <w:top w:val="nil"/>
              <w:left w:val="nil"/>
              <w:bottom w:val="nil"/>
              <w:right w:val="nil"/>
            </w:tcBorders>
            <w:shd w:val="clear" w:color="auto" w:fill="auto"/>
            <w:noWrap/>
            <w:vAlign w:val="center"/>
            <w:hideMark/>
          </w:tcPr>
          <w:p w14:paraId="24834B53"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0.0027</w:t>
            </w:r>
          </w:p>
        </w:tc>
        <w:tc>
          <w:tcPr>
            <w:tcW w:w="666" w:type="dxa"/>
            <w:tcBorders>
              <w:top w:val="nil"/>
              <w:left w:val="nil"/>
              <w:bottom w:val="nil"/>
              <w:right w:val="nil"/>
            </w:tcBorders>
            <w:shd w:val="clear" w:color="auto" w:fill="auto"/>
            <w:noWrap/>
            <w:vAlign w:val="center"/>
            <w:hideMark/>
          </w:tcPr>
          <w:p w14:paraId="5BED7AC1"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370.6</w:t>
            </w:r>
          </w:p>
        </w:tc>
        <w:tc>
          <w:tcPr>
            <w:tcW w:w="1044" w:type="dxa"/>
            <w:tcBorders>
              <w:top w:val="nil"/>
              <w:left w:val="nil"/>
              <w:bottom w:val="nil"/>
              <w:right w:val="nil"/>
            </w:tcBorders>
            <w:shd w:val="clear" w:color="auto" w:fill="auto"/>
            <w:noWrap/>
            <w:vAlign w:val="center"/>
            <w:hideMark/>
          </w:tcPr>
          <w:p w14:paraId="408B2284"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0.48</w:t>
            </w:r>
          </w:p>
        </w:tc>
        <w:tc>
          <w:tcPr>
            <w:tcW w:w="1260" w:type="dxa"/>
            <w:tcBorders>
              <w:top w:val="nil"/>
              <w:left w:val="nil"/>
              <w:bottom w:val="nil"/>
              <w:right w:val="nil"/>
            </w:tcBorders>
            <w:shd w:val="clear" w:color="auto" w:fill="auto"/>
            <w:noWrap/>
            <w:vAlign w:val="center"/>
            <w:hideMark/>
          </w:tcPr>
          <w:p w14:paraId="34B80B14"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0.87</w:t>
            </w:r>
          </w:p>
        </w:tc>
      </w:tr>
      <w:tr w:rsidR="00E456B9" w:rsidRPr="00E95AA7" w14:paraId="2CDD5141" w14:textId="77777777" w:rsidTr="005D2709">
        <w:trPr>
          <w:trHeight w:val="380"/>
          <w:jc w:val="center"/>
        </w:trPr>
        <w:tc>
          <w:tcPr>
            <w:tcW w:w="450" w:type="dxa"/>
            <w:tcBorders>
              <w:top w:val="nil"/>
              <w:left w:val="nil"/>
              <w:bottom w:val="single" w:sz="8" w:space="0" w:color="auto"/>
              <w:right w:val="nil"/>
            </w:tcBorders>
            <w:shd w:val="clear" w:color="auto" w:fill="auto"/>
            <w:noWrap/>
            <w:vAlign w:val="center"/>
            <w:hideMark/>
          </w:tcPr>
          <w:p w14:paraId="42BF7FF5"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H</w:t>
            </w:r>
            <w:r w:rsidRPr="00E95AA7">
              <w:rPr>
                <w:rFonts w:eastAsia="Times New Roman"/>
                <w:color w:val="000000"/>
                <w:sz w:val="20"/>
                <w:szCs w:val="20"/>
                <w:bdr w:val="none" w:sz="0" w:space="0" w:color="auto"/>
                <w:vertAlign w:val="subscript"/>
              </w:rPr>
              <w:t>3</w:t>
            </w:r>
          </w:p>
        </w:tc>
        <w:tc>
          <w:tcPr>
            <w:tcW w:w="1980" w:type="dxa"/>
            <w:tcBorders>
              <w:top w:val="nil"/>
              <w:left w:val="nil"/>
              <w:bottom w:val="single" w:sz="8" w:space="0" w:color="auto"/>
              <w:right w:val="nil"/>
            </w:tcBorders>
            <w:shd w:val="clear" w:color="auto" w:fill="auto"/>
            <w:noWrap/>
            <w:vAlign w:val="center"/>
            <w:hideMark/>
          </w:tcPr>
          <w:p w14:paraId="479CA7EE"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source OM + quantity OM</w:t>
            </w:r>
          </w:p>
        </w:tc>
        <w:tc>
          <w:tcPr>
            <w:tcW w:w="2970" w:type="dxa"/>
            <w:tcBorders>
              <w:top w:val="nil"/>
              <w:left w:val="nil"/>
              <w:bottom w:val="single" w:sz="8" w:space="0" w:color="auto"/>
              <w:right w:val="nil"/>
            </w:tcBorders>
            <w:shd w:val="clear" w:color="auto" w:fill="auto"/>
            <w:noWrap/>
            <w:vAlign w:val="center"/>
            <w:hideMark/>
          </w:tcPr>
          <w:p w14:paraId="5FE32BB4"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autochthonous OM + log(DOC) * g OM slurry</w:t>
            </w:r>
            <w:r w:rsidRPr="00E95AA7">
              <w:rPr>
                <w:rFonts w:eastAsia="Times New Roman"/>
                <w:color w:val="000000"/>
                <w:sz w:val="20"/>
                <w:szCs w:val="20"/>
                <w:bdr w:val="none" w:sz="0" w:space="0" w:color="auto"/>
                <w:vertAlign w:val="superscript"/>
              </w:rPr>
              <w:t xml:space="preserve">-1 </w:t>
            </w:r>
            <w:r w:rsidRPr="00E95AA7">
              <w:rPr>
                <w:rFonts w:eastAsia="Times New Roman"/>
                <w:color w:val="000000"/>
                <w:sz w:val="20"/>
                <w:szCs w:val="20"/>
                <w:bdr w:val="none" w:sz="0" w:space="0" w:color="auto"/>
              </w:rPr>
              <w:t xml:space="preserve"> + BIX</w:t>
            </w:r>
          </w:p>
        </w:tc>
        <w:tc>
          <w:tcPr>
            <w:tcW w:w="450" w:type="dxa"/>
            <w:tcBorders>
              <w:top w:val="nil"/>
              <w:left w:val="nil"/>
              <w:bottom w:val="single" w:sz="8" w:space="0" w:color="auto"/>
              <w:right w:val="nil"/>
            </w:tcBorders>
            <w:shd w:val="clear" w:color="auto" w:fill="auto"/>
            <w:noWrap/>
            <w:vAlign w:val="center"/>
            <w:hideMark/>
          </w:tcPr>
          <w:p w14:paraId="291074DB"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8</w:t>
            </w:r>
          </w:p>
        </w:tc>
        <w:tc>
          <w:tcPr>
            <w:tcW w:w="810" w:type="dxa"/>
            <w:tcBorders>
              <w:top w:val="nil"/>
              <w:left w:val="nil"/>
              <w:bottom w:val="single" w:sz="8" w:space="0" w:color="auto"/>
              <w:right w:val="nil"/>
            </w:tcBorders>
            <w:shd w:val="clear" w:color="auto" w:fill="auto"/>
            <w:noWrap/>
            <w:vAlign w:val="center"/>
            <w:hideMark/>
          </w:tcPr>
          <w:p w14:paraId="775FAE93"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22.55</w:t>
            </w:r>
          </w:p>
        </w:tc>
        <w:tc>
          <w:tcPr>
            <w:tcW w:w="900" w:type="dxa"/>
            <w:tcBorders>
              <w:top w:val="nil"/>
              <w:left w:val="nil"/>
              <w:bottom w:val="single" w:sz="8" w:space="0" w:color="auto"/>
              <w:right w:val="nil"/>
            </w:tcBorders>
            <w:shd w:val="clear" w:color="auto" w:fill="auto"/>
            <w:noWrap/>
            <w:vAlign w:val="center"/>
            <w:hideMark/>
          </w:tcPr>
          <w:p w14:paraId="2CB9465F"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-29.09</w:t>
            </w:r>
          </w:p>
        </w:tc>
        <w:tc>
          <w:tcPr>
            <w:tcW w:w="810" w:type="dxa"/>
            <w:tcBorders>
              <w:top w:val="nil"/>
              <w:left w:val="nil"/>
              <w:bottom w:val="single" w:sz="8" w:space="0" w:color="auto"/>
              <w:right w:val="nil"/>
            </w:tcBorders>
            <w:shd w:val="clear" w:color="auto" w:fill="auto"/>
            <w:noWrap/>
            <w:vAlign w:val="center"/>
            <w:hideMark/>
          </w:tcPr>
          <w:p w14:paraId="5ACD85D9"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-25.20</w:t>
            </w:r>
          </w:p>
        </w:tc>
        <w:tc>
          <w:tcPr>
            <w:tcW w:w="810" w:type="dxa"/>
            <w:tcBorders>
              <w:top w:val="nil"/>
              <w:left w:val="nil"/>
              <w:bottom w:val="single" w:sz="8" w:space="0" w:color="auto"/>
              <w:right w:val="nil"/>
            </w:tcBorders>
            <w:shd w:val="clear" w:color="auto" w:fill="auto"/>
            <w:noWrap/>
            <w:vAlign w:val="center"/>
            <w:hideMark/>
          </w:tcPr>
          <w:p w14:paraId="1994BFC9"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1</w:t>
            </w:r>
          </w:p>
        </w:tc>
        <w:tc>
          <w:tcPr>
            <w:tcW w:w="566" w:type="dxa"/>
            <w:tcBorders>
              <w:top w:val="nil"/>
              <w:left w:val="nil"/>
              <w:bottom w:val="single" w:sz="8" w:space="0" w:color="auto"/>
              <w:right w:val="nil"/>
            </w:tcBorders>
            <w:shd w:val="clear" w:color="auto" w:fill="auto"/>
            <w:noWrap/>
            <w:vAlign w:val="center"/>
            <w:hideMark/>
          </w:tcPr>
          <w:p w14:paraId="7A8E2F59"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0.0</w:t>
            </w:r>
          </w:p>
        </w:tc>
        <w:tc>
          <w:tcPr>
            <w:tcW w:w="1594" w:type="dxa"/>
            <w:tcBorders>
              <w:top w:val="nil"/>
              <w:left w:val="nil"/>
              <w:bottom w:val="single" w:sz="8" w:space="0" w:color="auto"/>
              <w:right w:val="nil"/>
            </w:tcBorders>
            <w:shd w:val="clear" w:color="auto" w:fill="auto"/>
            <w:noWrap/>
            <w:vAlign w:val="center"/>
            <w:hideMark/>
          </w:tcPr>
          <w:p w14:paraId="3BBB656A"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0.9893</w:t>
            </w:r>
          </w:p>
        </w:tc>
        <w:tc>
          <w:tcPr>
            <w:tcW w:w="666" w:type="dxa"/>
            <w:tcBorders>
              <w:top w:val="nil"/>
              <w:left w:val="nil"/>
              <w:bottom w:val="single" w:sz="8" w:space="0" w:color="auto"/>
              <w:right w:val="nil"/>
            </w:tcBorders>
            <w:shd w:val="clear" w:color="auto" w:fill="auto"/>
            <w:noWrap/>
            <w:vAlign w:val="center"/>
            <w:hideMark/>
          </w:tcPr>
          <w:p w14:paraId="1F2E658E"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 </w:t>
            </w:r>
          </w:p>
        </w:tc>
        <w:tc>
          <w:tcPr>
            <w:tcW w:w="1044" w:type="dxa"/>
            <w:tcBorders>
              <w:top w:val="nil"/>
              <w:left w:val="nil"/>
              <w:bottom w:val="single" w:sz="8" w:space="0" w:color="auto"/>
              <w:right w:val="nil"/>
            </w:tcBorders>
            <w:shd w:val="clear" w:color="auto" w:fill="auto"/>
            <w:noWrap/>
            <w:vAlign w:val="center"/>
            <w:hideMark/>
          </w:tcPr>
          <w:p w14:paraId="51FACE74"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0.70</w:t>
            </w:r>
          </w:p>
        </w:tc>
        <w:tc>
          <w:tcPr>
            <w:tcW w:w="1260" w:type="dxa"/>
            <w:tcBorders>
              <w:top w:val="nil"/>
              <w:left w:val="nil"/>
              <w:bottom w:val="single" w:sz="8" w:space="0" w:color="auto"/>
              <w:right w:val="nil"/>
            </w:tcBorders>
            <w:shd w:val="clear" w:color="auto" w:fill="auto"/>
            <w:noWrap/>
            <w:vAlign w:val="center"/>
            <w:hideMark/>
          </w:tcPr>
          <w:p w14:paraId="1DCF1820" w14:textId="77777777" w:rsidR="00E95AA7" w:rsidRPr="00E95AA7" w:rsidRDefault="00E95AA7" w:rsidP="00E95AA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0"/>
                <w:szCs w:val="20"/>
                <w:bdr w:val="none" w:sz="0" w:space="0" w:color="auto"/>
              </w:rPr>
            </w:pPr>
            <w:r w:rsidRPr="00E95AA7">
              <w:rPr>
                <w:rFonts w:eastAsia="Times New Roman"/>
                <w:color w:val="000000"/>
                <w:sz w:val="20"/>
                <w:szCs w:val="20"/>
                <w:bdr w:val="none" w:sz="0" w:space="0" w:color="auto"/>
              </w:rPr>
              <w:t>0.89</w:t>
            </w:r>
          </w:p>
        </w:tc>
      </w:tr>
    </w:tbl>
    <w:p w14:paraId="07EB2675" w14:textId="77777777" w:rsidR="00E95AA7" w:rsidRDefault="00E95AA7" w:rsidP="00DA1833">
      <w:pPr>
        <w:pStyle w:val="Body"/>
        <w:spacing w:line="480" w:lineRule="auto"/>
        <w:outlineLvl w:val="0"/>
        <w:rPr>
          <w:rFonts w:ascii="Times New Roman" w:eastAsia="Times New Roman" w:hAnsi="Times New Roman" w:cs="Times New Roman"/>
          <w:bCs/>
          <w:lang w:val="en-US"/>
        </w:rPr>
      </w:pPr>
    </w:p>
    <w:p w14:paraId="07622CCE" w14:textId="77777777" w:rsidR="00E95AA7" w:rsidRDefault="00E95AA7">
      <w:pPr>
        <w:rPr>
          <w:rFonts w:ascii="Calibri" w:eastAsia="Calibri" w:hAnsi="Calibri" w:cs="Calibri"/>
          <w:color w:val="000000"/>
          <w:u w:color="000000"/>
          <w:lang w:val="de-DE"/>
        </w:rPr>
        <w:sectPr w:rsidR="00E95AA7" w:rsidSect="00E95AA7">
          <w:pgSz w:w="15840" w:h="12240" w:orient="landscape"/>
          <w:pgMar w:top="1440" w:right="1440" w:bottom="1440" w:left="1440" w:header="720" w:footer="720" w:gutter="0"/>
          <w:lnNumType w:countBy="1" w:restart="continuous"/>
          <w:cols w:space="720"/>
          <w:docGrid w:linePitch="326"/>
        </w:sectPr>
      </w:pPr>
    </w:p>
    <w:p w14:paraId="52D8DBB1" w14:textId="6152CDCE" w:rsidR="009D5617" w:rsidRPr="00860BA9" w:rsidRDefault="009D5617" w:rsidP="00860BA9">
      <w:r w:rsidRPr="00954D11">
        <w:rPr>
          <w:b/>
          <w:bCs/>
        </w:rPr>
        <w:lastRenderedPageBreak/>
        <w:t>FIGURE LEGENDS</w:t>
      </w:r>
    </w:p>
    <w:p w14:paraId="0E4FA8C6" w14:textId="77777777" w:rsidR="009D5617" w:rsidRDefault="009D5617" w:rsidP="009D5617">
      <w:pPr>
        <w:pStyle w:val="Body"/>
        <w:spacing w:line="480" w:lineRule="auto"/>
        <w:rPr>
          <w:rFonts w:ascii="Times New Roman" w:hAnsi="Times New Roman"/>
          <w:b/>
          <w:bCs/>
          <w:lang w:val="en-US"/>
        </w:rPr>
      </w:pPr>
    </w:p>
    <w:p w14:paraId="6470F61B" w14:textId="72505166" w:rsidR="009D5617" w:rsidRPr="00954D11" w:rsidRDefault="009D5617" w:rsidP="009D5617">
      <w:pPr>
        <w:pStyle w:val="Body"/>
        <w:spacing w:line="480" w:lineRule="auto"/>
        <w:rPr>
          <w:rFonts w:ascii="Times New Roman" w:eastAsia="Times New Roman" w:hAnsi="Times New Roman" w:cs="Times New Roman"/>
          <w:lang w:val="en-US"/>
        </w:rPr>
      </w:pPr>
      <w:r w:rsidRPr="00954D11">
        <w:rPr>
          <w:rFonts w:ascii="Times New Roman" w:hAnsi="Times New Roman"/>
          <w:b/>
          <w:bCs/>
          <w:lang w:val="en-US"/>
        </w:rPr>
        <w:t xml:space="preserve">Figure 1. </w:t>
      </w:r>
      <w:r w:rsidRPr="00127FDE">
        <w:rPr>
          <w:rFonts w:ascii="Times New Roman" w:hAnsi="Times New Roman"/>
          <w:lang w:val="en-US"/>
        </w:rPr>
        <w:t>Harsha Lake sampling sites and site categories. The legend indicates which sites were assigned to the riverine, transitional, and lacustrine zones</w:t>
      </w:r>
      <w:r>
        <w:rPr>
          <w:rFonts w:ascii="Times New Roman" w:hAnsi="Times New Roman"/>
          <w:lang w:val="en-US"/>
        </w:rPr>
        <w:t xml:space="preserve">, and where sediment traps were deployed. </w:t>
      </w:r>
    </w:p>
    <w:p w14:paraId="5C9E5DB9" w14:textId="7984AA51" w:rsidR="009D5617" w:rsidRPr="00954D11" w:rsidRDefault="009D5617" w:rsidP="009D5617">
      <w:pPr>
        <w:pStyle w:val="Body"/>
        <w:spacing w:line="480" w:lineRule="auto"/>
        <w:rPr>
          <w:rFonts w:ascii="Times New Roman" w:eastAsia="Times New Roman" w:hAnsi="Times New Roman" w:cs="Times New Roman"/>
          <w:lang w:val="en-US"/>
        </w:rPr>
      </w:pPr>
      <w:r w:rsidRPr="00954D11">
        <w:rPr>
          <w:rFonts w:ascii="Times New Roman" w:hAnsi="Times New Roman"/>
          <w:b/>
          <w:bCs/>
          <w:lang w:val="en-US"/>
        </w:rPr>
        <w:t xml:space="preserve">Figure 2. </w:t>
      </w:r>
      <w:r>
        <w:rPr>
          <w:rFonts w:ascii="Times New Roman" w:hAnsi="Times New Roman"/>
          <w:lang w:val="en-US"/>
        </w:rPr>
        <w:t>Methane potential</w:t>
      </w:r>
      <w:r w:rsidRPr="00127FDE">
        <w:rPr>
          <w:rFonts w:ascii="Times New Roman" w:hAnsi="Times New Roman"/>
          <w:lang w:val="en-US"/>
        </w:rPr>
        <w:t xml:space="preserve"> production rates from sediment slurries in each of the reservoir zones, normalized to sediment volume (A), sediment </w:t>
      </w:r>
      <w:r w:rsidR="00986756">
        <w:rPr>
          <w:rFonts w:ascii="Times New Roman" w:hAnsi="Times New Roman"/>
          <w:lang w:val="en-US"/>
        </w:rPr>
        <w:t xml:space="preserve">dry </w:t>
      </w:r>
      <w:r w:rsidRPr="00127FDE">
        <w:rPr>
          <w:rFonts w:ascii="Times New Roman" w:hAnsi="Times New Roman"/>
          <w:lang w:val="en-US"/>
        </w:rPr>
        <w:t xml:space="preserve">mass (B), and sediment organic matter (C). Dots represent the potential </w:t>
      </w:r>
      <w:r>
        <w:rPr>
          <w:rFonts w:ascii="Times New Roman" w:hAnsi="Times New Roman"/>
          <w:lang w:val="en-US"/>
        </w:rPr>
        <w:t>CH</w:t>
      </w:r>
      <w:r>
        <w:rPr>
          <w:rFonts w:ascii="Times New Roman" w:hAnsi="Times New Roman"/>
          <w:vertAlign w:val="subscript"/>
          <w:lang w:val="en-US"/>
        </w:rPr>
        <w:t xml:space="preserve">4 </w:t>
      </w:r>
      <w:r w:rsidRPr="00127FDE">
        <w:rPr>
          <w:rFonts w:ascii="Times New Roman" w:hAnsi="Times New Roman"/>
          <w:lang w:val="en-US"/>
        </w:rPr>
        <w:t>production rate calculated from each sediment core by a sediment slurry assay. Different lowercase letters indicate significant differences between reservoir zones.</w:t>
      </w:r>
    </w:p>
    <w:p w14:paraId="427E5BF9" w14:textId="77777777" w:rsidR="009D5617" w:rsidRPr="00954D11" w:rsidRDefault="009D5617" w:rsidP="009D5617">
      <w:pPr>
        <w:pStyle w:val="Body"/>
        <w:spacing w:line="480" w:lineRule="auto"/>
        <w:rPr>
          <w:rFonts w:ascii="Times New Roman" w:eastAsia="Times New Roman" w:hAnsi="Times New Roman" w:cs="Times New Roman"/>
          <w:lang w:val="en-US"/>
        </w:rPr>
      </w:pPr>
      <w:r w:rsidRPr="00954D11">
        <w:rPr>
          <w:rFonts w:ascii="Times New Roman" w:hAnsi="Times New Roman"/>
          <w:b/>
          <w:bCs/>
          <w:lang w:val="en-US"/>
        </w:rPr>
        <w:t xml:space="preserve">Figure 3. </w:t>
      </w:r>
      <w:r w:rsidRPr="00127FDE">
        <w:rPr>
          <w:rFonts w:ascii="Times New Roman" w:hAnsi="Times New Roman"/>
          <w:lang w:val="en-US"/>
        </w:rPr>
        <w:t xml:space="preserve">Comparison of the quantity of OM among reservoir zones. Panel A represents the amount of OM found in the bulk sediment, normalized to sediment volume. Panel B represents the concentration of the dissolved fraction of OM found in the sediment porewater, measured as </w:t>
      </w:r>
      <w:r>
        <w:rPr>
          <w:rFonts w:ascii="Times New Roman" w:hAnsi="Times New Roman"/>
          <w:lang w:val="en-US"/>
        </w:rPr>
        <w:t>dissolved organic carbon (</w:t>
      </w:r>
      <w:r w:rsidRPr="00127FDE">
        <w:rPr>
          <w:rFonts w:ascii="Times New Roman" w:hAnsi="Times New Roman"/>
          <w:lang w:val="en-US"/>
        </w:rPr>
        <w:t>DOC</w:t>
      </w:r>
      <w:r>
        <w:rPr>
          <w:rFonts w:ascii="Times New Roman" w:hAnsi="Times New Roman"/>
          <w:lang w:val="en-US"/>
        </w:rPr>
        <w:t>)</w:t>
      </w:r>
      <w:r w:rsidRPr="00127FDE">
        <w:rPr>
          <w:rFonts w:ascii="Times New Roman" w:hAnsi="Times New Roman"/>
          <w:lang w:val="en-US"/>
        </w:rPr>
        <w:t>. One riverine value with an exceptionally high DOC concentration was excluded from the plot for readability. Different lowercase letters indicate significant differences between reservoir zones.</w:t>
      </w:r>
    </w:p>
    <w:p w14:paraId="049B2A2A" w14:textId="77777777" w:rsidR="009D5617" w:rsidRPr="00954D11" w:rsidRDefault="009D5617" w:rsidP="009D5617">
      <w:pPr>
        <w:pStyle w:val="Body"/>
        <w:spacing w:line="480" w:lineRule="auto"/>
        <w:rPr>
          <w:rFonts w:ascii="Times New Roman" w:eastAsia="Times New Roman" w:hAnsi="Times New Roman" w:cs="Times New Roman"/>
          <w:lang w:val="en-US"/>
        </w:rPr>
      </w:pPr>
      <w:r w:rsidRPr="00954D11">
        <w:rPr>
          <w:rFonts w:ascii="Times New Roman" w:hAnsi="Times New Roman"/>
          <w:b/>
          <w:bCs/>
          <w:lang w:val="en-US"/>
        </w:rPr>
        <w:t>Figure 4.</w:t>
      </w:r>
      <w:r w:rsidRPr="00127FDE">
        <w:rPr>
          <w:rFonts w:ascii="Times New Roman" w:hAnsi="Times New Roman"/>
          <w:lang w:val="en-US"/>
        </w:rPr>
        <w:t xml:space="preserve"> </w:t>
      </w:r>
      <w:r>
        <w:rPr>
          <w:rFonts w:ascii="Times New Roman" w:hAnsi="Times New Roman"/>
          <w:lang w:val="en-US"/>
        </w:rPr>
        <w:t xml:space="preserve">(A) </w:t>
      </w:r>
      <w:r w:rsidRPr="00127FDE">
        <w:rPr>
          <w:rFonts w:ascii="Times New Roman" w:hAnsi="Times New Roman"/>
          <w:lang w:val="en-US"/>
        </w:rPr>
        <w:t xml:space="preserve">Plot of </w:t>
      </w:r>
      <w:r w:rsidRPr="00127FDE">
        <w:rPr>
          <w:rFonts w:ascii="Cambria Math" w:eastAsia="Cambria Math" w:hAnsi="Cambria Math" w:cs="Cambria Math"/>
          <w:lang w:val="en-US"/>
        </w:rPr>
        <w:t>𝛿</w:t>
      </w:r>
      <w:r w:rsidRPr="00954D11">
        <w:rPr>
          <w:rFonts w:ascii="Times New Roman" w:hAnsi="Times New Roman"/>
          <w:vertAlign w:val="superscript"/>
          <w:lang w:val="en-US"/>
        </w:rPr>
        <w:t>15</w:t>
      </w:r>
      <w:r w:rsidRPr="00127FDE">
        <w:rPr>
          <w:rFonts w:ascii="Times New Roman" w:hAnsi="Times New Roman"/>
          <w:lang w:val="en-US"/>
        </w:rPr>
        <w:t xml:space="preserve">N vs. N/C elemental ratios of terrestrial and aquatic OM sources, and the sediment mixtures for each core across the three reservoir zones. The center dots for the two sources represent the mean values (n = 13 for terrestrial sources, n = 16 for aquatic sources), and error bars represent the standard deviation. </w:t>
      </w:r>
      <w:r>
        <w:rPr>
          <w:rFonts w:ascii="Times New Roman" w:hAnsi="Times New Roman"/>
          <w:lang w:val="en-US"/>
        </w:rPr>
        <w:t>(B)</w:t>
      </w:r>
      <w:r w:rsidRPr="00127FDE">
        <w:rPr>
          <w:rFonts w:ascii="Times New Roman" w:hAnsi="Times New Roman"/>
          <w:lang w:val="en-US"/>
        </w:rPr>
        <w:t xml:space="preserve"> </w:t>
      </w:r>
      <w:r>
        <w:rPr>
          <w:rFonts w:ascii="Times New Roman" w:hAnsi="Times New Roman"/>
          <w:lang w:val="en-US"/>
        </w:rPr>
        <w:t>T</w:t>
      </w:r>
      <w:r w:rsidRPr="00127FDE">
        <w:rPr>
          <w:rFonts w:ascii="Times New Roman" w:hAnsi="Times New Roman"/>
          <w:lang w:val="en-US"/>
        </w:rPr>
        <w:t xml:space="preserve">he proportion of autochthonous (aquatic) OM found in each core grouped by reservoir zones, as calculated from the stable isotope mixing model. Different lowercase letters indicate significant differences among reservoir zones. </w:t>
      </w:r>
    </w:p>
    <w:p w14:paraId="4FAD4468" w14:textId="0861F6AF" w:rsidR="009D5617" w:rsidRPr="00954D11" w:rsidRDefault="009D5617" w:rsidP="009D5617">
      <w:pPr>
        <w:pStyle w:val="Body"/>
        <w:spacing w:line="480" w:lineRule="auto"/>
        <w:rPr>
          <w:rFonts w:ascii="Times New Roman" w:eastAsia="Times New Roman" w:hAnsi="Times New Roman" w:cs="Times New Roman"/>
          <w:b/>
          <w:bCs/>
          <w:lang w:val="en-US"/>
        </w:rPr>
      </w:pPr>
      <w:r w:rsidRPr="00954D11">
        <w:rPr>
          <w:rFonts w:ascii="Times New Roman" w:hAnsi="Times New Roman"/>
          <w:b/>
          <w:bCs/>
          <w:lang w:val="en-US"/>
        </w:rPr>
        <w:t xml:space="preserve">Figure 5. </w:t>
      </w:r>
      <w:r w:rsidRPr="00127FDE">
        <w:rPr>
          <w:rFonts w:ascii="Times New Roman" w:hAnsi="Times New Roman"/>
          <w:lang w:val="en-US"/>
        </w:rPr>
        <w:t xml:space="preserve">Optical indices of dissolved organic matter. Higher FI values (A) indicate DOM from microbial sources, and higher BIX values (B) indicate a stronger </w:t>
      </w:r>
      <w:proofErr w:type="spellStart"/>
      <w:r>
        <w:rPr>
          <w:rFonts w:ascii="Times New Roman" w:hAnsi="Times New Roman"/>
          <w:lang w:val="en-US"/>
        </w:rPr>
        <w:t>OM</w:t>
      </w:r>
      <w:r w:rsidRPr="00C5703B">
        <w:rPr>
          <w:rFonts w:ascii="Times New Roman" w:hAnsi="Times New Roman"/>
          <w:vertAlign w:val="subscript"/>
          <w:lang w:val="en-US"/>
        </w:rPr>
        <w:t>aq</w:t>
      </w:r>
      <w:proofErr w:type="spellEnd"/>
      <w:r>
        <w:rPr>
          <w:rFonts w:ascii="Times New Roman" w:hAnsi="Times New Roman"/>
          <w:lang w:val="en-US"/>
        </w:rPr>
        <w:t xml:space="preserve"> signature</w:t>
      </w:r>
      <w:r w:rsidRPr="00127FDE">
        <w:rPr>
          <w:rFonts w:ascii="Times New Roman" w:hAnsi="Times New Roman"/>
          <w:lang w:val="en-US"/>
        </w:rPr>
        <w:t xml:space="preserve">. </w:t>
      </w:r>
      <w:r w:rsidR="009D21B9">
        <w:rPr>
          <w:rFonts w:ascii="Times New Roman" w:hAnsi="Times New Roman"/>
          <w:lang w:val="en-US"/>
        </w:rPr>
        <w:t xml:space="preserve">Higher HIX </w:t>
      </w:r>
      <w:r w:rsidR="009D21B9">
        <w:rPr>
          <w:rFonts w:ascii="Times New Roman" w:hAnsi="Times New Roman"/>
          <w:lang w:val="en-US"/>
        </w:rPr>
        <w:lastRenderedPageBreak/>
        <w:t>(C) and SUVA</w:t>
      </w:r>
      <w:r w:rsidR="009D21B9">
        <w:rPr>
          <w:rFonts w:ascii="Times New Roman" w:hAnsi="Times New Roman"/>
          <w:vertAlign w:val="subscript"/>
          <w:lang w:val="en-US"/>
        </w:rPr>
        <w:t>254</w:t>
      </w:r>
      <w:r w:rsidR="009D21B9">
        <w:rPr>
          <w:rFonts w:ascii="Times New Roman" w:hAnsi="Times New Roman"/>
          <w:lang w:val="en-US"/>
        </w:rPr>
        <w:t xml:space="preserve"> (D) values represent higher degrees of humification and aromatic content of the OM. </w:t>
      </w:r>
      <w:r w:rsidRPr="00127FDE">
        <w:rPr>
          <w:rFonts w:ascii="Times New Roman" w:hAnsi="Times New Roman"/>
          <w:lang w:val="en-US"/>
        </w:rPr>
        <w:t>Different lowercase letters indicate significant differences between reservoir zones.</w:t>
      </w:r>
      <w:r w:rsidRPr="00954D11">
        <w:rPr>
          <w:rFonts w:ascii="Times New Roman" w:hAnsi="Times New Roman"/>
          <w:b/>
          <w:bCs/>
          <w:lang w:val="en-US"/>
        </w:rPr>
        <w:t xml:space="preserve"> </w:t>
      </w:r>
    </w:p>
    <w:p w14:paraId="452617A2" w14:textId="77777777" w:rsidR="009D5617" w:rsidRPr="00954D11" w:rsidRDefault="009D5617" w:rsidP="009D5617">
      <w:pPr>
        <w:pStyle w:val="Body"/>
        <w:spacing w:line="480" w:lineRule="auto"/>
        <w:rPr>
          <w:rFonts w:ascii="Times New Roman" w:eastAsia="Times New Roman" w:hAnsi="Times New Roman" w:cs="Times New Roman"/>
          <w:lang w:val="en-US"/>
        </w:rPr>
      </w:pPr>
      <w:r w:rsidRPr="00954D11">
        <w:rPr>
          <w:rFonts w:ascii="Times New Roman" w:hAnsi="Times New Roman"/>
          <w:b/>
          <w:bCs/>
          <w:lang w:val="en-US"/>
        </w:rPr>
        <w:t xml:space="preserve">Figure 6. </w:t>
      </w:r>
      <w:r w:rsidRPr="00127FDE">
        <w:rPr>
          <w:rFonts w:ascii="Times New Roman" w:hAnsi="Times New Roman"/>
          <w:lang w:val="en-US"/>
        </w:rPr>
        <w:t xml:space="preserve">Heat map showing relative abundance of methanogen genera in sediments, by reservoir zone. Row labels show order and genus (order; genus). Note that values are normalized to total number of sequences of all methanogens (not to total archaea), and that percentages are averages of all samples within a group (within the zone). </w:t>
      </w:r>
    </w:p>
    <w:p w14:paraId="61657120" w14:textId="77777777" w:rsidR="009D5617" w:rsidRPr="00954D11" w:rsidRDefault="009D5617" w:rsidP="009D5617">
      <w:pPr>
        <w:pStyle w:val="Body"/>
        <w:spacing w:line="480" w:lineRule="auto"/>
        <w:rPr>
          <w:rFonts w:ascii="Times New Roman" w:eastAsia="Times New Roman" w:hAnsi="Times New Roman" w:cs="Times New Roman"/>
          <w:lang w:val="en-US"/>
        </w:rPr>
      </w:pPr>
      <w:r w:rsidRPr="00954D11">
        <w:rPr>
          <w:rFonts w:ascii="Times New Roman" w:hAnsi="Times New Roman"/>
          <w:b/>
          <w:bCs/>
          <w:lang w:val="en-US"/>
        </w:rPr>
        <w:t xml:space="preserve">Figure 7. </w:t>
      </w:r>
      <w:r w:rsidRPr="00954D11">
        <w:rPr>
          <w:rFonts w:ascii="Times New Roman" w:hAnsi="Times New Roman"/>
          <w:lang w:val="en-US"/>
        </w:rPr>
        <w:t>Carbon isotope signature in CH</w:t>
      </w:r>
      <w:r w:rsidRPr="00954D11">
        <w:rPr>
          <w:rFonts w:ascii="Times New Roman" w:hAnsi="Times New Roman"/>
          <w:vertAlign w:val="subscript"/>
          <w:lang w:val="en-US"/>
        </w:rPr>
        <w:t>4</w:t>
      </w:r>
      <w:r w:rsidRPr="00127FDE">
        <w:rPr>
          <w:rFonts w:ascii="Times New Roman" w:hAnsi="Times New Roman"/>
          <w:lang w:val="en-US"/>
        </w:rPr>
        <w:t xml:space="preserve"> (A) and the apparent fractionation factors (B) across reservoir zones. The blue horizontal line </w:t>
      </w:r>
      <w:r>
        <w:rPr>
          <w:rFonts w:ascii="Times New Roman" w:hAnsi="Times New Roman"/>
          <w:lang w:val="en-US"/>
        </w:rPr>
        <w:t xml:space="preserve">in </w:t>
      </w:r>
      <w:r w:rsidRPr="00127FDE">
        <w:rPr>
          <w:rFonts w:ascii="Times New Roman" w:hAnsi="Times New Roman"/>
          <w:lang w:val="en-US"/>
        </w:rPr>
        <w:t xml:space="preserve">(B) indicates the cutoff between hydrogenotrophic (above) and acetoclastic (below) methanogenesis. Methane production pathway was estimated at 10 of the 15 sampling sites (n = 30 sediment cores). Different lowercase letters indicate significant differences between reservoir zones. </w:t>
      </w:r>
    </w:p>
    <w:p w14:paraId="0BB1B936" w14:textId="22293A41" w:rsidR="009D5617" w:rsidRPr="00954D11" w:rsidRDefault="009D5617" w:rsidP="009D5617">
      <w:pPr>
        <w:pStyle w:val="Body"/>
        <w:spacing w:line="480" w:lineRule="auto"/>
        <w:rPr>
          <w:rFonts w:ascii="Times New Roman" w:eastAsia="Times New Roman" w:hAnsi="Times New Roman" w:cs="Times New Roman"/>
          <w:lang w:val="en-US"/>
        </w:rPr>
      </w:pPr>
      <w:r w:rsidRPr="00954D11">
        <w:rPr>
          <w:rFonts w:ascii="Times New Roman" w:hAnsi="Times New Roman"/>
          <w:b/>
          <w:bCs/>
          <w:lang w:val="en-US"/>
        </w:rPr>
        <w:t xml:space="preserve">Figure 8. </w:t>
      </w:r>
      <w:r>
        <w:rPr>
          <w:rFonts w:ascii="Times New Roman" w:hAnsi="Times New Roman"/>
          <w:lang w:val="en-US"/>
        </w:rPr>
        <w:t>Multivariate ordination</w:t>
      </w:r>
      <w:r w:rsidRPr="00127FDE">
        <w:rPr>
          <w:rFonts w:ascii="Times New Roman" w:hAnsi="Times New Roman"/>
          <w:lang w:val="en-US"/>
        </w:rPr>
        <w:t xml:space="preserve"> of each observation (core) taken in May of 2016 using the first two PLS components (T-components). Water column data, sediment composition, and methanogen taxonomic data were included in the PLS analysis.</w:t>
      </w:r>
      <w:r w:rsidR="000A7A2A">
        <w:rPr>
          <w:rFonts w:ascii="Times New Roman" w:hAnsi="Times New Roman"/>
          <w:lang w:val="en-US"/>
        </w:rPr>
        <w:t xml:space="preserve"> See Table S1 for full list of variables included in the PLS analysis.</w:t>
      </w:r>
      <w:r w:rsidRPr="00127FDE">
        <w:rPr>
          <w:rFonts w:ascii="Times New Roman" w:hAnsi="Times New Roman"/>
          <w:lang w:val="en-US"/>
        </w:rPr>
        <w:t xml:space="preserve"> </w:t>
      </w:r>
      <w:r w:rsidR="00DA2380">
        <w:rPr>
          <w:rFonts w:ascii="Times New Roman" w:hAnsi="Times New Roman"/>
          <w:lang w:val="en-US"/>
        </w:rPr>
        <w:t xml:space="preserve">Overlapping core cores were removed from the figure for readability. </w:t>
      </w:r>
    </w:p>
    <w:p w14:paraId="3C1B0543" w14:textId="69750131" w:rsidR="004B3A7C" w:rsidRDefault="004B3A7C">
      <w:pPr>
        <w:rPr>
          <w:rFonts w:eastAsia="Calibri" w:cs="Calibri"/>
          <w:b/>
          <w:bCs/>
          <w:color w:val="000000"/>
          <w:highlight w:val="yellow"/>
          <w:u w:color="000000"/>
        </w:rPr>
      </w:pPr>
      <w:r>
        <w:rPr>
          <w:b/>
          <w:bCs/>
          <w:highlight w:val="yellow"/>
        </w:rPr>
        <w:br w:type="page"/>
      </w:r>
    </w:p>
    <w:p w14:paraId="7D395E14" w14:textId="08E0CF9B" w:rsidR="00C5703B" w:rsidRPr="00C5703B" w:rsidRDefault="00C5703B" w:rsidP="00860BA9">
      <w:r w:rsidRPr="00C5703B">
        <w:lastRenderedPageBreak/>
        <w:t>Figure 1</w:t>
      </w:r>
    </w:p>
    <w:p w14:paraId="41EE93E5" w14:textId="77777777" w:rsidR="00C5703B" w:rsidRDefault="00C5703B">
      <w:pPr>
        <w:pStyle w:val="Body"/>
        <w:rPr>
          <w:lang w:val="en-US"/>
        </w:rPr>
      </w:pPr>
    </w:p>
    <w:p w14:paraId="35A50CB4" w14:textId="77777777" w:rsidR="00C5703B" w:rsidRDefault="00C5703B">
      <w:pPr>
        <w:pStyle w:val="Body"/>
        <w:rPr>
          <w:lang w:val="en-US"/>
        </w:rPr>
      </w:pPr>
    </w:p>
    <w:p w14:paraId="418D1CF5" w14:textId="77777777" w:rsidR="00C5703B" w:rsidRDefault="00C5703B">
      <w:pPr>
        <w:pStyle w:val="Body"/>
        <w:rPr>
          <w:lang w:val="en-US"/>
        </w:rPr>
      </w:pPr>
    </w:p>
    <w:p w14:paraId="173F3FB4" w14:textId="77777777" w:rsidR="00C5703B" w:rsidRDefault="00C5703B">
      <w:pPr>
        <w:pStyle w:val="Body"/>
        <w:rPr>
          <w:lang w:val="en-US"/>
        </w:rPr>
      </w:pPr>
    </w:p>
    <w:p w14:paraId="7C71F612" w14:textId="77777777" w:rsidR="00C5703B" w:rsidRDefault="00C5703B">
      <w:pPr>
        <w:pStyle w:val="Body"/>
        <w:rPr>
          <w:lang w:val="en-US"/>
        </w:rPr>
      </w:pPr>
    </w:p>
    <w:p w14:paraId="20F8FA25" w14:textId="0DDFF847" w:rsidR="00C5703B" w:rsidRDefault="00C5703B">
      <w:pPr>
        <w:pStyle w:val="Body"/>
        <w:rPr>
          <w:lang w:val="en-US"/>
        </w:rPr>
      </w:pPr>
      <w:r>
        <w:rPr>
          <w:noProof/>
          <w:lang w:val="en-US"/>
        </w:rPr>
        <w:drawing>
          <wp:inline distT="0" distB="0" distL="0" distR="0" wp14:anchorId="64447E41" wp14:editId="35C02AD4">
            <wp:extent cx="5943600" cy="466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rshaLakeMeganMap3.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3D7665F7" w14:textId="77777777" w:rsidR="00C5703B" w:rsidRDefault="00C5703B">
      <w:pPr>
        <w:pStyle w:val="Body"/>
        <w:rPr>
          <w:lang w:val="en-US"/>
        </w:rPr>
      </w:pPr>
    </w:p>
    <w:p w14:paraId="32476A58" w14:textId="77777777" w:rsidR="00C5703B" w:rsidRDefault="00C5703B">
      <w:pPr>
        <w:pStyle w:val="Body"/>
        <w:rPr>
          <w:lang w:val="en-US"/>
        </w:rPr>
      </w:pPr>
    </w:p>
    <w:p w14:paraId="12094EBD" w14:textId="20D45761" w:rsidR="00281EAE" w:rsidRDefault="00281EAE">
      <w:pPr>
        <w:rPr>
          <w:rFonts w:ascii="Calibri" w:eastAsia="Calibri" w:hAnsi="Calibri" w:cs="Calibri"/>
          <w:color w:val="000000"/>
          <w:u w:color="000000"/>
        </w:rPr>
      </w:pPr>
      <w:r>
        <w:br w:type="page"/>
      </w:r>
    </w:p>
    <w:p w14:paraId="38572CA0" w14:textId="0FB33D25" w:rsidR="00C5703B" w:rsidRDefault="00C5703B">
      <w:pPr>
        <w:pStyle w:val="Body"/>
        <w:rPr>
          <w:rFonts w:ascii="Times New Roman" w:hAnsi="Times New Roman" w:cs="Times New Roman"/>
          <w:lang w:val="en-US"/>
        </w:rPr>
      </w:pPr>
      <w:r>
        <w:rPr>
          <w:rFonts w:ascii="Times New Roman" w:hAnsi="Times New Roman" w:cs="Times New Roman"/>
          <w:lang w:val="en-US"/>
        </w:rPr>
        <w:lastRenderedPageBreak/>
        <w:t>Figure 2</w:t>
      </w:r>
    </w:p>
    <w:p w14:paraId="6A3D7FD1" w14:textId="2958CBE0" w:rsidR="00C5703B" w:rsidRDefault="00C5703B">
      <w:pPr>
        <w:pStyle w:val="Body"/>
        <w:rPr>
          <w:rFonts w:ascii="Times New Roman" w:hAnsi="Times New Roman" w:cs="Times New Roman"/>
          <w:lang w:val="en-US"/>
        </w:rPr>
      </w:pPr>
    </w:p>
    <w:p w14:paraId="149482FE" w14:textId="2FF1B0B8" w:rsidR="00C5703B" w:rsidRDefault="00C5703B">
      <w:pPr>
        <w:pStyle w:val="Body"/>
        <w:rPr>
          <w:rFonts w:ascii="Times New Roman" w:hAnsi="Times New Roman" w:cs="Times New Roman"/>
          <w:lang w:val="en-US"/>
        </w:rPr>
      </w:pPr>
    </w:p>
    <w:p w14:paraId="6615454E" w14:textId="4083BC35" w:rsidR="00C5703B" w:rsidRDefault="00C5703B">
      <w:pPr>
        <w:pStyle w:val="Body"/>
        <w:rPr>
          <w:rFonts w:ascii="Times New Roman" w:hAnsi="Times New Roman" w:cs="Times New Roman"/>
          <w:lang w:val="en-US"/>
        </w:rPr>
      </w:pPr>
    </w:p>
    <w:p w14:paraId="18D81526" w14:textId="480E8F6D" w:rsidR="00C5703B" w:rsidRDefault="00595A71">
      <w:pPr>
        <w:pStyle w:val="Body"/>
        <w:rPr>
          <w:rFonts w:ascii="Times New Roman" w:hAnsi="Times New Roman" w:cs="Times New Roman"/>
          <w:lang w:val="en-US"/>
        </w:rPr>
      </w:pPr>
      <w:r>
        <w:rPr>
          <w:rFonts w:ascii="Times New Roman" w:hAnsi="Times New Roman" w:cs="Times New Roman"/>
          <w:noProof/>
          <w:lang w:val="en-US"/>
        </w:rPr>
        <w:drawing>
          <wp:inline distT="0" distB="0" distL="0" distR="0" wp14:anchorId="71A1298D" wp14:editId="4CDF0AEC">
            <wp:extent cx="5943600" cy="216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2_ch4_production.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14:paraId="4B102572" w14:textId="4A3F6FBA" w:rsidR="00C5703B" w:rsidRDefault="00C5703B">
      <w:pPr>
        <w:pStyle w:val="Body"/>
        <w:rPr>
          <w:rFonts w:ascii="Times New Roman" w:hAnsi="Times New Roman" w:cs="Times New Roman"/>
          <w:lang w:val="en-US"/>
        </w:rPr>
      </w:pPr>
    </w:p>
    <w:p w14:paraId="7EADFC25" w14:textId="20DC919C" w:rsidR="00C5703B" w:rsidRDefault="00C5703B">
      <w:pPr>
        <w:pStyle w:val="Body"/>
        <w:rPr>
          <w:rFonts w:ascii="Times New Roman" w:hAnsi="Times New Roman" w:cs="Times New Roman"/>
          <w:lang w:val="en-US"/>
        </w:rPr>
      </w:pPr>
    </w:p>
    <w:p w14:paraId="48CAD4A1" w14:textId="1C98A0F0" w:rsidR="00C5703B" w:rsidRDefault="00C5703B">
      <w:pPr>
        <w:pStyle w:val="Body"/>
        <w:rPr>
          <w:rFonts w:ascii="Times New Roman" w:hAnsi="Times New Roman" w:cs="Times New Roman"/>
          <w:lang w:val="en-US"/>
        </w:rPr>
      </w:pPr>
    </w:p>
    <w:p w14:paraId="35A9CB12" w14:textId="59361F60" w:rsidR="00C5703B" w:rsidRPr="00F20C1E" w:rsidRDefault="00F20C1E" w:rsidP="00F20C1E">
      <w:pPr>
        <w:rPr>
          <w:rFonts w:eastAsia="Calibri"/>
          <w:color w:val="000000"/>
          <w:u w:color="000000"/>
        </w:rPr>
      </w:pPr>
      <w:r>
        <w:br w:type="page"/>
      </w:r>
    </w:p>
    <w:p w14:paraId="59A5FABE" w14:textId="4469F8C7" w:rsidR="00C5703B" w:rsidRDefault="00C5703B">
      <w:pPr>
        <w:pStyle w:val="Body"/>
        <w:rPr>
          <w:rFonts w:ascii="Times New Roman" w:hAnsi="Times New Roman" w:cs="Times New Roman"/>
          <w:lang w:val="en-US"/>
        </w:rPr>
      </w:pPr>
    </w:p>
    <w:p w14:paraId="3079CC14" w14:textId="57917383" w:rsidR="00C5703B" w:rsidRDefault="00C5703B">
      <w:pPr>
        <w:pStyle w:val="Body"/>
        <w:rPr>
          <w:rFonts w:ascii="Times New Roman" w:hAnsi="Times New Roman" w:cs="Times New Roman"/>
          <w:lang w:val="en-US"/>
        </w:rPr>
      </w:pPr>
      <w:r>
        <w:rPr>
          <w:rFonts w:ascii="Times New Roman" w:hAnsi="Times New Roman" w:cs="Times New Roman"/>
          <w:lang w:val="en-US"/>
        </w:rPr>
        <w:t>Figure 3</w:t>
      </w:r>
    </w:p>
    <w:p w14:paraId="16D22B24" w14:textId="4C553C31" w:rsidR="00C5703B" w:rsidRDefault="00C5703B">
      <w:pPr>
        <w:pStyle w:val="Body"/>
        <w:rPr>
          <w:rFonts w:ascii="Times New Roman" w:hAnsi="Times New Roman" w:cs="Times New Roman"/>
          <w:lang w:val="en-US"/>
        </w:rPr>
      </w:pPr>
    </w:p>
    <w:p w14:paraId="7CF2F399" w14:textId="56FA7890" w:rsidR="00C5703B" w:rsidRDefault="00C5703B">
      <w:pPr>
        <w:pStyle w:val="Body"/>
        <w:rPr>
          <w:rFonts w:ascii="Times New Roman" w:hAnsi="Times New Roman" w:cs="Times New Roman"/>
          <w:lang w:val="en-US"/>
        </w:rPr>
      </w:pPr>
    </w:p>
    <w:p w14:paraId="61F01429" w14:textId="5B534CF0" w:rsidR="00C5703B" w:rsidRDefault="00C5703B">
      <w:pPr>
        <w:pStyle w:val="Body"/>
        <w:rPr>
          <w:rFonts w:ascii="Times New Roman" w:hAnsi="Times New Roman" w:cs="Times New Roman"/>
          <w:lang w:val="en-US"/>
        </w:rPr>
      </w:pPr>
    </w:p>
    <w:p w14:paraId="25BB781E" w14:textId="2801A66D" w:rsidR="00C5703B" w:rsidRDefault="00C5703B">
      <w:pPr>
        <w:pStyle w:val="Body"/>
        <w:rPr>
          <w:rFonts w:ascii="Times New Roman" w:hAnsi="Times New Roman" w:cs="Times New Roman"/>
          <w:lang w:val="en-US"/>
        </w:rPr>
      </w:pPr>
      <w:r w:rsidRPr="00C5703B">
        <w:rPr>
          <w:rFonts w:ascii="Times New Roman" w:hAnsi="Times New Roman" w:cs="Times New Roman"/>
          <w:noProof/>
          <w:lang w:val="en-US"/>
        </w:rPr>
        <w:drawing>
          <wp:inline distT="0" distB="0" distL="0" distR="0" wp14:anchorId="625A5BDE" wp14:editId="2133E1D4">
            <wp:extent cx="5943600" cy="3260090"/>
            <wp:effectExtent l="0" t="0" r="0" b="3810"/>
            <wp:docPr id="7"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14:paraId="3319CB5B" w14:textId="7906DD24" w:rsidR="00C5703B" w:rsidRDefault="00C5703B">
      <w:pPr>
        <w:pStyle w:val="Body"/>
        <w:rPr>
          <w:rFonts w:ascii="Times New Roman" w:hAnsi="Times New Roman" w:cs="Times New Roman"/>
          <w:lang w:val="en-US"/>
        </w:rPr>
      </w:pPr>
    </w:p>
    <w:p w14:paraId="175EB6FA" w14:textId="2A47FDB0" w:rsidR="00C5703B" w:rsidRDefault="00C5703B">
      <w:pPr>
        <w:pStyle w:val="Body"/>
        <w:rPr>
          <w:rFonts w:ascii="Times New Roman" w:hAnsi="Times New Roman" w:cs="Times New Roman"/>
          <w:lang w:val="en-US"/>
        </w:rPr>
      </w:pPr>
    </w:p>
    <w:p w14:paraId="26DBFFB6" w14:textId="4CFD2344" w:rsidR="00C5703B" w:rsidRDefault="00C5703B">
      <w:pPr>
        <w:pStyle w:val="Body"/>
        <w:rPr>
          <w:rFonts w:ascii="Times New Roman" w:hAnsi="Times New Roman" w:cs="Times New Roman"/>
          <w:lang w:val="en-US"/>
        </w:rPr>
      </w:pPr>
    </w:p>
    <w:p w14:paraId="7F39D395" w14:textId="77777777" w:rsidR="00C5703B" w:rsidRDefault="00C5703B">
      <w:pPr>
        <w:pStyle w:val="Body"/>
        <w:rPr>
          <w:rFonts w:ascii="Times New Roman" w:hAnsi="Times New Roman" w:cs="Times New Roman"/>
          <w:lang w:val="en-US"/>
        </w:rPr>
      </w:pPr>
    </w:p>
    <w:p w14:paraId="21E0D10A" w14:textId="5E5EB4C5" w:rsidR="00281EAE" w:rsidRDefault="00281EAE">
      <w:pPr>
        <w:rPr>
          <w:rFonts w:eastAsia="Calibri"/>
          <w:color w:val="000000"/>
          <w:u w:color="000000"/>
        </w:rPr>
      </w:pPr>
      <w:r>
        <w:br w:type="page"/>
      </w:r>
    </w:p>
    <w:p w14:paraId="2A0C2338" w14:textId="6630A2AC" w:rsidR="00C5703B" w:rsidRDefault="00C5703B">
      <w:pPr>
        <w:pStyle w:val="Body"/>
        <w:rPr>
          <w:rFonts w:ascii="Times New Roman" w:hAnsi="Times New Roman" w:cs="Times New Roman"/>
          <w:lang w:val="en-US"/>
        </w:rPr>
      </w:pPr>
      <w:r>
        <w:rPr>
          <w:rFonts w:ascii="Times New Roman" w:hAnsi="Times New Roman" w:cs="Times New Roman"/>
          <w:lang w:val="en-US"/>
        </w:rPr>
        <w:lastRenderedPageBreak/>
        <w:t>Figure 4</w:t>
      </w:r>
    </w:p>
    <w:p w14:paraId="616406F6" w14:textId="012276D4" w:rsidR="00C5703B" w:rsidRDefault="00C5703B">
      <w:pPr>
        <w:pStyle w:val="Body"/>
        <w:rPr>
          <w:rFonts w:ascii="Times New Roman" w:hAnsi="Times New Roman" w:cs="Times New Roman"/>
          <w:lang w:val="en-US"/>
        </w:rPr>
      </w:pPr>
    </w:p>
    <w:p w14:paraId="22355F09" w14:textId="2ECDFA1A" w:rsidR="00C5703B" w:rsidRDefault="00917077">
      <w:pPr>
        <w:pStyle w:val="Body"/>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0288" behindDoc="1" locked="0" layoutInCell="1" allowOverlap="1" wp14:anchorId="4BE9A807" wp14:editId="1CF9B9AC">
            <wp:simplePos x="0" y="0"/>
            <wp:positionH relativeFrom="column">
              <wp:posOffset>0</wp:posOffset>
            </wp:positionH>
            <wp:positionV relativeFrom="paragraph">
              <wp:posOffset>165333</wp:posOffset>
            </wp:positionV>
            <wp:extent cx="5943600" cy="3260725"/>
            <wp:effectExtent l="0" t="0" r="0" b="3175"/>
            <wp:wrapTight wrapText="bothSides">
              <wp:wrapPolygon edited="0">
                <wp:start x="10708" y="0"/>
                <wp:lineTo x="1846" y="252"/>
                <wp:lineTo x="1292" y="337"/>
                <wp:lineTo x="1292" y="1346"/>
                <wp:lineTo x="185" y="1935"/>
                <wp:lineTo x="92" y="2103"/>
                <wp:lineTo x="92" y="21285"/>
                <wp:lineTo x="10708" y="21537"/>
                <wp:lineTo x="21554" y="21537"/>
                <wp:lineTo x="21554" y="0"/>
                <wp:lineTo x="10708"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4_proportion_autoc_om.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14:sizeRelH relativeFrom="page">
              <wp14:pctWidth>0</wp14:pctWidth>
            </wp14:sizeRelH>
            <wp14:sizeRelV relativeFrom="page">
              <wp14:pctHeight>0</wp14:pctHeight>
            </wp14:sizeRelV>
          </wp:anchor>
        </w:drawing>
      </w:r>
    </w:p>
    <w:p w14:paraId="478DD494" w14:textId="2F42419C" w:rsidR="00C5703B" w:rsidRDefault="00C5703B">
      <w:pPr>
        <w:pStyle w:val="Body"/>
        <w:rPr>
          <w:rFonts w:ascii="Times New Roman" w:hAnsi="Times New Roman" w:cs="Times New Roman"/>
          <w:lang w:val="en-US"/>
        </w:rPr>
      </w:pPr>
    </w:p>
    <w:p w14:paraId="1D2DFB0C" w14:textId="3C35E418" w:rsidR="00C5703B" w:rsidRDefault="00C5703B">
      <w:pPr>
        <w:pStyle w:val="Body"/>
        <w:rPr>
          <w:rFonts w:ascii="Times New Roman" w:hAnsi="Times New Roman" w:cs="Times New Roman"/>
          <w:lang w:val="en-US"/>
        </w:rPr>
      </w:pPr>
    </w:p>
    <w:p w14:paraId="33B6934D" w14:textId="79CDB988" w:rsidR="00917077" w:rsidRPr="00917077" w:rsidRDefault="00917077" w:rsidP="00917077">
      <w:pPr>
        <w:rPr>
          <w:rFonts w:eastAsia="Calibri"/>
          <w:color w:val="000000"/>
          <w:u w:color="000000"/>
        </w:rPr>
      </w:pPr>
      <w:r>
        <w:br w:type="page"/>
      </w:r>
    </w:p>
    <w:p w14:paraId="2EE2AA49" w14:textId="4B7B329D" w:rsidR="00C5703B" w:rsidRDefault="00C5703B">
      <w:pPr>
        <w:pStyle w:val="Body"/>
        <w:rPr>
          <w:rFonts w:ascii="Times New Roman" w:hAnsi="Times New Roman" w:cs="Times New Roman"/>
          <w:lang w:val="en-US"/>
        </w:rPr>
      </w:pPr>
    </w:p>
    <w:p w14:paraId="50518DCC" w14:textId="2033E463" w:rsidR="00C5703B" w:rsidRDefault="00C5703B">
      <w:pPr>
        <w:pStyle w:val="Body"/>
        <w:rPr>
          <w:rFonts w:ascii="Times New Roman" w:hAnsi="Times New Roman" w:cs="Times New Roman"/>
          <w:lang w:val="en-US"/>
        </w:rPr>
      </w:pPr>
      <w:r>
        <w:rPr>
          <w:rFonts w:ascii="Times New Roman" w:hAnsi="Times New Roman" w:cs="Times New Roman"/>
          <w:lang w:val="en-US"/>
        </w:rPr>
        <w:t>Figure 5</w:t>
      </w:r>
    </w:p>
    <w:p w14:paraId="0F40A578" w14:textId="17DE5216" w:rsidR="00C5703B" w:rsidRDefault="00C5703B">
      <w:pPr>
        <w:pStyle w:val="Body"/>
        <w:rPr>
          <w:rFonts w:ascii="Times New Roman" w:hAnsi="Times New Roman" w:cs="Times New Roman"/>
          <w:lang w:val="en-US"/>
        </w:rPr>
      </w:pPr>
    </w:p>
    <w:p w14:paraId="1788AF21" w14:textId="451FE5BD" w:rsidR="00C5703B" w:rsidRDefault="00C5703B">
      <w:pPr>
        <w:pStyle w:val="Body"/>
        <w:rPr>
          <w:rFonts w:ascii="Times New Roman" w:hAnsi="Times New Roman" w:cs="Times New Roman"/>
          <w:lang w:val="en-US"/>
        </w:rPr>
      </w:pPr>
    </w:p>
    <w:p w14:paraId="73BD6C68" w14:textId="77777777" w:rsidR="00C5703B" w:rsidRDefault="00C5703B">
      <w:pPr>
        <w:pStyle w:val="Body"/>
        <w:rPr>
          <w:rFonts w:ascii="Times New Roman" w:hAnsi="Times New Roman" w:cs="Times New Roman"/>
          <w:lang w:val="en-US"/>
        </w:rPr>
      </w:pPr>
    </w:p>
    <w:p w14:paraId="1A98249B" w14:textId="145137E4" w:rsidR="00C5703B" w:rsidRDefault="005E0901">
      <w:pPr>
        <w:pStyle w:val="Body"/>
        <w:rPr>
          <w:rFonts w:ascii="Times New Roman" w:hAnsi="Times New Roman" w:cs="Times New Roman"/>
          <w:lang w:val="en-US"/>
        </w:rPr>
      </w:pPr>
      <w:r>
        <w:rPr>
          <w:rFonts w:ascii="Times New Roman" w:hAnsi="Times New Roman" w:cs="Times New Roman"/>
          <w:noProof/>
          <w:lang w:val="en-US"/>
        </w:rPr>
        <w:drawing>
          <wp:inline distT="0" distB="0" distL="0" distR="0" wp14:anchorId="0AD9F4CF" wp14:editId="38760833">
            <wp:extent cx="5943600" cy="4890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5_dissolved_om_optical.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4890770"/>
                    </a:xfrm>
                    <a:prstGeom prst="rect">
                      <a:avLst/>
                    </a:prstGeom>
                  </pic:spPr>
                </pic:pic>
              </a:graphicData>
            </a:graphic>
          </wp:inline>
        </w:drawing>
      </w:r>
    </w:p>
    <w:p w14:paraId="3A1B420A" w14:textId="1D781034" w:rsidR="00C5703B" w:rsidRDefault="00C5703B">
      <w:pPr>
        <w:pStyle w:val="Body"/>
        <w:rPr>
          <w:rFonts w:ascii="Times New Roman" w:hAnsi="Times New Roman" w:cs="Times New Roman"/>
          <w:lang w:val="en-US"/>
        </w:rPr>
      </w:pPr>
    </w:p>
    <w:p w14:paraId="221254F6" w14:textId="5EE689DE" w:rsidR="00C5703B" w:rsidRDefault="00C5703B">
      <w:pPr>
        <w:pStyle w:val="Body"/>
        <w:rPr>
          <w:rFonts w:ascii="Times New Roman" w:hAnsi="Times New Roman" w:cs="Times New Roman"/>
          <w:lang w:val="en-US"/>
        </w:rPr>
      </w:pPr>
    </w:p>
    <w:p w14:paraId="4D43FCE3" w14:textId="7BA5F502" w:rsidR="00C5703B" w:rsidRDefault="00C5703B">
      <w:pPr>
        <w:pStyle w:val="Body"/>
        <w:rPr>
          <w:rFonts w:ascii="Times New Roman" w:hAnsi="Times New Roman" w:cs="Times New Roman"/>
          <w:lang w:val="en-US"/>
        </w:rPr>
      </w:pPr>
    </w:p>
    <w:p w14:paraId="53396E90" w14:textId="348101C0" w:rsidR="00C5703B" w:rsidRPr="00281EAE" w:rsidRDefault="00281EAE" w:rsidP="00281EAE">
      <w:pPr>
        <w:rPr>
          <w:rFonts w:eastAsia="Calibri"/>
          <w:color w:val="000000"/>
          <w:u w:color="000000"/>
        </w:rPr>
      </w:pPr>
      <w:r>
        <w:br w:type="page"/>
      </w:r>
    </w:p>
    <w:p w14:paraId="682DA82F" w14:textId="75F0485E" w:rsidR="00C5703B" w:rsidRDefault="00C5703B">
      <w:pPr>
        <w:pStyle w:val="Body"/>
        <w:rPr>
          <w:rFonts w:ascii="Times New Roman" w:hAnsi="Times New Roman" w:cs="Times New Roman"/>
          <w:lang w:val="en-US"/>
        </w:rPr>
      </w:pPr>
      <w:r>
        <w:rPr>
          <w:rFonts w:ascii="Times New Roman" w:hAnsi="Times New Roman" w:cs="Times New Roman"/>
          <w:lang w:val="en-US"/>
        </w:rPr>
        <w:lastRenderedPageBreak/>
        <w:t>Figure 6</w:t>
      </w:r>
    </w:p>
    <w:p w14:paraId="7BDEC376" w14:textId="1A96C5BD" w:rsidR="00C5703B" w:rsidRDefault="00C5703B">
      <w:pPr>
        <w:pStyle w:val="Body"/>
        <w:rPr>
          <w:rFonts w:ascii="Times New Roman" w:hAnsi="Times New Roman" w:cs="Times New Roman"/>
          <w:lang w:val="en-US"/>
        </w:rPr>
      </w:pPr>
    </w:p>
    <w:p w14:paraId="252CA6CC" w14:textId="11BA9B78" w:rsidR="00C5703B" w:rsidRDefault="00C5703B">
      <w:pPr>
        <w:pStyle w:val="Body"/>
        <w:rPr>
          <w:rFonts w:ascii="Times New Roman" w:hAnsi="Times New Roman" w:cs="Times New Roman"/>
          <w:lang w:val="en-US"/>
        </w:rPr>
      </w:pPr>
    </w:p>
    <w:p w14:paraId="3EEB13B9" w14:textId="2D2BEBA2" w:rsidR="00C5703B" w:rsidRDefault="00C5703B">
      <w:pPr>
        <w:pStyle w:val="Body"/>
        <w:rPr>
          <w:rFonts w:ascii="Times New Roman" w:hAnsi="Times New Roman" w:cs="Times New Roman"/>
          <w:lang w:val="en-US"/>
        </w:rPr>
      </w:pPr>
    </w:p>
    <w:p w14:paraId="08FB64A5" w14:textId="25338DD9" w:rsidR="00C5703B" w:rsidRDefault="00C5703B">
      <w:pPr>
        <w:pStyle w:val="Body"/>
        <w:rPr>
          <w:rFonts w:ascii="Times New Roman" w:hAnsi="Times New Roman" w:cs="Times New Roman"/>
          <w:lang w:val="en-US"/>
        </w:rPr>
      </w:pPr>
      <w:r w:rsidRPr="00C5703B">
        <w:rPr>
          <w:rFonts w:ascii="Times New Roman" w:hAnsi="Times New Roman" w:cs="Times New Roman"/>
          <w:noProof/>
          <w:lang w:val="en-US"/>
        </w:rPr>
        <w:drawing>
          <wp:inline distT="0" distB="0" distL="0" distR="0" wp14:anchorId="45D57FC5" wp14:editId="3CCEF77C">
            <wp:extent cx="5943600" cy="3961765"/>
            <wp:effectExtent l="0" t="0" r="0" b="635"/>
            <wp:docPr id="3"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2">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5748C2DC" w14:textId="590837F3" w:rsidR="00C5703B" w:rsidRDefault="00C5703B">
      <w:pPr>
        <w:pStyle w:val="Body"/>
        <w:rPr>
          <w:rFonts w:ascii="Times New Roman" w:hAnsi="Times New Roman" w:cs="Times New Roman"/>
          <w:lang w:val="en-US"/>
        </w:rPr>
      </w:pPr>
    </w:p>
    <w:p w14:paraId="2B574124" w14:textId="36A87A41" w:rsidR="00C5703B" w:rsidRDefault="00C5703B">
      <w:pPr>
        <w:pStyle w:val="Body"/>
        <w:rPr>
          <w:rFonts w:ascii="Times New Roman" w:hAnsi="Times New Roman" w:cs="Times New Roman"/>
          <w:lang w:val="en-US"/>
        </w:rPr>
      </w:pPr>
    </w:p>
    <w:p w14:paraId="7866D658" w14:textId="6E60B032" w:rsidR="00C5703B" w:rsidRDefault="00C5703B">
      <w:pPr>
        <w:pStyle w:val="Body"/>
        <w:rPr>
          <w:rFonts w:ascii="Times New Roman" w:hAnsi="Times New Roman" w:cs="Times New Roman"/>
          <w:lang w:val="en-US"/>
        </w:rPr>
      </w:pPr>
    </w:p>
    <w:p w14:paraId="54149EAE" w14:textId="08E7ED92" w:rsidR="000918A7" w:rsidRDefault="000918A7">
      <w:pPr>
        <w:pStyle w:val="Body"/>
        <w:rPr>
          <w:rFonts w:ascii="Times New Roman" w:hAnsi="Times New Roman" w:cs="Times New Roman"/>
          <w:lang w:val="en-US"/>
        </w:rPr>
      </w:pPr>
    </w:p>
    <w:p w14:paraId="4491BE60" w14:textId="77777777" w:rsidR="000918A7" w:rsidRDefault="000918A7">
      <w:pPr>
        <w:pStyle w:val="Body"/>
        <w:rPr>
          <w:rFonts w:ascii="Times New Roman" w:hAnsi="Times New Roman" w:cs="Times New Roman"/>
          <w:lang w:val="en-US"/>
        </w:rPr>
      </w:pPr>
    </w:p>
    <w:p w14:paraId="038044B3" w14:textId="63C414BD" w:rsidR="00C5703B" w:rsidRDefault="00C5703B">
      <w:pPr>
        <w:pStyle w:val="Body"/>
        <w:rPr>
          <w:rFonts w:ascii="Times New Roman" w:hAnsi="Times New Roman" w:cs="Times New Roman"/>
          <w:lang w:val="en-US"/>
        </w:rPr>
      </w:pPr>
    </w:p>
    <w:p w14:paraId="64C225CE" w14:textId="67A6850E" w:rsidR="00C5703B" w:rsidRPr="00281EAE" w:rsidRDefault="00281EAE" w:rsidP="00281EAE">
      <w:pPr>
        <w:rPr>
          <w:rFonts w:eastAsia="Calibri"/>
          <w:color w:val="000000"/>
          <w:u w:color="000000"/>
        </w:rPr>
      </w:pPr>
      <w:r>
        <w:br w:type="page"/>
      </w:r>
    </w:p>
    <w:p w14:paraId="7BA4F515" w14:textId="0A9DAA22" w:rsidR="00C5703B" w:rsidRDefault="00C5703B">
      <w:pPr>
        <w:pStyle w:val="Body"/>
        <w:rPr>
          <w:rFonts w:ascii="Times New Roman" w:hAnsi="Times New Roman" w:cs="Times New Roman"/>
          <w:lang w:val="en-US"/>
        </w:rPr>
      </w:pPr>
      <w:r>
        <w:rPr>
          <w:rFonts w:ascii="Times New Roman" w:hAnsi="Times New Roman" w:cs="Times New Roman"/>
          <w:lang w:val="en-US"/>
        </w:rPr>
        <w:lastRenderedPageBreak/>
        <w:t>Figure 7</w:t>
      </w:r>
    </w:p>
    <w:p w14:paraId="56564ECE" w14:textId="6B0788C4" w:rsidR="00C5703B" w:rsidRDefault="00C5703B">
      <w:pPr>
        <w:pStyle w:val="Body"/>
        <w:rPr>
          <w:rFonts w:ascii="Times New Roman" w:hAnsi="Times New Roman" w:cs="Times New Roman"/>
          <w:lang w:val="en-US"/>
        </w:rPr>
      </w:pPr>
    </w:p>
    <w:p w14:paraId="1B16BEF1" w14:textId="62C18250" w:rsidR="00C5703B" w:rsidRDefault="00C5703B">
      <w:pPr>
        <w:pStyle w:val="Body"/>
        <w:rPr>
          <w:rFonts w:ascii="Times New Roman" w:hAnsi="Times New Roman" w:cs="Times New Roman"/>
          <w:lang w:val="en-US"/>
        </w:rPr>
      </w:pPr>
    </w:p>
    <w:p w14:paraId="34B11699" w14:textId="28263251" w:rsidR="00C5703B" w:rsidRDefault="00C5703B">
      <w:pPr>
        <w:pStyle w:val="Body"/>
        <w:rPr>
          <w:rFonts w:ascii="Times New Roman" w:hAnsi="Times New Roman" w:cs="Times New Roman"/>
          <w:lang w:val="en-US"/>
        </w:rPr>
      </w:pPr>
      <w:r w:rsidRPr="00C5703B">
        <w:rPr>
          <w:rFonts w:ascii="Times New Roman" w:hAnsi="Times New Roman" w:cs="Times New Roman"/>
          <w:noProof/>
          <w:lang w:val="en-US"/>
        </w:rPr>
        <w:drawing>
          <wp:inline distT="0" distB="0" distL="0" distR="0" wp14:anchorId="5C650638" wp14:editId="4122B77D">
            <wp:extent cx="5943600" cy="3260725"/>
            <wp:effectExtent l="0" t="0" r="0" b="3175"/>
            <wp:docPr id="6"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15084A6B" w14:textId="07BEDE02" w:rsidR="00C5703B" w:rsidRDefault="00C5703B">
      <w:pPr>
        <w:pStyle w:val="Body"/>
        <w:rPr>
          <w:rFonts w:ascii="Times New Roman" w:hAnsi="Times New Roman" w:cs="Times New Roman"/>
          <w:lang w:val="en-US"/>
        </w:rPr>
      </w:pPr>
    </w:p>
    <w:p w14:paraId="4057A993" w14:textId="0E707997" w:rsidR="00C5703B" w:rsidRDefault="00C5703B">
      <w:pPr>
        <w:pStyle w:val="Body"/>
        <w:rPr>
          <w:rFonts w:ascii="Times New Roman" w:hAnsi="Times New Roman" w:cs="Times New Roman"/>
          <w:lang w:val="en-US"/>
        </w:rPr>
      </w:pPr>
    </w:p>
    <w:p w14:paraId="0BF55493" w14:textId="1299B564" w:rsidR="00C5703B" w:rsidRDefault="00C5703B">
      <w:pPr>
        <w:pStyle w:val="Body"/>
        <w:rPr>
          <w:rFonts w:ascii="Times New Roman" w:hAnsi="Times New Roman" w:cs="Times New Roman"/>
          <w:lang w:val="en-US"/>
        </w:rPr>
      </w:pPr>
    </w:p>
    <w:p w14:paraId="1531C2FF" w14:textId="6D1BCA37" w:rsidR="00C5703B" w:rsidRDefault="00C5703B">
      <w:pPr>
        <w:pStyle w:val="Body"/>
        <w:rPr>
          <w:rFonts w:ascii="Times New Roman" w:hAnsi="Times New Roman" w:cs="Times New Roman"/>
          <w:lang w:val="en-US"/>
        </w:rPr>
      </w:pPr>
    </w:p>
    <w:p w14:paraId="5E299DC9" w14:textId="40DF12D0" w:rsidR="00C5703B" w:rsidRDefault="00C5703B">
      <w:pPr>
        <w:pStyle w:val="Body"/>
        <w:rPr>
          <w:rFonts w:ascii="Times New Roman" w:hAnsi="Times New Roman" w:cs="Times New Roman"/>
          <w:lang w:val="en-US"/>
        </w:rPr>
      </w:pPr>
    </w:p>
    <w:p w14:paraId="48E17B05" w14:textId="2DD844E2" w:rsidR="00C5703B" w:rsidRDefault="00C5703B">
      <w:pPr>
        <w:pStyle w:val="Body"/>
        <w:rPr>
          <w:rFonts w:ascii="Times New Roman" w:hAnsi="Times New Roman" w:cs="Times New Roman"/>
          <w:lang w:val="en-US"/>
        </w:rPr>
      </w:pPr>
    </w:p>
    <w:p w14:paraId="5CD76F29" w14:textId="3C0B1C18" w:rsidR="00C5703B" w:rsidRDefault="00C5703B">
      <w:pPr>
        <w:pStyle w:val="Body"/>
        <w:rPr>
          <w:rFonts w:ascii="Times New Roman" w:hAnsi="Times New Roman" w:cs="Times New Roman"/>
          <w:lang w:val="en-US"/>
        </w:rPr>
      </w:pPr>
    </w:p>
    <w:p w14:paraId="1141A96D" w14:textId="1DAAA8D4" w:rsidR="00C5703B" w:rsidRDefault="00C5703B">
      <w:pPr>
        <w:pStyle w:val="Body"/>
        <w:rPr>
          <w:rFonts w:ascii="Times New Roman" w:hAnsi="Times New Roman" w:cs="Times New Roman"/>
          <w:lang w:val="en-US"/>
        </w:rPr>
      </w:pPr>
    </w:p>
    <w:p w14:paraId="371B8A9C" w14:textId="15BFBA2D" w:rsidR="00C5703B" w:rsidRDefault="00C5703B">
      <w:pPr>
        <w:pStyle w:val="Body"/>
        <w:rPr>
          <w:rFonts w:ascii="Times New Roman" w:hAnsi="Times New Roman" w:cs="Times New Roman"/>
          <w:lang w:val="en-US"/>
        </w:rPr>
      </w:pPr>
    </w:p>
    <w:p w14:paraId="77560924" w14:textId="46DF51E8" w:rsidR="00C5703B" w:rsidRDefault="00C5703B">
      <w:pPr>
        <w:pStyle w:val="Body"/>
        <w:rPr>
          <w:rFonts w:ascii="Times New Roman" w:hAnsi="Times New Roman" w:cs="Times New Roman"/>
          <w:lang w:val="en-US"/>
        </w:rPr>
      </w:pPr>
    </w:p>
    <w:p w14:paraId="0055FA31" w14:textId="040FC8C0" w:rsidR="00C5703B" w:rsidRDefault="00C5703B">
      <w:pPr>
        <w:pStyle w:val="Body"/>
        <w:rPr>
          <w:rFonts w:ascii="Times New Roman" w:hAnsi="Times New Roman" w:cs="Times New Roman"/>
          <w:lang w:val="en-US"/>
        </w:rPr>
      </w:pPr>
    </w:p>
    <w:p w14:paraId="6C95227F" w14:textId="095AD10F" w:rsidR="00C5703B" w:rsidRDefault="00C5703B">
      <w:pPr>
        <w:pStyle w:val="Body"/>
        <w:rPr>
          <w:rFonts w:ascii="Times New Roman" w:hAnsi="Times New Roman" w:cs="Times New Roman"/>
          <w:lang w:val="en-US"/>
        </w:rPr>
      </w:pPr>
    </w:p>
    <w:p w14:paraId="7C12D4AF" w14:textId="79B88556" w:rsidR="00C5703B" w:rsidRDefault="00C5703B">
      <w:pPr>
        <w:pStyle w:val="Body"/>
        <w:rPr>
          <w:rFonts w:ascii="Times New Roman" w:hAnsi="Times New Roman" w:cs="Times New Roman"/>
          <w:lang w:val="en-US"/>
        </w:rPr>
      </w:pPr>
    </w:p>
    <w:p w14:paraId="36E02F6D" w14:textId="762B97AE" w:rsidR="00C5703B" w:rsidRDefault="00C5703B">
      <w:pPr>
        <w:pStyle w:val="Body"/>
        <w:rPr>
          <w:rFonts w:ascii="Times New Roman" w:hAnsi="Times New Roman" w:cs="Times New Roman"/>
          <w:lang w:val="en-US"/>
        </w:rPr>
      </w:pPr>
    </w:p>
    <w:p w14:paraId="0166E6ED" w14:textId="5D8C8322" w:rsidR="00C5703B" w:rsidRDefault="00C5703B">
      <w:pPr>
        <w:pStyle w:val="Body"/>
        <w:rPr>
          <w:rFonts w:ascii="Times New Roman" w:hAnsi="Times New Roman" w:cs="Times New Roman"/>
          <w:lang w:val="en-US"/>
        </w:rPr>
      </w:pPr>
    </w:p>
    <w:p w14:paraId="728F9314" w14:textId="60A4D32A" w:rsidR="00C5703B" w:rsidRDefault="00C5703B">
      <w:pPr>
        <w:pStyle w:val="Body"/>
        <w:rPr>
          <w:rFonts w:ascii="Times New Roman" w:hAnsi="Times New Roman" w:cs="Times New Roman"/>
          <w:lang w:val="en-US"/>
        </w:rPr>
      </w:pPr>
    </w:p>
    <w:p w14:paraId="2E45D4F1" w14:textId="66FD1B1B" w:rsidR="00C5703B" w:rsidRDefault="00C5703B">
      <w:pPr>
        <w:pStyle w:val="Body"/>
        <w:rPr>
          <w:rFonts w:ascii="Times New Roman" w:hAnsi="Times New Roman" w:cs="Times New Roman"/>
          <w:lang w:val="en-US"/>
        </w:rPr>
      </w:pPr>
    </w:p>
    <w:p w14:paraId="1705D8EA" w14:textId="2E789967" w:rsidR="00C5703B" w:rsidRDefault="00C5703B">
      <w:pPr>
        <w:pStyle w:val="Body"/>
        <w:rPr>
          <w:rFonts w:ascii="Times New Roman" w:hAnsi="Times New Roman" w:cs="Times New Roman"/>
          <w:lang w:val="en-US"/>
        </w:rPr>
      </w:pPr>
    </w:p>
    <w:p w14:paraId="63A1D736" w14:textId="36BE9EE7" w:rsidR="00C5703B" w:rsidRDefault="00C5703B">
      <w:pPr>
        <w:pStyle w:val="Body"/>
        <w:rPr>
          <w:rFonts w:ascii="Times New Roman" w:hAnsi="Times New Roman" w:cs="Times New Roman"/>
          <w:lang w:val="en-US"/>
        </w:rPr>
      </w:pPr>
    </w:p>
    <w:p w14:paraId="49E2CE2C" w14:textId="08035D12" w:rsidR="00C5703B" w:rsidRDefault="00C5703B">
      <w:pPr>
        <w:pStyle w:val="Body"/>
        <w:rPr>
          <w:rFonts w:ascii="Times New Roman" w:hAnsi="Times New Roman" w:cs="Times New Roman"/>
          <w:lang w:val="en-US"/>
        </w:rPr>
      </w:pPr>
    </w:p>
    <w:p w14:paraId="04163011" w14:textId="5EBC1465" w:rsidR="00C5703B" w:rsidRDefault="00C5703B">
      <w:pPr>
        <w:pStyle w:val="Body"/>
        <w:rPr>
          <w:rFonts w:ascii="Times New Roman" w:hAnsi="Times New Roman" w:cs="Times New Roman"/>
          <w:lang w:val="en-US"/>
        </w:rPr>
      </w:pPr>
    </w:p>
    <w:p w14:paraId="706761CC" w14:textId="2C5133DB" w:rsidR="00C5703B" w:rsidRDefault="00C5703B">
      <w:pPr>
        <w:pStyle w:val="Body"/>
        <w:rPr>
          <w:rFonts w:ascii="Times New Roman" w:hAnsi="Times New Roman" w:cs="Times New Roman"/>
          <w:lang w:val="en-US"/>
        </w:rPr>
      </w:pPr>
    </w:p>
    <w:p w14:paraId="423F2DC1" w14:textId="3970513C" w:rsidR="00C5703B" w:rsidRDefault="00C5703B">
      <w:pPr>
        <w:pStyle w:val="Body"/>
        <w:rPr>
          <w:rFonts w:ascii="Times New Roman" w:hAnsi="Times New Roman" w:cs="Times New Roman"/>
          <w:lang w:val="en-US"/>
        </w:rPr>
      </w:pPr>
    </w:p>
    <w:p w14:paraId="24E94AA2" w14:textId="01771C6D" w:rsidR="00C5703B" w:rsidRDefault="00C5703B">
      <w:pPr>
        <w:pStyle w:val="Body"/>
        <w:rPr>
          <w:rFonts w:ascii="Times New Roman" w:hAnsi="Times New Roman" w:cs="Times New Roman"/>
          <w:lang w:val="en-US"/>
        </w:rPr>
      </w:pPr>
    </w:p>
    <w:p w14:paraId="518A3885" w14:textId="3A2F0051" w:rsidR="00C5703B" w:rsidRDefault="00C5703B">
      <w:pPr>
        <w:pStyle w:val="Body"/>
        <w:rPr>
          <w:rFonts w:ascii="Times New Roman" w:hAnsi="Times New Roman" w:cs="Times New Roman"/>
          <w:lang w:val="en-US"/>
        </w:rPr>
      </w:pPr>
    </w:p>
    <w:p w14:paraId="382BE5AA" w14:textId="7E77096D" w:rsidR="00C5703B" w:rsidRDefault="00C5703B">
      <w:pPr>
        <w:pStyle w:val="Body"/>
        <w:rPr>
          <w:rFonts w:ascii="Times New Roman" w:hAnsi="Times New Roman" w:cs="Times New Roman"/>
          <w:lang w:val="en-US"/>
        </w:rPr>
      </w:pPr>
    </w:p>
    <w:p w14:paraId="37B1933C" w14:textId="16CC33FB" w:rsidR="00C5703B" w:rsidRDefault="00C5703B">
      <w:pPr>
        <w:pStyle w:val="Body"/>
        <w:rPr>
          <w:rFonts w:ascii="Times New Roman" w:hAnsi="Times New Roman" w:cs="Times New Roman"/>
          <w:lang w:val="en-US"/>
        </w:rPr>
      </w:pPr>
      <w:r>
        <w:rPr>
          <w:rFonts w:ascii="Times New Roman" w:hAnsi="Times New Roman" w:cs="Times New Roman"/>
          <w:lang w:val="en-US"/>
        </w:rPr>
        <w:lastRenderedPageBreak/>
        <w:t>Figure 8</w:t>
      </w:r>
    </w:p>
    <w:p w14:paraId="340F6C8E" w14:textId="10AC716D" w:rsidR="00C5703B" w:rsidRDefault="00C5703B">
      <w:pPr>
        <w:pStyle w:val="Body"/>
        <w:rPr>
          <w:rFonts w:ascii="Times New Roman" w:hAnsi="Times New Roman" w:cs="Times New Roman"/>
          <w:lang w:val="en-US"/>
        </w:rPr>
      </w:pPr>
    </w:p>
    <w:p w14:paraId="7C2F53F5" w14:textId="27B23BA6" w:rsidR="00C5703B" w:rsidRDefault="00C5703B">
      <w:pPr>
        <w:pStyle w:val="Body"/>
        <w:rPr>
          <w:rFonts w:ascii="Times New Roman" w:hAnsi="Times New Roman" w:cs="Times New Roman"/>
          <w:lang w:val="en-US"/>
        </w:rPr>
      </w:pPr>
    </w:p>
    <w:p w14:paraId="3C385ABC" w14:textId="0D042CD2" w:rsidR="00C5703B" w:rsidRDefault="00C5703B">
      <w:pPr>
        <w:pStyle w:val="Body"/>
        <w:rPr>
          <w:rFonts w:ascii="Times New Roman" w:hAnsi="Times New Roman" w:cs="Times New Roman"/>
          <w:lang w:val="en-US"/>
        </w:rPr>
      </w:pPr>
    </w:p>
    <w:p w14:paraId="3FDD4F45" w14:textId="7A29AD42" w:rsidR="00C5703B" w:rsidRDefault="00DA2380">
      <w:pPr>
        <w:pStyle w:val="Body"/>
        <w:rPr>
          <w:rFonts w:ascii="Times New Roman" w:hAnsi="Times New Roman" w:cs="Times New Roman"/>
          <w:lang w:val="en-US"/>
        </w:rPr>
      </w:pPr>
      <w:r>
        <w:rPr>
          <w:rFonts w:ascii="Times New Roman" w:hAnsi="Times New Roman" w:cs="Times New Roman"/>
          <w:noProof/>
          <w:lang w:val="en-US"/>
        </w:rPr>
        <w:drawing>
          <wp:inline distT="0" distB="0" distL="0" distR="0" wp14:anchorId="2BE8A74D" wp14:editId="45A9CC2E">
            <wp:extent cx="5943600" cy="264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e8_pls.pdf"/>
                    <pic:cNvPicPr/>
                  </pic:nvPicPr>
                  <pic:blipFill>
                    <a:blip r:embed="rId24">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54A6645" w14:textId="3CBBEDE7" w:rsidR="00C5703B" w:rsidRDefault="00C5703B">
      <w:pPr>
        <w:pStyle w:val="Body"/>
        <w:rPr>
          <w:rFonts w:ascii="Times New Roman" w:hAnsi="Times New Roman" w:cs="Times New Roman"/>
          <w:lang w:val="en-US"/>
        </w:rPr>
      </w:pPr>
    </w:p>
    <w:p w14:paraId="1907B8F8" w14:textId="1A848712" w:rsidR="00C5703B" w:rsidRDefault="00C5703B">
      <w:pPr>
        <w:pStyle w:val="Body"/>
        <w:rPr>
          <w:rFonts w:ascii="Times New Roman" w:hAnsi="Times New Roman" w:cs="Times New Roman"/>
          <w:lang w:val="en-US"/>
        </w:rPr>
      </w:pPr>
    </w:p>
    <w:p w14:paraId="3AFD2987" w14:textId="3CB87634" w:rsidR="00C5703B" w:rsidRDefault="00C5703B">
      <w:pPr>
        <w:pStyle w:val="Body"/>
        <w:rPr>
          <w:rFonts w:ascii="Times New Roman" w:hAnsi="Times New Roman" w:cs="Times New Roman"/>
          <w:lang w:val="en-US"/>
        </w:rPr>
      </w:pPr>
    </w:p>
    <w:p w14:paraId="71738492" w14:textId="3BFA8767" w:rsidR="00C5703B" w:rsidRDefault="00C5703B">
      <w:pPr>
        <w:pStyle w:val="Body"/>
        <w:rPr>
          <w:rFonts w:ascii="Times New Roman" w:hAnsi="Times New Roman" w:cs="Times New Roman"/>
          <w:lang w:val="en-US"/>
        </w:rPr>
      </w:pPr>
    </w:p>
    <w:p w14:paraId="3E7650C2" w14:textId="3FEB5EA8" w:rsidR="00C5703B" w:rsidRDefault="00C5703B">
      <w:pPr>
        <w:pStyle w:val="Body"/>
        <w:rPr>
          <w:rFonts w:ascii="Times New Roman" w:hAnsi="Times New Roman" w:cs="Times New Roman"/>
          <w:lang w:val="en-US"/>
        </w:rPr>
      </w:pPr>
    </w:p>
    <w:p w14:paraId="5BAF9659" w14:textId="5ACBC462" w:rsidR="00C5703B" w:rsidRDefault="00C5703B">
      <w:pPr>
        <w:pStyle w:val="Body"/>
        <w:rPr>
          <w:rFonts w:ascii="Times New Roman" w:hAnsi="Times New Roman" w:cs="Times New Roman"/>
          <w:lang w:val="en-US"/>
        </w:rPr>
      </w:pPr>
    </w:p>
    <w:p w14:paraId="5639DBC9" w14:textId="15852BBB" w:rsidR="00C5703B" w:rsidRDefault="00C5703B">
      <w:pPr>
        <w:pStyle w:val="Body"/>
        <w:rPr>
          <w:rFonts w:ascii="Times New Roman" w:hAnsi="Times New Roman" w:cs="Times New Roman"/>
          <w:lang w:val="en-US"/>
        </w:rPr>
      </w:pPr>
    </w:p>
    <w:p w14:paraId="30EB56D6" w14:textId="4C274D0C" w:rsidR="00C5703B" w:rsidRDefault="00C5703B">
      <w:pPr>
        <w:pStyle w:val="Body"/>
        <w:rPr>
          <w:rFonts w:ascii="Times New Roman" w:hAnsi="Times New Roman" w:cs="Times New Roman"/>
          <w:lang w:val="en-US"/>
        </w:rPr>
      </w:pPr>
    </w:p>
    <w:p w14:paraId="1AC3A126" w14:textId="7181978D" w:rsidR="00C5703B" w:rsidRDefault="00C5703B">
      <w:pPr>
        <w:pStyle w:val="Body"/>
        <w:rPr>
          <w:rFonts w:ascii="Times New Roman" w:hAnsi="Times New Roman" w:cs="Times New Roman"/>
          <w:lang w:val="en-US"/>
        </w:rPr>
      </w:pPr>
    </w:p>
    <w:p w14:paraId="13E1883F" w14:textId="1A9530F9" w:rsidR="00C5703B" w:rsidRDefault="00C5703B">
      <w:pPr>
        <w:pStyle w:val="Body"/>
        <w:rPr>
          <w:rFonts w:ascii="Times New Roman" w:hAnsi="Times New Roman" w:cs="Times New Roman"/>
          <w:lang w:val="en-US"/>
        </w:rPr>
      </w:pPr>
    </w:p>
    <w:p w14:paraId="688487B6" w14:textId="0A05CC92" w:rsidR="00C5703B" w:rsidRDefault="00C5703B">
      <w:pPr>
        <w:pStyle w:val="Body"/>
        <w:rPr>
          <w:rFonts w:ascii="Times New Roman" w:hAnsi="Times New Roman" w:cs="Times New Roman"/>
          <w:lang w:val="en-US"/>
        </w:rPr>
      </w:pPr>
    </w:p>
    <w:p w14:paraId="1B85B384" w14:textId="41BA2D5C" w:rsidR="00C5703B" w:rsidRDefault="00C5703B">
      <w:pPr>
        <w:pStyle w:val="Body"/>
        <w:rPr>
          <w:rFonts w:ascii="Times New Roman" w:hAnsi="Times New Roman" w:cs="Times New Roman"/>
          <w:lang w:val="en-US"/>
        </w:rPr>
      </w:pPr>
    </w:p>
    <w:p w14:paraId="1E6AF286" w14:textId="4C44B932" w:rsidR="00C5703B" w:rsidRDefault="00C5703B">
      <w:pPr>
        <w:pStyle w:val="Body"/>
        <w:rPr>
          <w:rFonts w:ascii="Times New Roman" w:hAnsi="Times New Roman" w:cs="Times New Roman"/>
          <w:lang w:val="en-US"/>
        </w:rPr>
      </w:pPr>
    </w:p>
    <w:p w14:paraId="038186B7" w14:textId="15F846CB" w:rsidR="00C5703B" w:rsidRDefault="00C5703B">
      <w:pPr>
        <w:pStyle w:val="Body"/>
        <w:rPr>
          <w:rFonts w:ascii="Times New Roman" w:hAnsi="Times New Roman" w:cs="Times New Roman"/>
          <w:lang w:val="en-US"/>
        </w:rPr>
      </w:pPr>
    </w:p>
    <w:p w14:paraId="70C0905E" w14:textId="7DD988D7" w:rsidR="00C5703B" w:rsidRDefault="00C5703B">
      <w:pPr>
        <w:pStyle w:val="Body"/>
        <w:rPr>
          <w:rFonts w:ascii="Times New Roman" w:hAnsi="Times New Roman" w:cs="Times New Roman"/>
          <w:lang w:val="en-US"/>
        </w:rPr>
      </w:pPr>
    </w:p>
    <w:p w14:paraId="1D63A94D" w14:textId="37939649" w:rsidR="00C5703B" w:rsidRDefault="00C5703B">
      <w:pPr>
        <w:pStyle w:val="Body"/>
        <w:rPr>
          <w:rFonts w:ascii="Times New Roman" w:hAnsi="Times New Roman" w:cs="Times New Roman"/>
          <w:lang w:val="en-US"/>
        </w:rPr>
      </w:pPr>
    </w:p>
    <w:p w14:paraId="33F9357A" w14:textId="406C0FA5" w:rsidR="00C5703B" w:rsidRDefault="00C5703B">
      <w:pPr>
        <w:pStyle w:val="Body"/>
        <w:rPr>
          <w:rFonts w:ascii="Times New Roman" w:hAnsi="Times New Roman" w:cs="Times New Roman"/>
          <w:lang w:val="en-US"/>
        </w:rPr>
      </w:pPr>
    </w:p>
    <w:p w14:paraId="0CA10283" w14:textId="2BB97D31" w:rsidR="00C5703B" w:rsidRDefault="00C5703B">
      <w:pPr>
        <w:pStyle w:val="Body"/>
        <w:rPr>
          <w:rFonts w:ascii="Times New Roman" w:hAnsi="Times New Roman" w:cs="Times New Roman"/>
          <w:lang w:val="en-US"/>
        </w:rPr>
      </w:pPr>
    </w:p>
    <w:p w14:paraId="3B5868F9" w14:textId="6F8FCB2C" w:rsidR="00C5703B" w:rsidRDefault="00C5703B">
      <w:pPr>
        <w:pStyle w:val="Body"/>
        <w:rPr>
          <w:rFonts w:ascii="Times New Roman" w:hAnsi="Times New Roman" w:cs="Times New Roman"/>
          <w:lang w:val="en-US"/>
        </w:rPr>
      </w:pPr>
    </w:p>
    <w:p w14:paraId="7A72383D" w14:textId="6777BAC3" w:rsidR="00C5703B" w:rsidRDefault="00C5703B">
      <w:pPr>
        <w:pStyle w:val="Body"/>
        <w:rPr>
          <w:rFonts w:ascii="Times New Roman" w:hAnsi="Times New Roman" w:cs="Times New Roman"/>
          <w:lang w:val="en-US"/>
        </w:rPr>
      </w:pPr>
    </w:p>
    <w:p w14:paraId="7744BD1A" w14:textId="7F556596" w:rsidR="00C5703B" w:rsidRDefault="00C5703B">
      <w:pPr>
        <w:pStyle w:val="Body"/>
        <w:rPr>
          <w:rFonts w:ascii="Times New Roman" w:hAnsi="Times New Roman" w:cs="Times New Roman"/>
          <w:lang w:val="en-US"/>
        </w:rPr>
      </w:pPr>
    </w:p>
    <w:p w14:paraId="0A272F98" w14:textId="28188F4D" w:rsidR="00C5703B" w:rsidRDefault="00C5703B">
      <w:pPr>
        <w:pStyle w:val="Body"/>
        <w:rPr>
          <w:rFonts w:ascii="Times New Roman" w:hAnsi="Times New Roman" w:cs="Times New Roman"/>
          <w:lang w:val="en-US"/>
        </w:rPr>
      </w:pPr>
    </w:p>
    <w:p w14:paraId="513E3791" w14:textId="3EA01795" w:rsidR="00C5703B" w:rsidRDefault="00C5703B">
      <w:pPr>
        <w:pStyle w:val="Body"/>
        <w:rPr>
          <w:rFonts w:ascii="Times New Roman" w:hAnsi="Times New Roman" w:cs="Times New Roman"/>
          <w:lang w:val="en-US"/>
        </w:rPr>
      </w:pPr>
    </w:p>
    <w:p w14:paraId="1EB5823A" w14:textId="389E5D05" w:rsidR="00C5703B" w:rsidRDefault="00C5703B">
      <w:pPr>
        <w:pStyle w:val="Body"/>
        <w:rPr>
          <w:rFonts w:ascii="Times New Roman" w:hAnsi="Times New Roman" w:cs="Times New Roman"/>
          <w:lang w:val="en-US"/>
        </w:rPr>
      </w:pPr>
    </w:p>
    <w:p w14:paraId="2E635A91" w14:textId="76DD70A3" w:rsidR="00C5703B" w:rsidRDefault="00C5703B">
      <w:pPr>
        <w:pStyle w:val="Body"/>
        <w:rPr>
          <w:rFonts w:ascii="Times New Roman" w:hAnsi="Times New Roman" w:cs="Times New Roman"/>
          <w:lang w:val="en-US"/>
        </w:rPr>
      </w:pPr>
    </w:p>
    <w:p w14:paraId="283719F9" w14:textId="7EA407FA" w:rsidR="00C5703B" w:rsidRDefault="00C5703B">
      <w:pPr>
        <w:pStyle w:val="Body"/>
        <w:rPr>
          <w:rFonts w:ascii="Times New Roman" w:hAnsi="Times New Roman" w:cs="Times New Roman"/>
          <w:lang w:val="en-US"/>
        </w:rPr>
      </w:pPr>
    </w:p>
    <w:p w14:paraId="185E9380" w14:textId="5F206502" w:rsidR="00C5703B" w:rsidRDefault="00C5703B">
      <w:pPr>
        <w:pStyle w:val="Body"/>
        <w:rPr>
          <w:rFonts w:ascii="Times New Roman" w:hAnsi="Times New Roman" w:cs="Times New Roman"/>
          <w:lang w:val="en-US"/>
        </w:rPr>
      </w:pPr>
    </w:p>
    <w:p w14:paraId="78CFDFBB" w14:textId="4533F718" w:rsidR="00C5703B" w:rsidRPr="00C5703B" w:rsidRDefault="00C5703B">
      <w:pPr>
        <w:pStyle w:val="Body"/>
        <w:rPr>
          <w:rFonts w:ascii="Times New Roman" w:hAnsi="Times New Roman" w:cs="Times New Roman"/>
          <w:lang w:val="en-US"/>
        </w:rPr>
      </w:pPr>
    </w:p>
    <w:sectPr w:rsidR="00C5703B" w:rsidRPr="00C5703B" w:rsidSect="0010100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hi Buffam" w:date="2019-02-05T13:12:00Z" w:initials="IB">
    <w:p w14:paraId="31FE1476" w14:textId="1F268C24" w:rsidR="002B142E" w:rsidRDefault="002B142E">
      <w:pPr>
        <w:pStyle w:val="CommentText"/>
      </w:pPr>
      <w:r>
        <w:rPr>
          <w:rStyle w:val="CommentReference"/>
        </w:rPr>
        <w:annotationRef/>
      </w:r>
      <w:r>
        <w:t>Not to exceed 40 characters and spaces</w:t>
      </w:r>
    </w:p>
  </w:comment>
  <w:comment w:id="1" w:author="Berberich, Megan (berberme)" w:date="2019-02-19T22:28:00Z" w:initials="BM(">
    <w:p w14:paraId="6DF20112" w14:textId="37A61D3B" w:rsidR="00B91CD9" w:rsidRDefault="00B91CD9">
      <w:pPr>
        <w:pStyle w:val="CommentText"/>
      </w:pPr>
      <w:r>
        <w:rPr>
          <w:rStyle w:val="CommentReference"/>
        </w:rPr>
        <w:annotationRef/>
      </w:r>
      <w:r>
        <w:t>500 word max</w:t>
      </w:r>
    </w:p>
  </w:comment>
  <w:comment w:id="2" w:author="Ishi Buffam" w:date="2019-02-05T16:22:00Z" w:initials="IB">
    <w:p w14:paraId="627C5D49" w14:textId="3639B828" w:rsidR="002B142E" w:rsidRDefault="002B142E">
      <w:pPr>
        <w:pStyle w:val="CommentText"/>
      </w:pPr>
      <w:r>
        <w:rPr>
          <w:rStyle w:val="CommentReference"/>
        </w:rPr>
        <w:annotationRef/>
      </w:r>
      <w:r>
        <w:rPr>
          <w:noProof/>
        </w:rPr>
        <w:t>this paragraph could maybe be seen as general knowledge if one is familar with this field, but you still might add a few citations to pivotal papers or texts about methanogenesis</w:t>
      </w:r>
    </w:p>
  </w:comment>
  <w:comment w:id="3" w:author="Ishi Buffam" w:date="2019-02-05T16:27:00Z" w:initials="IB">
    <w:p w14:paraId="49172ED2" w14:textId="3143486C" w:rsidR="002B142E" w:rsidRDefault="002B142E">
      <w:pPr>
        <w:pStyle w:val="CommentText"/>
      </w:pPr>
      <w:r>
        <w:rPr>
          <w:rStyle w:val="CommentReference"/>
        </w:rPr>
        <w:annotationRef/>
      </w:r>
      <w:r>
        <w:rPr>
          <w:noProof/>
        </w:rPr>
        <w:t>not clear whether you refer here to % OMaq (the relative OMaq content) or the overall amount of OMaq (the absolute OMaq content). Maybe it is OK to leave this undefined here and go into the details later. But already here as a reader, I see the potential challenge in trying to separate out the quantity vs. quality of OM.</w:t>
      </w:r>
    </w:p>
  </w:comment>
  <w:comment w:id="5" w:author="Berberich, Megan (berberme) [2]" w:date="2018-10-22T20:39:00Z" w:initials="BM(">
    <w:p w14:paraId="358593CE" w14:textId="77777777" w:rsidR="002B142E" w:rsidRDefault="002B142E" w:rsidP="00EA770A">
      <w:pPr>
        <w:pStyle w:val="CommentText"/>
      </w:pPr>
      <w:r>
        <w:rPr>
          <w:rStyle w:val="CommentReference"/>
        </w:rPr>
        <w:annotationRef/>
      </w:r>
      <w:r>
        <w:t xml:space="preserve">Jake, I am not sure if these are the standard methods that were used to process these samples (they were done at EPA). I got the details and instrument info from your drawdown paper so am assuming the samples were processed the same way. Could you please correct anything that is incorrect here? </w:t>
      </w:r>
    </w:p>
    <w:p w14:paraId="608407FF" w14:textId="77777777" w:rsidR="002B142E" w:rsidRDefault="002B142E" w:rsidP="00EA770A">
      <w:pPr>
        <w:pStyle w:val="CommentText"/>
      </w:pPr>
      <w:r>
        <w:t xml:space="preserve"> </w:t>
      </w:r>
    </w:p>
    <w:p w14:paraId="4433AA63" w14:textId="77777777" w:rsidR="002B142E" w:rsidRDefault="002B142E" w:rsidP="00EA770A">
      <w:pPr>
        <w:pStyle w:val="CommentText"/>
      </w:pPr>
      <w:r>
        <w:t xml:space="preserve">Other analytes measured and included in the PLS analysis: TNH4, TRP, TNO2-3, TNO2. They are not mentioned directly though are in PLS – should I describe those methods as well? </w:t>
      </w:r>
    </w:p>
    <w:p w14:paraId="0D1C6F42" w14:textId="77777777" w:rsidR="002B142E" w:rsidRDefault="002B142E" w:rsidP="00EA770A">
      <w:pPr>
        <w:pStyle w:val="CommentText"/>
      </w:pPr>
    </w:p>
    <w:p w14:paraId="4C9FB722" w14:textId="26416327" w:rsidR="002B142E" w:rsidRDefault="002B142E">
      <w:pPr>
        <w:pStyle w:val="CommentText"/>
      </w:pPr>
    </w:p>
  </w:comment>
  <w:comment w:id="6" w:author="Ishi Buffam [2]" w:date="2018-12-11T12:05:00Z" w:initials="IB">
    <w:p w14:paraId="78BAE305" w14:textId="7529B8F9" w:rsidR="002B142E" w:rsidRDefault="002B142E">
      <w:pPr>
        <w:pStyle w:val="CommentText"/>
      </w:pPr>
      <w:r>
        <w:rPr>
          <w:rStyle w:val="CommentReference"/>
        </w:rPr>
        <w:annotationRef/>
      </w:r>
      <w:r>
        <w:t>I think so – suggest we be inclusive about the methods and data since it is used in the PLS.</w:t>
      </w:r>
    </w:p>
  </w:comment>
  <w:comment w:id="8" w:author="Berberich, Megan (berberme)" w:date="2019-01-27T11:51:00Z" w:initials="BM(">
    <w:p w14:paraId="26D2DC18" w14:textId="49FE9EAF" w:rsidR="002B142E" w:rsidRDefault="002B142E">
      <w:pPr>
        <w:pStyle w:val="CommentText"/>
      </w:pPr>
      <w:r>
        <w:rPr>
          <w:rStyle w:val="CommentReference"/>
        </w:rPr>
        <w:annotationRef/>
      </w:r>
      <w:r>
        <w:t>Please see my calculation of HIX in “</w:t>
      </w:r>
      <w:r w:rsidRPr="005575A6">
        <w:t>sed_porewater_fluorescence_indices_calculations_may.xlsx</w:t>
      </w:r>
      <w:r>
        <w:t>”. There is a note in the column header of how I calculated it. My calculation varies slights from what it should be.</w:t>
      </w:r>
    </w:p>
    <w:p w14:paraId="481A7D76" w14:textId="4DBF4809" w:rsidR="002B142E" w:rsidRDefault="002B142E">
      <w:pPr>
        <w:pStyle w:val="CommentText"/>
      </w:pPr>
    </w:p>
    <w:p w14:paraId="21D42C3D" w14:textId="77777777" w:rsidR="002B142E" w:rsidRDefault="002B142E" w:rsidP="00DE3AE3">
      <w:pPr>
        <w:pStyle w:val="CommentText"/>
      </w:pPr>
      <w:r>
        <w:t>Calculated according to Ohno (2002) via Hansen et al. (2016):</w:t>
      </w:r>
    </w:p>
    <w:p w14:paraId="63B1DD26" w14:textId="77777777" w:rsidR="002B142E" w:rsidRDefault="002B142E" w:rsidP="00DE3AE3">
      <w:pPr>
        <w:pStyle w:val="CommentText"/>
      </w:pPr>
    </w:p>
    <w:p w14:paraId="397DF577" w14:textId="77777777" w:rsidR="002B142E" w:rsidRDefault="002B142E" w:rsidP="00DE3AE3">
      <w:pPr>
        <w:pStyle w:val="CommentText"/>
      </w:pPr>
      <w:r>
        <w:t xml:space="preserve">"The area under the </w:t>
      </w:r>
      <w:proofErr w:type="spellStart"/>
      <w:r>
        <w:t>em</w:t>
      </w:r>
      <w:proofErr w:type="spellEnd"/>
      <w:r>
        <w:t xml:space="preserve"> spectra 435-480 nm divided by the peak area 300-345 nm + 435-480 nm, at ex 254 nm"</w:t>
      </w:r>
    </w:p>
    <w:p w14:paraId="303E96F8" w14:textId="77777777" w:rsidR="002B142E" w:rsidRDefault="002B142E" w:rsidP="00DE3AE3">
      <w:pPr>
        <w:pStyle w:val="CommentText"/>
      </w:pPr>
    </w:p>
    <w:p w14:paraId="6C327F88" w14:textId="77777777" w:rsidR="002B142E" w:rsidRDefault="002B142E" w:rsidP="00DE3AE3">
      <w:pPr>
        <w:pStyle w:val="CommentText"/>
      </w:pPr>
      <w:r>
        <w:t>Note that the actual calculation was:</w:t>
      </w:r>
    </w:p>
    <w:p w14:paraId="685383A2" w14:textId="77777777" w:rsidR="002B142E" w:rsidRDefault="002B142E" w:rsidP="00DE3AE3">
      <w:pPr>
        <w:pStyle w:val="CommentText"/>
      </w:pPr>
    </w:p>
    <w:p w14:paraId="66EDC82C" w14:textId="77777777" w:rsidR="002B142E" w:rsidRDefault="002B142E" w:rsidP="00DE3AE3">
      <w:pPr>
        <w:pStyle w:val="CommentText"/>
      </w:pPr>
      <w:r>
        <w:t xml:space="preserve">The area under the </w:t>
      </w:r>
      <w:proofErr w:type="spellStart"/>
      <w:r>
        <w:t>em</w:t>
      </w:r>
      <w:proofErr w:type="spellEnd"/>
      <w:r>
        <w:t xml:space="preserve"> spectra 435.477-481.883 nm divided by the peak area 298.132-348.143 nm + 435.477-481.883 nm, at ex 255</w:t>
      </w:r>
    </w:p>
    <w:p w14:paraId="4B253685" w14:textId="77777777" w:rsidR="002B142E" w:rsidRDefault="002B142E" w:rsidP="00DE3AE3">
      <w:pPr>
        <w:pStyle w:val="CommentText"/>
      </w:pPr>
    </w:p>
    <w:p w14:paraId="3E3B521E" w14:textId="1D2424CF" w:rsidR="002B142E" w:rsidRDefault="002B142E" w:rsidP="00DE3AE3">
      <w:pPr>
        <w:pStyle w:val="CommentText"/>
      </w:pPr>
      <w:r>
        <w:t>See: "data/raw/instrument_output/sed_porewater_fluorescence_absorbance/sed_porewater_eems_fluorescence_condensed_may.xlsx" for calculations</w:t>
      </w:r>
    </w:p>
  </w:comment>
  <w:comment w:id="9" w:author="Berberich, Megan (berberme)" w:date="2019-01-23T16:45:00Z" w:initials="BM(">
    <w:p w14:paraId="15119CB7" w14:textId="2E46EB20" w:rsidR="002B142E" w:rsidRDefault="002B142E">
      <w:pPr>
        <w:pStyle w:val="CommentText"/>
      </w:pPr>
      <w:r>
        <w:rPr>
          <w:rStyle w:val="CommentReference"/>
        </w:rPr>
        <w:annotationRef/>
      </w:r>
      <w:r>
        <w:t>ANOVA is not the best here because the design is unbalanced (number of sites per zone differ and one site has 4 cores). Instead did linear mixed effects models with nearly same results. For post-hoc, instead of Tukey, compared differences in LS means.</w:t>
      </w:r>
    </w:p>
  </w:comment>
  <w:comment w:id="10" w:author="Ishi Buffam" w:date="2019-02-05T16:56:00Z" w:initials="IB">
    <w:p w14:paraId="76E9A855" w14:textId="6057C873" w:rsidR="002B142E" w:rsidRDefault="002B142E">
      <w:pPr>
        <w:pStyle w:val="CommentText"/>
      </w:pPr>
      <w:r>
        <w:rPr>
          <w:rStyle w:val="CommentReference"/>
        </w:rPr>
        <w:annotationRef/>
      </w:r>
      <w:r>
        <w:rPr>
          <w:noProof/>
        </w:rPr>
        <w:t>how do you decide which of the two co-correlated variables to exclude? I haven’t used VIF – does it actually give a score for each individual variable, or does it give scores for pairs of variables indicating their degree of co-correlation?</w:t>
      </w:r>
    </w:p>
  </w:comment>
  <w:comment w:id="11" w:author="Berberich, Megan (berberme)" w:date="2019-02-17T09:49:00Z" w:initials="BM(">
    <w:p w14:paraId="6589435F" w14:textId="72562755" w:rsidR="002B142E" w:rsidRDefault="002B142E">
      <w:pPr>
        <w:pStyle w:val="CommentText"/>
      </w:pPr>
      <w:r>
        <w:rPr>
          <w:rStyle w:val="CommentReference"/>
        </w:rPr>
        <w:annotationRef/>
      </w:r>
      <w:r>
        <w:t xml:space="preserve">It gives a score for each variable. The VIF is dependent upon the set of variables that are used. So if there are 15 variables, and 4 have a VIF higher than 3, those 4 are dropped. With the remaining variables, VIF is run again and some may have a score above 3 again. </w:t>
      </w:r>
    </w:p>
  </w:comment>
  <w:comment w:id="12" w:author="Ishi Buffam" w:date="2019-02-05T17:01:00Z" w:initials="IB">
    <w:p w14:paraId="7C3EB936" w14:textId="2A3DFAFB" w:rsidR="002B142E" w:rsidRDefault="002B142E">
      <w:pPr>
        <w:pStyle w:val="CommentText"/>
      </w:pPr>
      <w:r>
        <w:rPr>
          <w:rStyle w:val="CommentReference"/>
        </w:rPr>
        <w:annotationRef/>
      </w:r>
      <w:r>
        <w:t xml:space="preserve">I question using the riverine sites water for this purpose, since they likely have suspended </w:t>
      </w:r>
      <w:proofErr w:type="spellStart"/>
      <w:r>
        <w:t>OMterr</w:t>
      </w:r>
      <w:proofErr w:type="spellEnd"/>
      <w:r>
        <w:t xml:space="preserve"> as well as algae. I think it would make more sense to use only the lacustrine sites. Of course, this opens us up to critique that the 13C or C/N of the algae may vary spatially, and if we use only the lacustrine sites, we may bias the results. Can you give a little more info on the data here to strengthen the idea that this end member is representing only algae? If, for instance, the C/N of the filters, and 15N of the filters, and 13C of the filters, is not significantly different among zones, that would suggest that you can lump them all together and call them algae. Is that something you can check and report on here?</w:t>
      </w:r>
    </w:p>
  </w:comment>
  <w:comment w:id="13" w:author="Berberich, Megan (berberme)" w:date="2019-02-19T02:42:00Z" w:initials="BM(">
    <w:p w14:paraId="613F22A1" w14:textId="502E1E99" w:rsidR="002B142E" w:rsidRDefault="002B142E">
      <w:pPr>
        <w:pStyle w:val="CommentText"/>
      </w:pPr>
      <w:r>
        <w:rPr>
          <w:rStyle w:val="CommentReference"/>
        </w:rPr>
        <w:annotationRef/>
      </w:r>
      <w:r>
        <w:t xml:space="preserve">Ran one-way </w:t>
      </w:r>
      <w:proofErr w:type="spellStart"/>
      <w:r>
        <w:t>anovas</w:t>
      </w:r>
      <w:proofErr w:type="spellEnd"/>
      <w:r>
        <w:t xml:space="preserve"> to test for differences. See code in </w:t>
      </w:r>
      <w:proofErr w:type="spellStart"/>
      <w:r>
        <w:t>generate_results_statistics.R</w:t>
      </w:r>
      <w:proofErr w:type="spellEnd"/>
      <w:r>
        <w:t xml:space="preserve"> script (under Site Characteristics heading). No differences among zones detected. However, I can re-run the mixing model only using lacustrine sites if you think that’s better. </w:t>
      </w:r>
    </w:p>
  </w:comment>
  <w:comment w:id="14" w:author="Berberich, Megan (berberme)" w:date="2019-01-27T11:23:00Z" w:initials="BM(">
    <w:p w14:paraId="308300D8" w14:textId="44EAAC81" w:rsidR="002B142E" w:rsidRDefault="002B142E">
      <w:pPr>
        <w:pStyle w:val="CommentText"/>
      </w:pPr>
      <w:r>
        <w:rPr>
          <w:rStyle w:val="CommentReference"/>
        </w:rPr>
        <w:annotationRef/>
      </w:r>
      <w:r>
        <w:t xml:space="preserve">Note that these values are reported after omitting NA’s (some samples were excluded due to no amplification or not meeting QC), and log transforming the copy #. See R script for details. </w:t>
      </w:r>
    </w:p>
  </w:comment>
  <w:comment w:id="15" w:author="Ishi Buffam [2]" w:date="2018-12-13T12:30:00Z" w:initials="IB">
    <w:p w14:paraId="590A2A16" w14:textId="222FC983" w:rsidR="002B142E" w:rsidRDefault="002B142E">
      <w:pPr>
        <w:pStyle w:val="CommentText"/>
      </w:pPr>
      <w:r>
        <w:rPr>
          <w:rStyle w:val="CommentReference"/>
        </w:rPr>
        <w:annotationRef/>
      </w:r>
      <w:r>
        <w:t xml:space="preserve">Is this 70% and 16% of the variance in all of the data/variables, or 70% and 16% of the variance in the relationship between the variables and </w:t>
      </w:r>
      <w:r w:rsidRPr="00093EBC">
        <w:t>CH</w:t>
      </w:r>
      <w:r w:rsidRPr="00093EBC">
        <w:rPr>
          <w:vertAlign w:val="subscript"/>
        </w:rPr>
        <w:t>4</w:t>
      </w:r>
      <w:r>
        <w:t xml:space="preserve"> production rate?</w:t>
      </w:r>
    </w:p>
  </w:comment>
  <w:comment w:id="16" w:author="Berberich, Megan (berberme)" w:date="2019-01-30T23:30:00Z" w:initials="BM(">
    <w:p w14:paraId="397220B1" w14:textId="4DE0573A" w:rsidR="002B142E" w:rsidRDefault="002B142E">
      <w:pPr>
        <w:pStyle w:val="CommentText"/>
      </w:pPr>
      <w:r>
        <w:rPr>
          <w:rStyle w:val="CommentReference"/>
        </w:rPr>
        <w:annotationRef/>
      </w:r>
      <w:r>
        <w:t xml:space="preserve">Variance in the relationship between variables and CH4 production rates. </w:t>
      </w:r>
      <w:r w:rsidR="00695A25">
        <w:t xml:space="preserve">Note change in values after re-running PLS with slightly different set of variables (added HIX, SUVA, removed a couple redundant variables such as two ways of expressing sediment </w:t>
      </w:r>
      <w:proofErr w:type="spellStart"/>
      <w:r w:rsidR="00695A25">
        <w:t>autoch</w:t>
      </w:r>
      <w:proofErr w:type="spellEnd"/>
      <w:r w:rsidR="00695A25">
        <w:t xml:space="preserve"> OM). </w:t>
      </w:r>
    </w:p>
  </w:comment>
  <w:comment w:id="19" w:author="Ishi Buffam [2]" w:date="2018-12-21T15:43:00Z" w:initials="IB">
    <w:p w14:paraId="460DD9D8" w14:textId="25CB7A15" w:rsidR="002B142E" w:rsidRDefault="002B142E">
      <w:pPr>
        <w:pStyle w:val="CommentText"/>
      </w:pPr>
      <w:r>
        <w:rPr>
          <w:rStyle w:val="CommentReference"/>
        </w:rPr>
        <w:annotationRef/>
      </w:r>
      <w:r>
        <w:t>Changed to present tense discussing the “typical” results published in Jake’s earlier papers, to discriminate those from the text describing results from this study, in past tense. Please make sure it reads ok.</w:t>
      </w:r>
    </w:p>
  </w:comment>
  <w:comment w:id="20" w:author="Berberich, Megan (berberme) [2]" w:date="2018-12-02T22:13:00Z" w:initials="BM(">
    <w:p w14:paraId="1DC5D838" w14:textId="77777777" w:rsidR="002B142E" w:rsidRDefault="002B142E" w:rsidP="00C96336">
      <w:pPr>
        <w:pStyle w:val="CommentText"/>
      </w:pPr>
      <w:r>
        <w:rPr>
          <w:rStyle w:val="CommentReference"/>
        </w:rPr>
        <w:annotationRef/>
      </w:r>
      <w:r>
        <w:t xml:space="preserve">Note that all values reported here are in nmol CH4 g D.W -1 h-1. Most of these I had to convert in one way or another (from </w:t>
      </w:r>
      <w:proofErr w:type="spellStart"/>
      <w:r>
        <w:t>umol</w:t>
      </w:r>
      <w:proofErr w:type="spellEnd"/>
      <w:r>
        <w:t xml:space="preserve"> to nmol or day to hour or something along those lines). </w:t>
      </w:r>
    </w:p>
  </w:comment>
  <w:comment w:id="21" w:author="Ishi Buffam" w:date="2019-02-07T11:30:00Z" w:initials="IB">
    <w:p w14:paraId="71450A05" w14:textId="7EC05B6D" w:rsidR="002B142E" w:rsidRDefault="002B142E">
      <w:pPr>
        <w:pStyle w:val="CommentText"/>
      </w:pPr>
      <w:r>
        <w:rPr>
          <w:rStyle w:val="CommentReference"/>
        </w:rPr>
        <w:annotationRef/>
      </w:r>
      <w:r>
        <w:rPr>
          <w:noProof/>
        </w:rPr>
        <w:t>Interesting! Of course, there can be a difference in the type and amount of OMterr that is loaded to the littoral zone in their study, vs. the riverine zone in ours. Still an interesting contrast.</w:t>
      </w:r>
    </w:p>
  </w:comment>
  <w:comment w:id="23" w:author="Ishi Buffam [2]" w:date="2018-12-22T15:09:00Z" w:initials="IB">
    <w:p w14:paraId="3E72964B" w14:textId="339BF5B9" w:rsidR="002B142E" w:rsidRDefault="002B142E">
      <w:pPr>
        <w:pStyle w:val="CommentText"/>
      </w:pPr>
      <w:r>
        <w:rPr>
          <w:rStyle w:val="CommentReference"/>
        </w:rPr>
        <w:annotationRef/>
      </w:r>
      <w:r>
        <w:t>I altered the text a bit; suggest tempering this message a bit since the relative areal coverage of the riverine zone may be small compared to the rest of the reservoir, in which case the rest of the reservoir would still be overall more important.</w:t>
      </w:r>
    </w:p>
  </w:comment>
  <w:comment w:id="24" w:author="Ishi Buffam [2]" w:date="2018-12-22T15:17:00Z" w:initials="IB">
    <w:p w14:paraId="33AC641C" w14:textId="5535AF31" w:rsidR="002B142E" w:rsidRDefault="002B142E">
      <w:pPr>
        <w:pStyle w:val="CommentText"/>
      </w:pPr>
      <w:r>
        <w:rPr>
          <w:rStyle w:val="CommentReference"/>
        </w:rPr>
        <w:annotationRef/>
      </w:r>
      <w:r>
        <w:t xml:space="preserve">The conclusions section should align with/summarize the core take-home messages. This seems to overstate what we know about the role of </w:t>
      </w:r>
      <w:proofErr w:type="spellStart"/>
      <w:r>
        <w:t>OMterr</w:t>
      </w:r>
      <w:proofErr w:type="spellEnd"/>
      <w:r>
        <w:t xml:space="preserve">; above, in the discussion, you state three hypotheses to explain the apparently conflicting results from the regression (correlation) analysis. The first two hypothesis fall in line with the going paradigm with </w:t>
      </w:r>
      <w:proofErr w:type="spellStart"/>
      <w:r>
        <w:t>OMaq</w:t>
      </w:r>
      <w:proofErr w:type="spellEnd"/>
      <w:r>
        <w:t xml:space="preserve"> being most important, while the third suggests that both </w:t>
      </w:r>
      <w:proofErr w:type="spellStart"/>
      <w:r>
        <w:t>OMaq</w:t>
      </w:r>
      <w:proofErr w:type="spellEnd"/>
      <w:r>
        <w:t xml:space="preserve"> and </w:t>
      </w:r>
      <w:proofErr w:type="spellStart"/>
      <w:r>
        <w:t>OMterr</w:t>
      </w:r>
      <w:proofErr w:type="spellEnd"/>
      <w:r>
        <w:t xml:space="preserve"> may be important. They all seem reasonable, but none of them suggest that the </w:t>
      </w:r>
      <w:proofErr w:type="spellStart"/>
      <w:r>
        <w:t>OMterr</w:t>
      </w:r>
      <w:proofErr w:type="spellEnd"/>
      <w:r>
        <w:t xml:space="preserve"> is the main reason for the riverine zone being the hotspot. </w:t>
      </w:r>
    </w:p>
    <w:p w14:paraId="47970191" w14:textId="77777777" w:rsidR="002B142E" w:rsidRDefault="002B142E">
      <w:pPr>
        <w:pStyle w:val="CommentText"/>
      </w:pPr>
    </w:p>
    <w:p w14:paraId="7ECE972B" w14:textId="5250320E" w:rsidR="002B142E" w:rsidRDefault="002B142E">
      <w:pPr>
        <w:pStyle w:val="CommentText"/>
      </w:pPr>
      <w:r>
        <w:t xml:space="preserve">(Be cautious in interpreting causality from correlation; we know that the sites with high </w:t>
      </w:r>
      <w:proofErr w:type="spellStart"/>
      <w:r>
        <w:t>OMterr</w:t>
      </w:r>
      <w:proofErr w:type="spellEnd"/>
      <w:r>
        <w:t xml:space="preserve"> are also sites with high </w:t>
      </w:r>
      <w:r w:rsidRPr="00093EBC">
        <w:t>CH</w:t>
      </w:r>
      <w:r w:rsidRPr="00093EBC">
        <w:rPr>
          <w:vertAlign w:val="subscript"/>
        </w:rPr>
        <w:t>4</w:t>
      </w:r>
      <w:r>
        <w:t xml:space="preserve"> production. We don’t know that </w:t>
      </w:r>
      <w:proofErr w:type="spellStart"/>
      <w:r>
        <w:t>OMterr</w:t>
      </w:r>
      <w:proofErr w:type="spellEnd"/>
      <w:r>
        <w:t xml:space="preserve"> causes the high </w:t>
      </w:r>
      <w:r w:rsidRPr="00093EBC">
        <w:t>CH</w:t>
      </w:r>
      <w:r w:rsidRPr="00093EBC">
        <w:rPr>
          <w:vertAlign w:val="subscript"/>
        </w:rPr>
        <w:t>4</w:t>
      </w:r>
      <w:r>
        <w:t xml:space="preserve"> production.)</w:t>
      </w:r>
    </w:p>
    <w:p w14:paraId="2E3713CD" w14:textId="47D7C5ED" w:rsidR="002B142E" w:rsidRDefault="002B142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FE1476" w15:done="0"/>
  <w15:commentEx w15:paraId="6DF20112" w15:done="0"/>
  <w15:commentEx w15:paraId="627C5D49" w15:done="0"/>
  <w15:commentEx w15:paraId="49172ED2" w15:done="0"/>
  <w15:commentEx w15:paraId="4C9FB722" w15:done="0"/>
  <w15:commentEx w15:paraId="78BAE305" w15:paraIdParent="4C9FB722" w15:done="0"/>
  <w15:commentEx w15:paraId="3E3B521E" w15:done="0"/>
  <w15:commentEx w15:paraId="15119CB7" w15:done="0"/>
  <w15:commentEx w15:paraId="76E9A855" w15:done="0"/>
  <w15:commentEx w15:paraId="6589435F" w15:paraIdParent="76E9A855" w15:done="0"/>
  <w15:commentEx w15:paraId="7C3EB936" w15:done="0"/>
  <w15:commentEx w15:paraId="613F22A1" w15:paraIdParent="7C3EB936" w15:done="0"/>
  <w15:commentEx w15:paraId="308300D8" w15:done="0"/>
  <w15:commentEx w15:paraId="590A2A16" w15:done="0"/>
  <w15:commentEx w15:paraId="397220B1" w15:paraIdParent="590A2A16" w15:done="0"/>
  <w15:commentEx w15:paraId="460DD9D8" w15:done="0"/>
  <w15:commentEx w15:paraId="1DC5D838" w15:done="0"/>
  <w15:commentEx w15:paraId="71450A05" w15:done="0"/>
  <w15:commentEx w15:paraId="3E72964B" w15:done="0"/>
  <w15:commentEx w15:paraId="2E3713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FE1476" w16cid:durableId="2007C008"/>
  <w16cid:commentId w16cid:paraId="6DF20112" w16cid:durableId="2017019D"/>
  <w16cid:commentId w16cid:paraId="627C5D49" w16cid:durableId="2007C00C"/>
  <w16cid:commentId w16cid:paraId="49172ED2" w16cid:durableId="2007C00E"/>
  <w16cid:commentId w16cid:paraId="4C9FB722" w16cid:durableId="1FBCAABF"/>
  <w16cid:commentId w16cid:paraId="78BAE305" w16cid:durableId="1FBCAAC0"/>
  <w16cid:commentId w16cid:paraId="3E3B521E" w16cid:durableId="2007C016"/>
  <w16cid:commentId w16cid:paraId="15119CB7" w16cid:durableId="1FF318B3"/>
  <w16cid:commentId w16cid:paraId="76E9A855" w16cid:durableId="2007C018"/>
  <w16cid:commentId w16cid:paraId="6589435F" w16cid:durableId="2013ACC3"/>
  <w16cid:commentId w16cid:paraId="7C3EB936" w16cid:durableId="2007C01A"/>
  <w16cid:commentId w16cid:paraId="613F22A1" w16cid:durableId="2015EB9E"/>
  <w16cid:commentId w16cid:paraId="308300D8" w16cid:durableId="1FF8132F"/>
  <w16cid:commentId w16cid:paraId="590A2A16" w16cid:durableId="1FBCAAD8"/>
  <w16cid:commentId w16cid:paraId="397220B1" w16cid:durableId="1FFCB227"/>
  <w16cid:commentId w16cid:paraId="460DD9D8" w16cid:durableId="1FD7A486"/>
  <w16cid:commentId w16cid:paraId="1DC5D838" w16cid:durableId="1FAFF940"/>
  <w16cid:commentId w16cid:paraId="71450A05" w16cid:durableId="2007C038"/>
  <w16cid:commentId w16cid:paraId="3E72964B" w16cid:durableId="1FD7A4B2"/>
  <w16cid:commentId w16cid:paraId="2E3713CD" w16cid:durableId="1FD7A4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B6972" w14:textId="77777777" w:rsidR="00FE70E8" w:rsidRDefault="00FE70E8">
      <w:r>
        <w:separator/>
      </w:r>
    </w:p>
  </w:endnote>
  <w:endnote w:type="continuationSeparator" w:id="0">
    <w:p w14:paraId="6942848A" w14:textId="77777777" w:rsidR="00FE70E8" w:rsidRDefault="00FE7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1AC15" w14:textId="2F461839" w:rsidR="002B142E" w:rsidRDefault="002B142E">
    <w:pPr>
      <w:pStyle w:val="Footer"/>
      <w:tabs>
        <w:tab w:val="clear" w:pos="9360"/>
        <w:tab w:val="right" w:pos="9340"/>
      </w:tabs>
      <w:jc w:val="right"/>
    </w:pP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20</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6FD79" w14:textId="77777777" w:rsidR="00FE70E8" w:rsidRDefault="00FE70E8">
      <w:r>
        <w:separator/>
      </w:r>
    </w:p>
  </w:footnote>
  <w:footnote w:type="continuationSeparator" w:id="0">
    <w:p w14:paraId="44C47E3F" w14:textId="77777777" w:rsidR="00FE70E8" w:rsidRDefault="00FE70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8E947" w14:textId="77777777" w:rsidR="002B142E" w:rsidRDefault="002B142E">
    <w:pPr>
      <w:pStyle w:val="HeaderFooter"/>
    </w:pPr>
  </w:p>
  <w:p w14:paraId="6BEA0A0E" w14:textId="77777777" w:rsidR="002B142E" w:rsidRDefault="002B142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0C4B"/>
    <w:multiLevelType w:val="hybridMultilevel"/>
    <w:tmpl w:val="8500EBE0"/>
    <w:styleLink w:val="ImportedStyle2"/>
    <w:lvl w:ilvl="0" w:tplc="805E38C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9B69C4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3090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5C0AD0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EC891B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FCA5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978C0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BF054E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8721C4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6601109"/>
    <w:multiLevelType w:val="hybridMultilevel"/>
    <w:tmpl w:val="10F4D394"/>
    <w:numStyleLink w:val="ImportedStyle1"/>
  </w:abstractNum>
  <w:abstractNum w:abstractNumId="2" w15:restartNumberingAfterBreak="0">
    <w:nsid w:val="368E188B"/>
    <w:multiLevelType w:val="multilevel"/>
    <w:tmpl w:val="9EC6A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3E3F9D"/>
    <w:multiLevelType w:val="hybridMultilevel"/>
    <w:tmpl w:val="6966E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37E6E"/>
    <w:multiLevelType w:val="hybridMultilevel"/>
    <w:tmpl w:val="10F4D394"/>
    <w:styleLink w:val="ImportedStyle1"/>
    <w:lvl w:ilvl="0" w:tplc="8ED0368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E80056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73A46D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C364D3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488B4CA">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7F64DA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C3A1A8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687F62">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66EF46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1867E72"/>
    <w:multiLevelType w:val="hybridMultilevel"/>
    <w:tmpl w:val="8500EBE0"/>
    <w:numStyleLink w:val="ImportedStyle2"/>
  </w:abstractNum>
  <w:num w:numId="1">
    <w:abstractNumId w:val="4"/>
  </w:num>
  <w:num w:numId="2">
    <w:abstractNumId w:val="1"/>
  </w:num>
  <w:num w:numId="3">
    <w:abstractNumId w:val="0"/>
  </w:num>
  <w:num w:numId="4">
    <w:abstractNumId w:val="5"/>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hi Buffam">
    <w15:presenceInfo w15:providerId="AD" w15:userId="S-1-5-21-1060284298-1343024091-682003330-145459"/>
  </w15:person>
  <w15:person w15:author="Berberich, Megan (berberme)">
    <w15:presenceInfo w15:providerId="AD" w15:userId="S::berberme@mail.uc.edu::de014627-a086-4501-9127-6b0fac1f1dac"/>
  </w15:person>
  <w15:person w15:author="Berberich, Megan (berberme) [2]">
    <w15:presenceInfo w15:providerId="None" w15:userId="Berberich, Megan (berberme)"/>
  </w15:person>
  <w15:person w15:author="Ishi Buffam [2]">
    <w15:presenceInfo w15:providerId="Windows Live" w15:userId="1ff2259403fda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C3B"/>
    <w:rsid w:val="00002955"/>
    <w:rsid w:val="00005DE7"/>
    <w:rsid w:val="00007AE3"/>
    <w:rsid w:val="00007DA1"/>
    <w:rsid w:val="00010CC0"/>
    <w:rsid w:val="00011CA7"/>
    <w:rsid w:val="000129EF"/>
    <w:rsid w:val="00015207"/>
    <w:rsid w:val="00015981"/>
    <w:rsid w:val="00023394"/>
    <w:rsid w:val="000261D0"/>
    <w:rsid w:val="00031AE0"/>
    <w:rsid w:val="00032B60"/>
    <w:rsid w:val="00032DB1"/>
    <w:rsid w:val="000368F8"/>
    <w:rsid w:val="00041BEC"/>
    <w:rsid w:val="00041CBD"/>
    <w:rsid w:val="00042240"/>
    <w:rsid w:val="00044BAE"/>
    <w:rsid w:val="00045750"/>
    <w:rsid w:val="000537CC"/>
    <w:rsid w:val="00055497"/>
    <w:rsid w:val="000560F9"/>
    <w:rsid w:val="000566B6"/>
    <w:rsid w:val="00060997"/>
    <w:rsid w:val="00062EB0"/>
    <w:rsid w:val="00064960"/>
    <w:rsid w:val="00066EDB"/>
    <w:rsid w:val="00070138"/>
    <w:rsid w:val="000705A2"/>
    <w:rsid w:val="00071BA9"/>
    <w:rsid w:val="00074DEC"/>
    <w:rsid w:val="0007617D"/>
    <w:rsid w:val="000773EC"/>
    <w:rsid w:val="00087E22"/>
    <w:rsid w:val="000918A7"/>
    <w:rsid w:val="00095675"/>
    <w:rsid w:val="00095AC8"/>
    <w:rsid w:val="000A0340"/>
    <w:rsid w:val="000A0E3A"/>
    <w:rsid w:val="000A2765"/>
    <w:rsid w:val="000A497E"/>
    <w:rsid w:val="000A5F23"/>
    <w:rsid w:val="000A7A2A"/>
    <w:rsid w:val="000B02F7"/>
    <w:rsid w:val="000B187B"/>
    <w:rsid w:val="000B446D"/>
    <w:rsid w:val="000B63E7"/>
    <w:rsid w:val="000B7FEE"/>
    <w:rsid w:val="000C2854"/>
    <w:rsid w:val="000D40E1"/>
    <w:rsid w:val="000D6620"/>
    <w:rsid w:val="000E5714"/>
    <w:rsid w:val="000E73AC"/>
    <w:rsid w:val="000F36C3"/>
    <w:rsid w:val="000F44C8"/>
    <w:rsid w:val="000F5164"/>
    <w:rsid w:val="000F5DE2"/>
    <w:rsid w:val="000F75A0"/>
    <w:rsid w:val="000F7F38"/>
    <w:rsid w:val="0010100B"/>
    <w:rsid w:val="00106745"/>
    <w:rsid w:val="00107781"/>
    <w:rsid w:val="00111710"/>
    <w:rsid w:val="00111C3A"/>
    <w:rsid w:val="001205B9"/>
    <w:rsid w:val="00120704"/>
    <w:rsid w:val="00122209"/>
    <w:rsid w:val="00124149"/>
    <w:rsid w:val="0012562B"/>
    <w:rsid w:val="00127FDE"/>
    <w:rsid w:val="001300E9"/>
    <w:rsid w:val="0013586C"/>
    <w:rsid w:val="00136919"/>
    <w:rsid w:val="0013780F"/>
    <w:rsid w:val="0014613B"/>
    <w:rsid w:val="00150414"/>
    <w:rsid w:val="0015137E"/>
    <w:rsid w:val="00151557"/>
    <w:rsid w:val="00155202"/>
    <w:rsid w:val="00157422"/>
    <w:rsid w:val="00160299"/>
    <w:rsid w:val="00160768"/>
    <w:rsid w:val="00164343"/>
    <w:rsid w:val="00166BC6"/>
    <w:rsid w:val="001741CF"/>
    <w:rsid w:val="00183C29"/>
    <w:rsid w:val="00187216"/>
    <w:rsid w:val="001921E8"/>
    <w:rsid w:val="00192D75"/>
    <w:rsid w:val="00193168"/>
    <w:rsid w:val="00194457"/>
    <w:rsid w:val="001A0000"/>
    <w:rsid w:val="001A0012"/>
    <w:rsid w:val="001A0B5A"/>
    <w:rsid w:val="001A185F"/>
    <w:rsid w:val="001A2D8A"/>
    <w:rsid w:val="001A2E0B"/>
    <w:rsid w:val="001A3042"/>
    <w:rsid w:val="001A3E68"/>
    <w:rsid w:val="001A4C50"/>
    <w:rsid w:val="001A58A8"/>
    <w:rsid w:val="001A79B3"/>
    <w:rsid w:val="001B2769"/>
    <w:rsid w:val="001B7723"/>
    <w:rsid w:val="001C1ED8"/>
    <w:rsid w:val="001C61F4"/>
    <w:rsid w:val="001C6B6A"/>
    <w:rsid w:val="001C730B"/>
    <w:rsid w:val="001D4CD8"/>
    <w:rsid w:val="001E0D2B"/>
    <w:rsid w:val="001E2603"/>
    <w:rsid w:val="001E27D0"/>
    <w:rsid w:val="001F1A4B"/>
    <w:rsid w:val="001F21FC"/>
    <w:rsid w:val="001F25F2"/>
    <w:rsid w:val="001F2F33"/>
    <w:rsid w:val="001F2FFF"/>
    <w:rsid w:val="001F4B1B"/>
    <w:rsid w:val="001F7DAD"/>
    <w:rsid w:val="001F7E9A"/>
    <w:rsid w:val="0020057A"/>
    <w:rsid w:val="0020405A"/>
    <w:rsid w:val="0020444D"/>
    <w:rsid w:val="00206FDA"/>
    <w:rsid w:val="002105F1"/>
    <w:rsid w:val="00211C56"/>
    <w:rsid w:val="00220CE2"/>
    <w:rsid w:val="0022640E"/>
    <w:rsid w:val="002279EF"/>
    <w:rsid w:val="00230D3F"/>
    <w:rsid w:val="00231C2F"/>
    <w:rsid w:val="00231C72"/>
    <w:rsid w:val="00231D42"/>
    <w:rsid w:val="00232CCD"/>
    <w:rsid w:val="00235CCC"/>
    <w:rsid w:val="00237A8E"/>
    <w:rsid w:val="002404EA"/>
    <w:rsid w:val="00242CE9"/>
    <w:rsid w:val="00244F92"/>
    <w:rsid w:val="00245F82"/>
    <w:rsid w:val="0025349E"/>
    <w:rsid w:val="00263915"/>
    <w:rsid w:val="00264FAE"/>
    <w:rsid w:val="0026550C"/>
    <w:rsid w:val="0026694B"/>
    <w:rsid w:val="00272D61"/>
    <w:rsid w:val="00276894"/>
    <w:rsid w:val="00280400"/>
    <w:rsid w:val="0028042B"/>
    <w:rsid w:val="0028184E"/>
    <w:rsid w:val="00281EAE"/>
    <w:rsid w:val="002905B3"/>
    <w:rsid w:val="00293689"/>
    <w:rsid w:val="00294F7B"/>
    <w:rsid w:val="00295AD1"/>
    <w:rsid w:val="002973D9"/>
    <w:rsid w:val="002A1BF3"/>
    <w:rsid w:val="002A5FD6"/>
    <w:rsid w:val="002B089B"/>
    <w:rsid w:val="002B142E"/>
    <w:rsid w:val="002B6664"/>
    <w:rsid w:val="002B6714"/>
    <w:rsid w:val="002B6A8C"/>
    <w:rsid w:val="002C10F6"/>
    <w:rsid w:val="002C2471"/>
    <w:rsid w:val="002C757D"/>
    <w:rsid w:val="002D05E4"/>
    <w:rsid w:val="002D0773"/>
    <w:rsid w:val="002D3BDC"/>
    <w:rsid w:val="002D4306"/>
    <w:rsid w:val="002D6FA5"/>
    <w:rsid w:val="002D7F0F"/>
    <w:rsid w:val="002E2075"/>
    <w:rsid w:val="002E2AAD"/>
    <w:rsid w:val="002E312C"/>
    <w:rsid w:val="002E40E0"/>
    <w:rsid w:val="002E73B3"/>
    <w:rsid w:val="002F0615"/>
    <w:rsid w:val="002F3542"/>
    <w:rsid w:val="002F5ABB"/>
    <w:rsid w:val="002F5CA8"/>
    <w:rsid w:val="00303300"/>
    <w:rsid w:val="003035A9"/>
    <w:rsid w:val="003038B3"/>
    <w:rsid w:val="00306D28"/>
    <w:rsid w:val="00307DE1"/>
    <w:rsid w:val="00314087"/>
    <w:rsid w:val="003141F0"/>
    <w:rsid w:val="00316DA2"/>
    <w:rsid w:val="00321E4F"/>
    <w:rsid w:val="00323E91"/>
    <w:rsid w:val="0032449C"/>
    <w:rsid w:val="003259C3"/>
    <w:rsid w:val="0032744D"/>
    <w:rsid w:val="0033780B"/>
    <w:rsid w:val="003617F6"/>
    <w:rsid w:val="00366460"/>
    <w:rsid w:val="0037100A"/>
    <w:rsid w:val="003720DC"/>
    <w:rsid w:val="00374B12"/>
    <w:rsid w:val="00376E0B"/>
    <w:rsid w:val="00381757"/>
    <w:rsid w:val="00384BF2"/>
    <w:rsid w:val="0038577B"/>
    <w:rsid w:val="00385ACE"/>
    <w:rsid w:val="00385E1E"/>
    <w:rsid w:val="0038701D"/>
    <w:rsid w:val="0039127F"/>
    <w:rsid w:val="00393634"/>
    <w:rsid w:val="00393F58"/>
    <w:rsid w:val="00394ABA"/>
    <w:rsid w:val="00395056"/>
    <w:rsid w:val="00395FE5"/>
    <w:rsid w:val="003A0664"/>
    <w:rsid w:val="003A4F2E"/>
    <w:rsid w:val="003A7546"/>
    <w:rsid w:val="003B37A3"/>
    <w:rsid w:val="003B6D6B"/>
    <w:rsid w:val="003C154B"/>
    <w:rsid w:val="003C691C"/>
    <w:rsid w:val="003D2F4B"/>
    <w:rsid w:val="003D37FB"/>
    <w:rsid w:val="003D7D64"/>
    <w:rsid w:val="003E181B"/>
    <w:rsid w:val="003E444E"/>
    <w:rsid w:val="003E502C"/>
    <w:rsid w:val="003E6A04"/>
    <w:rsid w:val="003E6A97"/>
    <w:rsid w:val="003F41D7"/>
    <w:rsid w:val="003F47B7"/>
    <w:rsid w:val="003F5074"/>
    <w:rsid w:val="00402725"/>
    <w:rsid w:val="00403766"/>
    <w:rsid w:val="00403868"/>
    <w:rsid w:val="00405CE5"/>
    <w:rsid w:val="004073E4"/>
    <w:rsid w:val="00410E9F"/>
    <w:rsid w:val="00417F7E"/>
    <w:rsid w:val="00421FC4"/>
    <w:rsid w:val="00422C00"/>
    <w:rsid w:val="00423228"/>
    <w:rsid w:val="00423E9F"/>
    <w:rsid w:val="00426AE6"/>
    <w:rsid w:val="004326ED"/>
    <w:rsid w:val="00434AAC"/>
    <w:rsid w:val="00436085"/>
    <w:rsid w:val="00437E13"/>
    <w:rsid w:val="004461F5"/>
    <w:rsid w:val="0044649C"/>
    <w:rsid w:val="00447B0F"/>
    <w:rsid w:val="00450450"/>
    <w:rsid w:val="00451876"/>
    <w:rsid w:val="004521FE"/>
    <w:rsid w:val="00453010"/>
    <w:rsid w:val="00455993"/>
    <w:rsid w:val="00456C29"/>
    <w:rsid w:val="00461A39"/>
    <w:rsid w:val="00461C9E"/>
    <w:rsid w:val="00462A93"/>
    <w:rsid w:val="00463BA8"/>
    <w:rsid w:val="0046602E"/>
    <w:rsid w:val="004668FE"/>
    <w:rsid w:val="004715D7"/>
    <w:rsid w:val="004726B0"/>
    <w:rsid w:val="00472B97"/>
    <w:rsid w:val="004766FC"/>
    <w:rsid w:val="0048463F"/>
    <w:rsid w:val="004857CA"/>
    <w:rsid w:val="00487764"/>
    <w:rsid w:val="004906E7"/>
    <w:rsid w:val="00490A6C"/>
    <w:rsid w:val="00493820"/>
    <w:rsid w:val="00493A60"/>
    <w:rsid w:val="004A13CE"/>
    <w:rsid w:val="004A2FB7"/>
    <w:rsid w:val="004A4C6B"/>
    <w:rsid w:val="004A528B"/>
    <w:rsid w:val="004B3A7C"/>
    <w:rsid w:val="004B4F6E"/>
    <w:rsid w:val="004C0BAC"/>
    <w:rsid w:val="004D2D8E"/>
    <w:rsid w:val="004D36FB"/>
    <w:rsid w:val="004D4EA8"/>
    <w:rsid w:val="004D621B"/>
    <w:rsid w:val="004E0335"/>
    <w:rsid w:val="004E07CF"/>
    <w:rsid w:val="004E1D5B"/>
    <w:rsid w:val="004E27E2"/>
    <w:rsid w:val="004E5381"/>
    <w:rsid w:val="004E58DE"/>
    <w:rsid w:val="004E5C3E"/>
    <w:rsid w:val="004E691F"/>
    <w:rsid w:val="004E6A2F"/>
    <w:rsid w:val="004E79D8"/>
    <w:rsid w:val="004F180D"/>
    <w:rsid w:val="004F41F6"/>
    <w:rsid w:val="004F5762"/>
    <w:rsid w:val="005008E1"/>
    <w:rsid w:val="005037EA"/>
    <w:rsid w:val="0050445C"/>
    <w:rsid w:val="0050777D"/>
    <w:rsid w:val="005137DD"/>
    <w:rsid w:val="0051418F"/>
    <w:rsid w:val="005145EE"/>
    <w:rsid w:val="00516A9C"/>
    <w:rsid w:val="0052045B"/>
    <w:rsid w:val="00520CE6"/>
    <w:rsid w:val="0052108C"/>
    <w:rsid w:val="00523DD7"/>
    <w:rsid w:val="005247ED"/>
    <w:rsid w:val="00526E2E"/>
    <w:rsid w:val="00533407"/>
    <w:rsid w:val="00533C13"/>
    <w:rsid w:val="00537986"/>
    <w:rsid w:val="00551D0C"/>
    <w:rsid w:val="0055580A"/>
    <w:rsid w:val="0055699A"/>
    <w:rsid w:val="005575A6"/>
    <w:rsid w:val="00567051"/>
    <w:rsid w:val="00574056"/>
    <w:rsid w:val="0057531E"/>
    <w:rsid w:val="005767E9"/>
    <w:rsid w:val="005770AE"/>
    <w:rsid w:val="00577A3B"/>
    <w:rsid w:val="005842E6"/>
    <w:rsid w:val="00585572"/>
    <w:rsid w:val="00590222"/>
    <w:rsid w:val="00594A35"/>
    <w:rsid w:val="00595A71"/>
    <w:rsid w:val="005A2D3D"/>
    <w:rsid w:val="005A3235"/>
    <w:rsid w:val="005A3865"/>
    <w:rsid w:val="005A4953"/>
    <w:rsid w:val="005A5255"/>
    <w:rsid w:val="005A5298"/>
    <w:rsid w:val="005A5D32"/>
    <w:rsid w:val="005B33D4"/>
    <w:rsid w:val="005B3907"/>
    <w:rsid w:val="005C21F8"/>
    <w:rsid w:val="005C77B2"/>
    <w:rsid w:val="005D128D"/>
    <w:rsid w:val="005D1403"/>
    <w:rsid w:val="005D2709"/>
    <w:rsid w:val="005D4230"/>
    <w:rsid w:val="005D4A33"/>
    <w:rsid w:val="005D5ADC"/>
    <w:rsid w:val="005D5AFF"/>
    <w:rsid w:val="005D6AAE"/>
    <w:rsid w:val="005E0901"/>
    <w:rsid w:val="005E29C4"/>
    <w:rsid w:val="005E31BE"/>
    <w:rsid w:val="005E7642"/>
    <w:rsid w:val="005F3A8A"/>
    <w:rsid w:val="005F41B2"/>
    <w:rsid w:val="005F4CCD"/>
    <w:rsid w:val="005F609E"/>
    <w:rsid w:val="00602FB1"/>
    <w:rsid w:val="00604619"/>
    <w:rsid w:val="00606704"/>
    <w:rsid w:val="0061113D"/>
    <w:rsid w:val="0061283C"/>
    <w:rsid w:val="00616810"/>
    <w:rsid w:val="00620F14"/>
    <w:rsid w:val="00621697"/>
    <w:rsid w:val="006243D6"/>
    <w:rsid w:val="006275BB"/>
    <w:rsid w:val="00627CA0"/>
    <w:rsid w:val="006313C5"/>
    <w:rsid w:val="00631989"/>
    <w:rsid w:val="00633C13"/>
    <w:rsid w:val="006361A9"/>
    <w:rsid w:val="00637581"/>
    <w:rsid w:val="00641532"/>
    <w:rsid w:val="00645C35"/>
    <w:rsid w:val="00646E0B"/>
    <w:rsid w:val="00651F7F"/>
    <w:rsid w:val="00652377"/>
    <w:rsid w:val="00652E1C"/>
    <w:rsid w:val="00656666"/>
    <w:rsid w:val="00657EC8"/>
    <w:rsid w:val="0066187F"/>
    <w:rsid w:val="00661AFD"/>
    <w:rsid w:val="0066467C"/>
    <w:rsid w:val="00666669"/>
    <w:rsid w:val="00673CCA"/>
    <w:rsid w:val="00677EC4"/>
    <w:rsid w:val="0068104D"/>
    <w:rsid w:val="006812F0"/>
    <w:rsid w:val="00684256"/>
    <w:rsid w:val="0068643D"/>
    <w:rsid w:val="00690539"/>
    <w:rsid w:val="0069064A"/>
    <w:rsid w:val="00691761"/>
    <w:rsid w:val="00692482"/>
    <w:rsid w:val="00695A25"/>
    <w:rsid w:val="00696AA2"/>
    <w:rsid w:val="00697F80"/>
    <w:rsid w:val="006A0022"/>
    <w:rsid w:val="006A0363"/>
    <w:rsid w:val="006A19CD"/>
    <w:rsid w:val="006A1DB6"/>
    <w:rsid w:val="006A269F"/>
    <w:rsid w:val="006A3E1B"/>
    <w:rsid w:val="006B05EA"/>
    <w:rsid w:val="006B14ED"/>
    <w:rsid w:val="006B2709"/>
    <w:rsid w:val="006B36F0"/>
    <w:rsid w:val="006B4CA8"/>
    <w:rsid w:val="006B6199"/>
    <w:rsid w:val="006C0719"/>
    <w:rsid w:val="006C2867"/>
    <w:rsid w:val="006C3D94"/>
    <w:rsid w:val="006C567F"/>
    <w:rsid w:val="006D05C4"/>
    <w:rsid w:val="006D319A"/>
    <w:rsid w:val="006D5AD9"/>
    <w:rsid w:val="006D5FCE"/>
    <w:rsid w:val="006D60D3"/>
    <w:rsid w:val="006E0AFC"/>
    <w:rsid w:val="006E1F77"/>
    <w:rsid w:val="006E2C4E"/>
    <w:rsid w:val="006E6C91"/>
    <w:rsid w:val="00700891"/>
    <w:rsid w:val="00700EBE"/>
    <w:rsid w:val="007032EA"/>
    <w:rsid w:val="007034F4"/>
    <w:rsid w:val="007106F7"/>
    <w:rsid w:val="007116BC"/>
    <w:rsid w:val="007126EB"/>
    <w:rsid w:val="0072256C"/>
    <w:rsid w:val="007247E1"/>
    <w:rsid w:val="007254CD"/>
    <w:rsid w:val="0073324C"/>
    <w:rsid w:val="00733621"/>
    <w:rsid w:val="00733AE6"/>
    <w:rsid w:val="00737182"/>
    <w:rsid w:val="00737C4B"/>
    <w:rsid w:val="0074099A"/>
    <w:rsid w:val="00740CF9"/>
    <w:rsid w:val="00741CE5"/>
    <w:rsid w:val="007438C8"/>
    <w:rsid w:val="007562B4"/>
    <w:rsid w:val="00757877"/>
    <w:rsid w:val="007602C3"/>
    <w:rsid w:val="00762304"/>
    <w:rsid w:val="00762713"/>
    <w:rsid w:val="00765657"/>
    <w:rsid w:val="00765C6A"/>
    <w:rsid w:val="007669E8"/>
    <w:rsid w:val="00771279"/>
    <w:rsid w:val="00772D4F"/>
    <w:rsid w:val="00774F75"/>
    <w:rsid w:val="00776B3E"/>
    <w:rsid w:val="00780222"/>
    <w:rsid w:val="00781095"/>
    <w:rsid w:val="007902AB"/>
    <w:rsid w:val="007A0055"/>
    <w:rsid w:val="007A0196"/>
    <w:rsid w:val="007A2D6A"/>
    <w:rsid w:val="007A41D0"/>
    <w:rsid w:val="007A4EA5"/>
    <w:rsid w:val="007A5A9B"/>
    <w:rsid w:val="007A63E3"/>
    <w:rsid w:val="007B0279"/>
    <w:rsid w:val="007B1D52"/>
    <w:rsid w:val="007B28B2"/>
    <w:rsid w:val="007B3A51"/>
    <w:rsid w:val="007C4855"/>
    <w:rsid w:val="007C633B"/>
    <w:rsid w:val="007D17C8"/>
    <w:rsid w:val="007D28E9"/>
    <w:rsid w:val="007D37A2"/>
    <w:rsid w:val="007D451B"/>
    <w:rsid w:val="007D725F"/>
    <w:rsid w:val="007E2A43"/>
    <w:rsid w:val="007E7800"/>
    <w:rsid w:val="007F0E1E"/>
    <w:rsid w:val="007F268B"/>
    <w:rsid w:val="007F4FB1"/>
    <w:rsid w:val="007F6820"/>
    <w:rsid w:val="0080337A"/>
    <w:rsid w:val="00806ECF"/>
    <w:rsid w:val="00810228"/>
    <w:rsid w:val="008110F5"/>
    <w:rsid w:val="00813598"/>
    <w:rsid w:val="0081457A"/>
    <w:rsid w:val="008152B4"/>
    <w:rsid w:val="00815435"/>
    <w:rsid w:val="008235C4"/>
    <w:rsid w:val="00826B75"/>
    <w:rsid w:val="0082746E"/>
    <w:rsid w:val="008311CE"/>
    <w:rsid w:val="008315AA"/>
    <w:rsid w:val="00833528"/>
    <w:rsid w:val="00836D20"/>
    <w:rsid w:val="008430C3"/>
    <w:rsid w:val="008468FA"/>
    <w:rsid w:val="00860BA9"/>
    <w:rsid w:val="0086254E"/>
    <w:rsid w:val="008646E8"/>
    <w:rsid w:val="00864C37"/>
    <w:rsid w:val="00866BC2"/>
    <w:rsid w:val="008705AC"/>
    <w:rsid w:val="00871434"/>
    <w:rsid w:val="008724AB"/>
    <w:rsid w:val="0087547A"/>
    <w:rsid w:val="0087651A"/>
    <w:rsid w:val="00880757"/>
    <w:rsid w:val="00880DD7"/>
    <w:rsid w:val="00881467"/>
    <w:rsid w:val="00881D63"/>
    <w:rsid w:val="00882496"/>
    <w:rsid w:val="0089058C"/>
    <w:rsid w:val="008914BA"/>
    <w:rsid w:val="0089238A"/>
    <w:rsid w:val="00895042"/>
    <w:rsid w:val="00895D6B"/>
    <w:rsid w:val="00897201"/>
    <w:rsid w:val="008979C2"/>
    <w:rsid w:val="008A4CE6"/>
    <w:rsid w:val="008A7C18"/>
    <w:rsid w:val="008B4D07"/>
    <w:rsid w:val="008B523D"/>
    <w:rsid w:val="008B72D4"/>
    <w:rsid w:val="008C2BE7"/>
    <w:rsid w:val="008C3F22"/>
    <w:rsid w:val="008C406E"/>
    <w:rsid w:val="008C51CC"/>
    <w:rsid w:val="008C63E5"/>
    <w:rsid w:val="008C69A0"/>
    <w:rsid w:val="008C7812"/>
    <w:rsid w:val="008E029A"/>
    <w:rsid w:val="008E1C6A"/>
    <w:rsid w:val="008F05B0"/>
    <w:rsid w:val="008F09F4"/>
    <w:rsid w:val="008F13A2"/>
    <w:rsid w:val="008F37FC"/>
    <w:rsid w:val="008F492B"/>
    <w:rsid w:val="008F7499"/>
    <w:rsid w:val="009027C4"/>
    <w:rsid w:val="00904934"/>
    <w:rsid w:val="00904A07"/>
    <w:rsid w:val="009069BA"/>
    <w:rsid w:val="00910057"/>
    <w:rsid w:val="0091503B"/>
    <w:rsid w:val="00917077"/>
    <w:rsid w:val="00921484"/>
    <w:rsid w:val="00934AD7"/>
    <w:rsid w:val="00934E73"/>
    <w:rsid w:val="009374A7"/>
    <w:rsid w:val="00942081"/>
    <w:rsid w:val="0094310B"/>
    <w:rsid w:val="00944AE2"/>
    <w:rsid w:val="00947AF9"/>
    <w:rsid w:val="0095091E"/>
    <w:rsid w:val="00954D11"/>
    <w:rsid w:val="00956201"/>
    <w:rsid w:val="00961D7A"/>
    <w:rsid w:val="00963C27"/>
    <w:rsid w:val="00964C2B"/>
    <w:rsid w:val="009735D1"/>
    <w:rsid w:val="00980A34"/>
    <w:rsid w:val="00980CC9"/>
    <w:rsid w:val="00985F64"/>
    <w:rsid w:val="00986756"/>
    <w:rsid w:val="0099179B"/>
    <w:rsid w:val="00993B28"/>
    <w:rsid w:val="0099756B"/>
    <w:rsid w:val="00997BC1"/>
    <w:rsid w:val="009A04EA"/>
    <w:rsid w:val="009A0998"/>
    <w:rsid w:val="009A3FB8"/>
    <w:rsid w:val="009B1A84"/>
    <w:rsid w:val="009B68ED"/>
    <w:rsid w:val="009C0002"/>
    <w:rsid w:val="009C5EAD"/>
    <w:rsid w:val="009C6CC3"/>
    <w:rsid w:val="009D008D"/>
    <w:rsid w:val="009D136E"/>
    <w:rsid w:val="009D21B9"/>
    <w:rsid w:val="009D24EA"/>
    <w:rsid w:val="009D3262"/>
    <w:rsid w:val="009D330B"/>
    <w:rsid w:val="009D46B2"/>
    <w:rsid w:val="009D5617"/>
    <w:rsid w:val="009E0056"/>
    <w:rsid w:val="009F01DC"/>
    <w:rsid w:val="009F1D34"/>
    <w:rsid w:val="009F3F13"/>
    <w:rsid w:val="009F5FD9"/>
    <w:rsid w:val="009F64EF"/>
    <w:rsid w:val="00A05E96"/>
    <w:rsid w:val="00A12D21"/>
    <w:rsid w:val="00A15021"/>
    <w:rsid w:val="00A158B9"/>
    <w:rsid w:val="00A15E05"/>
    <w:rsid w:val="00A1780D"/>
    <w:rsid w:val="00A3148D"/>
    <w:rsid w:val="00A323AE"/>
    <w:rsid w:val="00A3285F"/>
    <w:rsid w:val="00A35D63"/>
    <w:rsid w:val="00A43FCF"/>
    <w:rsid w:val="00A45847"/>
    <w:rsid w:val="00A4709E"/>
    <w:rsid w:val="00A50964"/>
    <w:rsid w:val="00A53706"/>
    <w:rsid w:val="00A53AB4"/>
    <w:rsid w:val="00A54FF5"/>
    <w:rsid w:val="00A5634B"/>
    <w:rsid w:val="00A57091"/>
    <w:rsid w:val="00A57E0A"/>
    <w:rsid w:val="00A61C65"/>
    <w:rsid w:val="00A64D71"/>
    <w:rsid w:val="00A66E90"/>
    <w:rsid w:val="00A80AA9"/>
    <w:rsid w:val="00A84832"/>
    <w:rsid w:val="00A90E03"/>
    <w:rsid w:val="00A90F7E"/>
    <w:rsid w:val="00A913D5"/>
    <w:rsid w:val="00A9203E"/>
    <w:rsid w:val="00A92BAD"/>
    <w:rsid w:val="00A950B8"/>
    <w:rsid w:val="00AA12F0"/>
    <w:rsid w:val="00AA5786"/>
    <w:rsid w:val="00AB31E3"/>
    <w:rsid w:val="00AB7982"/>
    <w:rsid w:val="00AC0218"/>
    <w:rsid w:val="00AC26DB"/>
    <w:rsid w:val="00AC3DC5"/>
    <w:rsid w:val="00AC7A04"/>
    <w:rsid w:val="00AC7BAC"/>
    <w:rsid w:val="00AD1FB7"/>
    <w:rsid w:val="00AE04DF"/>
    <w:rsid w:val="00AE0F8C"/>
    <w:rsid w:val="00AE3490"/>
    <w:rsid w:val="00AE3644"/>
    <w:rsid w:val="00AE496E"/>
    <w:rsid w:val="00AF3278"/>
    <w:rsid w:val="00AF6DAE"/>
    <w:rsid w:val="00B03B0F"/>
    <w:rsid w:val="00B0535D"/>
    <w:rsid w:val="00B0628A"/>
    <w:rsid w:val="00B119F0"/>
    <w:rsid w:val="00B14FD0"/>
    <w:rsid w:val="00B166A4"/>
    <w:rsid w:val="00B168C1"/>
    <w:rsid w:val="00B169DC"/>
    <w:rsid w:val="00B20C42"/>
    <w:rsid w:val="00B23224"/>
    <w:rsid w:val="00B3000A"/>
    <w:rsid w:val="00B31910"/>
    <w:rsid w:val="00B4191E"/>
    <w:rsid w:val="00B421B9"/>
    <w:rsid w:val="00B47DAA"/>
    <w:rsid w:val="00B600E7"/>
    <w:rsid w:val="00B62E28"/>
    <w:rsid w:val="00B66A40"/>
    <w:rsid w:val="00B67360"/>
    <w:rsid w:val="00B71889"/>
    <w:rsid w:val="00B72F4C"/>
    <w:rsid w:val="00B74E18"/>
    <w:rsid w:val="00B813B2"/>
    <w:rsid w:val="00B84BB9"/>
    <w:rsid w:val="00B864C4"/>
    <w:rsid w:val="00B91CD9"/>
    <w:rsid w:val="00B91EA9"/>
    <w:rsid w:val="00B9228A"/>
    <w:rsid w:val="00B93CA1"/>
    <w:rsid w:val="00B9423F"/>
    <w:rsid w:val="00B95ED7"/>
    <w:rsid w:val="00BB0E64"/>
    <w:rsid w:val="00BB23A2"/>
    <w:rsid w:val="00BB3011"/>
    <w:rsid w:val="00BB3150"/>
    <w:rsid w:val="00BB458A"/>
    <w:rsid w:val="00BB75F6"/>
    <w:rsid w:val="00BC24E8"/>
    <w:rsid w:val="00BC4AB1"/>
    <w:rsid w:val="00BD09FF"/>
    <w:rsid w:val="00BD1474"/>
    <w:rsid w:val="00BD14E8"/>
    <w:rsid w:val="00BD564A"/>
    <w:rsid w:val="00BD6201"/>
    <w:rsid w:val="00BD7C50"/>
    <w:rsid w:val="00BE00B0"/>
    <w:rsid w:val="00BE2070"/>
    <w:rsid w:val="00BE3FD0"/>
    <w:rsid w:val="00BE7B5D"/>
    <w:rsid w:val="00BF16F7"/>
    <w:rsid w:val="00BF544C"/>
    <w:rsid w:val="00C02ADE"/>
    <w:rsid w:val="00C05AAE"/>
    <w:rsid w:val="00C11710"/>
    <w:rsid w:val="00C11DB5"/>
    <w:rsid w:val="00C1666B"/>
    <w:rsid w:val="00C166B5"/>
    <w:rsid w:val="00C22C67"/>
    <w:rsid w:val="00C24F40"/>
    <w:rsid w:val="00C30137"/>
    <w:rsid w:val="00C31136"/>
    <w:rsid w:val="00C314E7"/>
    <w:rsid w:val="00C31774"/>
    <w:rsid w:val="00C31B54"/>
    <w:rsid w:val="00C34548"/>
    <w:rsid w:val="00C348E4"/>
    <w:rsid w:val="00C3597D"/>
    <w:rsid w:val="00C37A36"/>
    <w:rsid w:val="00C43AFE"/>
    <w:rsid w:val="00C44804"/>
    <w:rsid w:val="00C51D9E"/>
    <w:rsid w:val="00C52841"/>
    <w:rsid w:val="00C5703B"/>
    <w:rsid w:val="00C603C1"/>
    <w:rsid w:val="00C6138E"/>
    <w:rsid w:val="00C619C4"/>
    <w:rsid w:val="00C6425D"/>
    <w:rsid w:val="00C67350"/>
    <w:rsid w:val="00C679B2"/>
    <w:rsid w:val="00C72178"/>
    <w:rsid w:val="00C75228"/>
    <w:rsid w:val="00C757B4"/>
    <w:rsid w:val="00C77B29"/>
    <w:rsid w:val="00C77C27"/>
    <w:rsid w:val="00C80F40"/>
    <w:rsid w:val="00C817B6"/>
    <w:rsid w:val="00C84236"/>
    <w:rsid w:val="00C96336"/>
    <w:rsid w:val="00C963CF"/>
    <w:rsid w:val="00CA38A7"/>
    <w:rsid w:val="00CA6868"/>
    <w:rsid w:val="00CB0BFE"/>
    <w:rsid w:val="00CB0DCB"/>
    <w:rsid w:val="00CB3E7C"/>
    <w:rsid w:val="00CB6340"/>
    <w:rsid w:val="00CB703D"/>
    <w:rsid w:val="00CD21B3"/>
    <w:rsid w:val="00CD4285"/>
    <w:rsid w:val="00CD6765"/>
    <w:rsid w:val="00CD7119"/>
    <w:rsid w:val="00CD7426"/>
    <w:rsid w:val="00CE1712"/>
    <w:rsid w:val="00CE1F67"/>
    <w:rsid w:val="00CE3788"/>
    <w:rsid w:val="00CE6D58"/>
    <w:rsid w:val="00CF054F"/>
    <w:rsid w:val="00CF3474"/>
    <w:rsid w:val="00CF6A4A"/>
    <w:rsid w:val="00CF7AA3"/>
    <w:rsid w:val="00D02579"/>
    <w:rsid w:val="00D04F84"/>
    <w:rsid w:val="00D139C2"/>
    <w:rsid w:val="00D1685B"/>
    <w:rsid w:val="00D17816"/>
    <w:rsid w:val="00D21509"/>
    <w:rsid w:val="00D2457B"/>
    <w:rsid w:val="00D30665"/>
    <w:rsid w:val="00D3334D"/>
    <w:rsid w:val="00D343DA"/>
    <w:rsid w:val="00D34E50"/>
    <w:rsid w:val="00D43436"/>
    <w:rsid w:val="00D4434C"/>
    <w:rsid w:val="00D452ED"/>
    <w:rsid w:val="00D50A95"/>
    <w:rsid w:val="00D5180E"/>
    <w:rsid w:val="00D55E79"/>
    <w:rsid w:val="00D5714E"/>
    <w:rsid w:val="00D579FE"/>
    <w:rsid w:val="00D641EA"/>
    <w:rsid w:val="00D7095F"/>
    <w:rsid w:val="00D72ACA"/>
    <w:rsid w:val="00D808E4"/>
    <w:rsid w:val="00D90708"/>
    <w:rsid w:val="00D95801"/>
    <w:rsid w:val="00D97D27"/>
    <w:rsid w:val="00DA0CE2"/>
    <w:rsid w:val="00DA1833"/>
    <w:rsid w:val="00DA2380"/>
    <w:rsid w:val="00DA41BD"/>
    <w:rsid w:val="00DA4C8B"/>
    <w:rsid w:val="00DA6381"/>
    <w:rsid w:val="00DA77D2"/>
    <w:rsid w:val="00DB1DF8"/>
    <w:rsid w:val="00DB1F21"/>
    <w:rsid w:val="00DC1230"/>
    <w:rsid w:val="00DC183D"/>
    <w:rsid w:val="00DC69F6"/>
    <w:rsid w:val="00DD138E"/>
    <w:rsid w:val="00DD15AE"/>
    <w:rsid w:val="00DD4ABB"/>
    <w:rsid w:val="00DD514F"/>
    <w:rsid w:val="00DD5FA2"/>
    <w:rsid w:val="00DD751B"/>
    <w:rsid w:val="00DD7E95"/>
    <w:rsid w:val="00DE3AE3"/>
    <w:rsid w:val="00DE5264"/>
    <w:rsid w:val="00DE5354"/>
    <w:rsid w:val="00DE7329"/>
    <w:rsid w:val="00DF0EB8"/>
    <w:rsid w:val="00DF42AD"/>
    <w:rsid w:val="00DF578A"/>
    <w:rsid w:val="00DF76CA"/>
    <w:rsid w:val="00E000AA"/>
    <w:rsid w:val="00E02563"/>
    <w:rsid w:val="00E02F50"/>
    <w:rsid w:val="00E03C37"/>
    <w:rsid w:val="00E076F2"/>
    <w:rsid w:val="00E077CB"/>
    <w:rsid w:val="00E07D13"/>
    <w:rsid w:val="00E10304"/>
    <w:rsid w:val="00E1152F"/>
    <w:rsid w:val="00E13EBC"/>
    <w:rsid w:val="00E148F6"/>
    <w:rsid w:val="00E14ADA"/>
    <w:rsid w:val="00E14EBA"/>
    <w:rsid w:val="00E15636"/>
    <w:rsid w:val="00E163C3"/>
    <w:rsid w:val="00E172BE"/>
    <w:rsid w:val="00E20299"/>
    <w:rsid w:val="00E22A9E"/>
    <w:rsid w:val="00E26489"/>
    <w:rsid w:val="00E266A5"/>
    <w:rsid w:val="00E2673E"/>
    <w:rsid w:val="00E34864"/>
    <w:rsid w:val="00E35B82"/>
    <w:rsid w:val="00E40BC7"/>
    <w:rsid w:val="00E43C3B"/>
    <w:rsid w:val="00E456B9"/>
    <w:rsid w:val="00E46064"/>
    <w:rsid w:val="00E478E1"/>
    <w:rsid w:val="00E603D6"/>
    <w:rsid w:val="00E60A5D"/>
    <w:rsid w:val="00E61C36"/>
    <w:rsid w:val="00E63ACD"/>
    <w:rsid w:val="00E64D30"/>
    <w:rsid w:val="00E65775"/>
    <w:rsid w:val="00E67526"/>
    <w:rsid w:val="00E718C9"/>
    <w:rsid w:val="00E72449"/>
    <w:rsid w:val="00E72F59"/>
    <w:rsid w:val="00E750FA"/>
    <w:rsid w:val="00E938AE"/>
    <w:rsid w:val="00E95039"/>
    <w:rsid w:val="00E95AA7"/>
    <w:rsid w:val="00EA234F"/>
    <w:rsid w:val="00EA25F8"/>
    <w:rsid w:val="00EA3F1D"/>
    <w:rsid w:val="00EA57AF"/>
    <w:rsid w:val="00EA57F5"/>
    <w:rsid w:val="00EA770A"/>
    <w:rsid w:val="00EB1EB4"/>
    <w:rsid w:val="00EB48F1"/>
    <w:rsid w:val="00EC1310"/>
    <w:rsid w:val="00ED0193"/>
    <w:rsid w:val="00ED197D"/>
    <w:rsid w:val="00ED4ECE"/>
    <w:rsid w:val="00ED6F21"/>
    <w:rsid w:val="00ED7603"/>
    <w:rsid w:val="00EE0711"/>
    <w:rsid w:val="00EE732A"/>
    <w:rsid w:val="00EF0D6B"/>
    <w:rsid w:val="00EF15ED"/>
    <w:rsid w:val="00EF6106"/>
    <w:rsid w:val="00EF6624"/>
    <w:rsid w:val="00EF69A1"/>
    <w:rsid w:val="00F001AC"/>
    <w:rsid w:val="00F00456"/>
    <w:rsid w:val="00F03147"/>
    <w:rsid w:val="00F06948"/>
    <w:rsid w:val="00F06C81"/>
    <w:rsid w:val="00F07307"/>
    <w:rsid w:val="00F1076B"/>
    <w:rsid w:val="00F10F36"/>
    <w:rsid w:val="00F117CC"/>
    <w:rsid w:val="00F139D2"/>
    <w:rsid w:val="00F13B63"/>
    <w:rsid w:val="00F1440C"/>
    <w:rsid w:val="00F148D5"/>
    <w:rsid w:val="00F202F4"/>
    <w:rsid w:val="00F20C1E"/>
    <w:rsid w:val="00F2377F"/>
    <w:rsid w:val="00F2384F"/>
    <w:rsid w:val="00F26D03"/>
    <w:rsid w:val="00F27146"/>
    <w:rsid w:val="00F32335"/>
    <w:rsid w:val="00F34DB9"/>
    <w:rsid w:val="00F37AAC"/>
    <w:rsid w:val="00F41835"/>
    <w:rsid w:val="00F4310C"/>
    <w:rsid w:val="00F44044"/>
    <w:rsid w:val="00F44826"/>
    <w:rsid w:val="00F460E3"/>
    <w:rsid w:val="00F503B4"/>
    <w:rsid w:val="00F51E53"/>
    <w:rsid w:val="00F54A3E"/>
    <w:rsid w:val="00F54FF0"/>
    <w:rsid w:val="00F571A4"/>
    <w:rsid w:val="00F6073D"/>
    <w:rsid w:val="00F65BA2"/>
    <w:rsid w:val="00F65ECF"/>
    <w:rsid w:val="00F67714"/>
    <w:rsid w:val="00F67DBB"/>
    <w:rsid w:val="00F7702D"/>
    <w:rsid w:val="00F77F87"/>
    <w:rsid w:val="00F83A7D"/>
    <w:rsid w:val="00F83D9A"/>
    <w:rsid w:val="00F9567C"/>
    <w:rsid w:val="00FA046C"/>
    <w:rsid w:val="00FA0ACA"/>
    <w:rsid w:val="00FA478A"/>
    <w:rsid w:val="00FA6B51"/>
    <w:rsid w:val="00FB1F7E"/>
    <w:rsid w:val="00FB564D"/>
    <w:rsid w:val="00FC283F"/>
    <w:rsid w:val="00FC3225"/>
    <w:rsid w:val="00FC5ED6"/>
    <w:rsid w:val="00FD3094"/>
    <w:rsid w:val="00FD3F94"/>
    <w:rsid w:val="00FD42B8"/>
    <w:rsid w:val="00FD524F"/>
    <w:rsid w:val="00FE1AC8"/>
    <w:rsid w:val="00FE70E8"/>
    <w:rsid w:val="00FE79B9"/>
    <w:rsid w:val="00FF0DB1"/>
    <w:rsid w:val="00FF4884"/>
    <w:rsid w:val="00FF5466"/>
    <w:rsid w:val="00FF7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4D78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link w:val="Heading1Char"/>
    <w:uiPriority w:val="9"/>
    <w:qFormat/>
    <w:rsid w:val="002F5A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0"/>
    </w:pPr>
    <w:rPr>
      <w:rFonts w:eastAsia="Times New Roman"/>
      <w:b/>
      <w:bCs/>
      <w:kern w:val="36"/>
      <w:sz w:val="48"/>
      <w:szCs w:val="48"/>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rPr>
  </w:style>
  <w:style w:type="paragraph" w:styleId="Footer">
    <w:name w:val="footer"/>
    <w:pPr>
      <w:tabs>
        <w:tab w:val="center" w:pos="4680"/>
        <w:tab w:val="right" w:pos="9360"/>
      </w:tabs>
    </w:pPr>
    <w:rPr>
      <w:rFonts w:ascii="Calibri" w:eastAsia="Calibri" w:hAnsi="Calibri" w:cs="Calibri"/>
      <w:color w:val="000000"/>
      <w:u w:color="000000"/>
    </w:rPr>
  </w:style>
  <w:style w:type="paragraph" w:customStyle="1" w:styleId="Body">
    <w:name w:val="Body"/>
    <w:rPr>
      <w:rFonts w:ascii="Calibri" w:eastAsia="Calibri" w:hAnsi="Calibri" w:cs="Calibri"/>
      <w:color w:val="000000"/>
      <w:u w:color="000000"/>
      <w:lang w:val="de-DE"/>
    </w:rPr>
  </w:style>
  <w:style w:type="paragraph" w:customStyle="1" w:styleId="Default">
    <w:name w:val="Default"/>
    <w:rPr>
      <w:rFonts w:ascii="Helvetica Neue" w:eastAsia="Helvetica Neue" w:hAnsi="Helvetica Neue" w:cs="Helvetica Neue"/>
      <w:color w:val="000000"/>
      <w:sz w:val="22"/>
      <w:szCs w:val="22"/>
    </w:rPr>
  </w:style>
  <w:style w:type="paragraph" w:styleId="BodyText">
    <w:name w:val="Body Text"/>
    <w:link w:val="BodyTextChar"/>
    <w:pPr>
      <w:spacing w:before="180" w:after="180"/>
    </w:pPr>
    <w:rPr>
      <w:rFonts w:cs="Arial Unicode MS"/>
      <w:color w:val="000000"/>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Caption">
    <w:name w:val="caption"/>
    <w:pPr>
      <w:tabs>
        <w:tab w:val="left" w:pos="1150"/>
      </w:tabs>
    </w:pPr>
    <w:rPr>
      <w:rFonts w:ascii="Helvetica Neue" w:hAnsi="Helvetica Neue" w:cs="Arial Unicode MS"/>
      <w:b/>
      <w:bCs/>
      <w:caps/>
      <w:color w:val="000000"/>
    </w:rPr>
  </w:style>
  <w:style w:type="paragraph" w:customStyle="1" w:styleId="p1">
    <w:name w:val="p1"/>
    <w:pPr>
      <w:spacing w:after="180"/>
      <w:ind w:left="240" w:hanging="240"/>
    </w:pPr>
    <w:rPr>
      <w:rFonts w:ascii="Helvetica" w:hAnsi="Helvetica" w:cs="Arial Unicode MS"/>
      <w:color w:val="000000"/>
      <w:sz w:val="18"/>
      <w:szCs w:val="18"/>
      <w:u w:color="000000"/>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27FDE"/>
    <w:rPr>
      <w:sz w:val="18"/>
      <w:szCs w:val="18"/>
    </w:rPr>
  </w:style>
  <w:style w:type="character" w:customStyle="1" w:styleId="BalloonTextChar">
    <w:name w:val="Balloon Text Char"/>
    <w:basedOn w:val="DefaultParagraphFont"/>
    <w:link w:val="BalloonText"/>
    <w:uiPriority w:val="99"/>
    <w:semiHidden/>
    <w:rsid w:val="00127FDE"/>
    <w:rPr>
      <w:sz w:val="18"/>
      <w:szCs w:val="18"/>
    </w:rPr>
  </w:style>
  <w:style w:type="paragraph" w:styleId="CommentSubject">
    <w:name w:val="annotation subject"/>
    <w:basedOn w:val="CommentText"/>
    <w:next w:val="CommentText"/>
    <w:link w:val="CommentSubjectChar"/>
    <w:uiPriority w:val="99"/>
    <w:semiHidden/>
    <w:unhideWhenUsed/>
    <w:rsid w:val="004326ED"/>
    <w:rPr>
      <w:b/>
      <w:bCs/>
      <w:sz w:val="20"/>
      <w:szCs w:val="20"/>
    </w:rPr>
  </w:style>
  <w:style w:type="character" w:customStyle="1" w:styleId="CommentSubjectChar">
    <w:name w:val="Comment Subject Char"/>
    <w:basedOn w:val="CommentTextChar"/>
    <w:link w:val="CommentSubject"/>
    <w:uiPriority w:val="99"/>
    <w:semiHidden/>
    <w:rsid w:val="004326ED"/>
    <w:rPr>
      <w:b/>
      <w:bCs/>
      <w:sz w:val="24"/>
      <w:szCs w:val="24"/>
    </w:rPr>
  </w:style>
  <w:style w:type="paragraph" w:styleId="Revision">
    <w:name w:val="Revision"/>
    <w:hidden/>
    <w:uiPriority w:val="99"/>
    <w:semiHidden/>
    <w:rsid w:val="004326ED"/>
    <w:pPr>
      <w:pBdr>
        <w:top w:val="none" w:sz="0" w:space="0" w:color="auto"/>
        <w:left w:val="none" w:sz="0" w:space="0" w:color="auto"/>
        <w:bottom w:val="none" w:sz="0" w:space="0" w:color="auto"/>
        <w:right w:val="none" w:sz="0" w:space="0" w:color="auto"/>
        <w:between w:val="none" w:sz="0" w:space="0" w:color="auto"/>
        <w:bar w:val="none" w:sz="0" w:color="auto"/>
      </w:pBdr>
    </w:pPr>
  </w:style>
  <w:style w:type="character" w:customStyle="1" w:styleId="UnresolvedMention1">
    <w:name w:val="Unresolved Mention1"/>
    <w:basedOn w:val="DefaultParagraphFont"/>
    <w:uiPriority w:val="99"/>
    <w:rsid w:val="00395056"/>
    <w:rPr>
      <w:color w:val="808080"/>
      <w:shd w:val="clear" w:color="auto" w:fill="E6E6E6"/>
    </w:rPr>
  </w:style>
  <w:style w:type="character" w:customStyle="1" w:styleId="apple-converted-space">
    <w:name w:val="apple-converted-space"/>
    <w:basedOn w:val="DefaultParagraphFont"/>
    <w:rsid w:val="007E2A43"/>
  </w:style>
  <w:style w:type="character" w:customStyle="1" w:styleId="orcid-id-https">
    <w:name w:val="orcid-id-https"/>
    <w:basedOn w:val="DefaultParagraphFont"/>
    <w:rsid w:val="004521FE"/>
  </w:style>
  <w:style w:type="paragraph" w:styleId="DocumentMap">
    <w:name w:val="Document Map"/>
    <w:basedOn w:val="Normal"/>
    <w:link w:val="DocumentMapChar"/>
    <w:uiPriority w:val="99"/>
    <w:semiHidden/>
    <w:unhideWhenUsed/>
    <w:rsid w:val="00E14ADA"/>
  </w:style>
  <w:style w:type="character" w:customStyle="1" w:styleId="DocumentMapChar">
    <w:name w:val="Document Map Char"/>
    <w:basedOn w:val="DefaultParagraphFont"/>
    <w:link w:val="DocumentMap"/>
    <w:uiPriority w:val="99"/>
    <w:semiHidden/>
    <w:rsid w:val="00E14ADA"/>
    <w:rPr>
      <w:sz w:val="24"/>
      <w:szCs w:val="24"/>
    </w:rPr>
  </w:style>
  <w:style w:type="character" w:customStyle="1" w:styleId="BodyTextChar">
    <w:name w:val="Body Text Char"/>
    <w:basedOn w:val="DefaultParagraphFont"/>
    <w:link w:val="BodyText"/>
    <w:rsid w:val="00DD4ABB"/>
    <w:rPr>
      <w:rFonts w:cs="Arial Unicode MS"/>
      <w:color w:val="000000"/>
      <w:sz w:val="24"/>
      <w:szCs w:val="24"/>
      <w:u w:color="000000"/>
    </w:rPr>
  </w:style>
  <w:style w:type="character" w:styleId="LineNumber">
    <w:name w:val="line number"/>
    <w:basedOn w:val="DefaultParagraphFont"/>
    <w:uiPriority w:val="99"/>
    <w:semiHidden/>
    <w:unhideWhenUsed/>
    <w:rsid w:val="00DE7329"/>
  </w:style>
  <w:style w:type="character" w:customStyle="1" w:styleId="current-selection">
    <w:name w:val="current-selection"/>
    <w:basedOn w:val="DefaultParagraphFont"/>
    <w:rsid w:val="00EF69A1"/>
  </w:style>
  <w:style w:type="paragraph" w:styleId="NormalWeb">
    <w:name w:val="Normal (Web)"/>
    <w:basedOn w:val="Normal"/>
    <w:uiPriority w:val="99"/>
    <w:unhideWhenUsed/>
    <w:rsid w:val="00D5180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table" w:styleId="TableGrid">
    <w:name w:val="Table Grid"/>
    <w:basedOn w:val="TableNormal"/>
    <w:uiPriority w:val="39"/>
    <w:rsid w:val="00AE0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5ABB"/>
    <w:rPr>
      <w:rFonts w:eastAsia="Times New Roman"/>
      <w:b/>
      <w:bCs/>
      <w:kern w:val="36"/>
      <w:sz w:val="48"/>
      <w:szCs w:val="48"/>
      <w:bdr w:val="none" w:sz="0" w:space="0" w:color="auto"/>
    </w:rPr>
  </w:style>
  <w:style w:type="paragraph" w:customStyle="1" w:styleId="msonormal0">
    <w:name w:val="msonormal"/>
    <w:basedOn w:val="Normal"/>
    <w:rsid w:val="002F5A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UnresolvedMention">
    <w:name w:val="Unresolved Mention"/>
    <w:basedOn w:val="DefaultParagraphFont"/>
    <w:uiPriority w:val="99"/>
    <w:semiHidden/>
    <w:unhideWhenUsed/>
    <w:rsid w:val="00C963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58569">
      <w:bodyDiv w:val="1"/>
      <w:marLeft w:val="0"/>
      <w:marRight w:val="0"/>
      <w:marTop w:val="0"/>
      <w:marBottom w:val="0"/>
      <w:divBdr>
        <w:top w:val="none" w:sz="0" w:space="0" w:color="auto"/>
        <w:left w:val="none" w:sz="0" w:space="0" w:color="auto"/>
        <w:bottom w:val="none" w:sz="0" w:space="0" w:color="auto"/>
        <w:right w:val="none" w:sz="0" w:space="0" w:color="auto"/>
      </w:divBdr>
    </w:div>
    <w:div w:id="156922414">
      <w:bodyDiv w:val="1"/>
      <w:marLeft w:val="0"/>
      <w:marRight w:val="0"/>
      <w:marTop w:val="0"/>
      <w:marBottom w:val="0"/>
      <w:divBdr>
        <w:top w:val="none" w:sz="0" w:space="0" w:color="auto"/>
        <w:left w:val="none" w:sz="0" w:space="0" w:color="auto"/>
        <w:bottom w:val="none" w:sz="0" w:space="0" w:color="auto"/>
        <w:right w:val="none" w:sz="0" w:space="0" w:color="auto"/>
      </w:divBdr>
    </w:div>
    <w:div w:id="195393055">
      <w:bodyDiv w:val="1"/>
      <w:marLeft w:val="0"/>
      <w:marRight w:val="0"/>
      <w:marTop w:val="0"/>
      <w:marBottom w:val="0"/>
      <w:divBdr>
        <w:top w:val="none" w:sz="0" w:space="0" w:color="auto"/>
        <w:left w:val="none" w:sz="0" w:space="0" w:color="auto"/>
        <w:bottom w:val="none" w:sz="0" w:space="0" w:color="auto"/>
        <w:right w:val="none" w:sz="0" w:space="0" w:color="auto"/>
      </w:divBdr>
    </w:div>
    <w:div w:id="268196253">
      <w:bodyDiv w:val="1"/>
      <w:marLeft w:val="0"/>
      <w:marRight w:val="0"/>
      <w:marTop w:val="0"/>
      <w:marBottom w:val="0"/>
      <w:divBdr>
        <w:top w:val="none" w:sz="0" w:space="0" w:color="auto"/>
        <w:left w:val="none" w:sz="0" w:space="0" w:color="auto"/>
        <w:bottom w:val="none" w:sz="0" w:space="0" w:color="auto"/>
        <w:right w:val="none" w:sz="0" w:space="0" w:color="auto"/>
      </w:divBdr>
      <w:divsChild>
        <w:div w:id="695010144">
          <w:marLeft w:val="0"/>
          <w:marRight w:val="0"/>
          <w:marTop w:val="0"/>
          <w:marBottom w:val="0"/>
          <w:divBdr>
            <w:top w:val="none" w:sz="0" w:space="0" w:color="auto"/>
            <w:left w:val="none" w:sz="0" w:space="0" w:color="auto"/>
            <w:bottom w:val="none" w:sz="0" w:space="0" w:color="auto"/>
            <w:right w:val="none" w:sz="0" w:space="0" w:color="auto"/>
          </w:divBdr>
        </w:div>
      </w:divsChild>
    </w:div>
    <w:div w:id="314074035">
      <w:bodyDiv w:val="1"/>
      <w:marLeft w:val="0"/>
      <w:marRight w:val="0"/>
      <w:marTop w:val="0"/>
      <w:marBottom w:val="0"/>
      <w:divBdr>
        <w:top w:val="none" w:sz="0" w:space="0" w:color="auto"/>
        <w:left w:val="none" w:sz="0" w:space="0" w:color="auto"/>
        <w:bottom w:val="none" w:sz="0" w:space="0" w:color="auto"/>
        <w:right w:val="none" w:sz="0" w:space="0" w:color="auto"/>
      </w:divBdr>
    </w:div>
    <w:div w:id="362286302">
      <w:bodyDiv w:val="1"/>
      <w:marLeft w:val="0"/>
      <w:marRight w:val="0"/>
      <w:marTop w:val="0"/>
      <w:marBottom w:val="0"/>
      <w:divBdr>
        <w:top w:val="none" w:sz="0" w:space="0" w:color="auto"/>
        <w:left w:val="none" w:sz="0" w:space="0" w:color="auto"/>
        <w:bottom w:val="none" w:sz="0" w:space="0" w:color="auto"/>
        <w:right w:val="none" w:sz="0" w:space="0" w:color="auto"/>
      </w:divBdr>
      <w:divsChild>
        <w:div w:id="1522938894">
          <w:marLeft w:val="0"/>
          <w:marRight w:val="0"/>
          <w:marTop w:val="0"/>
          <w:marBottom w:val="0"/>
          <w:divBdr>
            <w:top w:val="none" w:sz="0" w:space="0" w:color="auto"/>
            <w:left w:val="none" w:sz="0" w:space="0" w:color="auto"/>
            <w:bottom w:val="none" w:sz="0" w:space="0" w:color="auto"/>
            <w:right w:val="none" w:sz="0" w:space="0" w:color="auto"/>
          </w:divBdr>
          <w:divsChild>
            <w:div w:id="1684549544">
              <w:marLeft w:val="0"/>
              <w:marRight w:val="0"/>
              <w:marTop w:val="0"/>
              <w:marBottom w:val="0"/>
              <w:divBdr>
                <w:top w:val="none" w:sz="0" w:space="0" w:color="auto"/>
                <w:left w:val="none" w:sz="0" w:space="0" w:color="auto"/>
                <w:bottom w:val="none" w:sz="0" w:space="0" w:color="auto"/>
                <w:right w:val="none" w:sz="0" w:space="0" w:color="auto"/>
              </w:divBdr>
              <w:divsChild>
                <w:div w:id="121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81828">
      <w:bodyDiv w:val="1"/>
      <w:marLeft w:val="0"/>
      <w:marRight w:val="0"/>
      <w:marTop w:val="0"/>
      <w:marBottom w:val="0"/>
      <w:divBdr>
        <w:top w:val="none" w:sz="0" w:space="0" w:color="auto"/>
        <w:left w:val="none" w:sz="0" w:space="0" w:color="auto"/>
        <w:bottom w:val="none" w:sz="0" w:space="0" w:color="auto"/>
        <w:right w:val="none" w:sz="0" w:space="0" w:color="auto"/>
      </w:divBdr>
    </w:div>
    <w:div w:id="411435196">
      <w:bodyDiv w:val="1"/>
      <w:marLeft w:val="0"/>
      <w:marRight w:val="0"/>
      <w:marTop w:val="0"/>
      <w:marBottom w:val="0"/>
      <w:divBdr>
        <w:top w:val="none" w:sz="0" w:space="0" w:color="auto"/>
        <w:left w:val="none" w:sz="0" w:space="0" w:color="auto"/>
        <w:bottom w:val="none" w:sz="0" w:space="0" w:color="auto"/>
        <w:right w:val="none" w:sz="0" w:space="0" w:color="auto"/>
      </w:divBdr>
    </w:div>
    <w:div w:id="436758670">
      <w:bodyDiv w:val="1"/>
      <w:marLeft w:val="0"/>
      <w:marRight w:val="0"/>
      <w:marTop w:val="0"/>
      <w:marBottom w:val="0"/>
      <w:divBdr>
        <w:top w:val="none" w:sz="0" w:space="0" w:color="auto"/>
        <w:left w:val="none" w:sz="0" w:space="0" w:color="auto"/>
        <w:bottom w:val="none" w:sz="0" w:space="0" w:color="auto"/>
        <w:right w:val="none" w:sz="0" w:space="0" w:color="auto"/>
      </w:divBdr>
    </w:div>
    <w:div w:id="546450460">
      <w:bodyDiv w:val="1"/>
      <w:marLeft w:val="0"/>
      <w:marRight w:val="0"/>
      <w:marTop w:val="0"/>
      <w:marBottom w:val="0"/>
      <w:divBdr>
        <w:top w:val="none" w:sz="0" w:space="0" w:color="auto"/>
        <w:left w:val="none" w:sz="0" w:space="0" w:color="auto"/>
        <w:bottom w:val="none" w:sz="0" w:space="0" w:color="auto"/>
        <w:right w:val="none" w:sz="0" w:space="0" w:color="auto"/>
      </w:divBdr>
    </w:div>
    <w:div w:id="590042246">
      <w:bodyDiv w:val="1"/>
      <w:marLeft w:val="0"/>
      <w:marRight w:val="0"/>
      <w:marTop w:val="0"/>
      <w:marBottom w:val="0"/>
      <w:divBdr>
        <w:top w:val="none" w:sz="0" w:space="0" w:color="auto"/>
        <w:left w:val="none" w:sz="0" w:space="0" w:color="auto"/>
        <w:bottom w:val="none" w:sz="0" w:space="0" w:color="auto"/>
        <w:right w:val="none" w:sz="0" w:space="0" w:color="auto"/>
      </w:divBdr>
    </w:div>
    <w:div w:id="622687329">
      <w:bodyDiv w:val="1"/>
      <w:marLeft w:val="0"/>
      <w:marRight w:val="0"/>
      <w:marTop w:val="0"/>
      <w:marBottom w:val="0"/>
      <w:divBdr>
        <w:top w:val="none" w:sz="0" w:space="0" w:color="auto"/>
        <w:left w:val="none" w:sz="0" w:space="0" w:color="auto"/>
        <w:bottom w:val="none" w:sz="0" w:space="0" w:color="auto"/>
        <w:right w:val="none" w:sz="0" w:space="0" w:color="auto"/>
      </w:divBdr>
    </w:div>
    <w:div w:id="640884401">
      <w:bodyDiv w:val="1"/>
      <w:marLeft w:val="0"/>
      <w:marRight w:val="0"/>
      <w:marTop w:val="0"/>
      <w:marBottom w:val="0"/>
      <w:divBdr>
        <w:top w:val="none" w:sz="0" w:space="0" w:color="auto"/>
        <w:left w:val="none" w:sz="0" w:space="0" w:color="auto"/>
        <w:bottom w:val="none" w:sz="0" w:space="0" w:color="auto"/>
        <w:right w:val="none" w:sz="0" w:space="0" w:color="auto"/>
      </w:divBdr>
      <w:divsChild>
        <w:div w:id="1440489155">
          <w:marLeft w:val="0"/>
          <w:marRight w:val="0"/>
          <w:marTop w:val="240"/>
          <w:marBottom w:val="0"/>
          <w:divBdr>
            <w:top w:val="none" w:sz="0" w:space="0" w:color="auto"/>
            <w:left w:val="none" w:sz="0" w:space="0" w:color="auto"/>
            <w:bottom w:val="none" w:sz="0" w:space="0" w:color="auto"/>
            <w:right w:val="none" w:sz="0" w:space="0" w:color="auto"/>
          </w:divBdr>
        </w:div>
      </w:divsChild>
    </w:div>
    <w:div w:id="676151288">
      <w:bodyDiv w:val="1"/>
      <w:marLeft w:val="0"/>
      <w:marRight w:val="0"/>
      <w:marTop w:val="0"/>
      <w:marBottom w:val="0"/>
      <w:divBdr>
        <w:top w:val="none" w:sz="0" w:space="0" w:color="auto"/>
        <w:left w:val="none" w:sz="0" w:space="0" w:color="auto"/>
        <w:bottom w:val="none" w:sz="0" w:space="0" w:color="auto"/>
        <w:right w:val="none" w:sz="0" w:space="0" w:color="auto"/>
      </w:divBdr>
    </w:div>
    <w:div w:id="768963371">
      <w:bodyDiv w:val="1"/>
      <w:marLeft w:val="0"/>
      <w:marRight w:val="0"/>
      <w:marTop w:val="0"/>
      <w:marBottom w:val="0"/>
      <w:divBdr>
        <w:top w:val="none" w:sz="0" w:space="0" w:color="auto"/>
        <w:left w:val="none" w:sz="0" w:space="0" w:color="auto"/>
        <w:bottom w:val="none" w:sz="0" w:space="0" w:color="auto"/>
        <w:right w:val="none" w:sz="0" w:space="0" w:color="auto"/>
      </w:divBdr>
    </w:div>
    <w:div w:id="784694387">
      <w:bodyDiv w:val="1"/>
      <w:marLeft w:val="0"/>
      <w:marRight w:val="0"/>
      <w:marTop w:val="0"/>
      <w:marBottom w:val="0"/>
      <w:divBdr>
        <w:top w:val="none" w:sz="0" w:space="0" w:color="auto"/>
        <w:left w:val="none" w:sz="0" w:space="0" w:color="auto"/>
        <w:bottom w:val="none" w:sz="0" w:space="0" w:color="auto"/>
        <w:right w:val="none" w:sz="0" w:space="0" w:color="auto"/>
      </w:divBdr>
    </w:div>
    <w:div w:id="828906560">
      <w:bodyDiv w:val="1"/>
      <w:marLeft w:val="0"/>
      <w:marRight w:val="0"/>
      <w:marTop w:val="0"/>
      <w:marBottom w:val="0"/>
      <w:divBdr>
        <w:top w:val="none" w:sz="0" w:space="0" w:color="auto"/>
        <w:left w:val="none" w:sz="0" w:space="0" w:color="auto"/>
        <w:bottom w:val="none" w:sz="0" w:space="0" w:color="auto"/>
        <w:right w:val="none" w:sz="0" w:space="0" w:color="auto"/>
      </w:divBdr>
      <w:divsChild>
        <w:div w:id="1028332644">
          <w:marLeft w:val="0"/>
          <w:marRight w:val="0"/>
          <w:marTop w:val="0"/>
          <w:marBottom w:val="0"/>
          <w:divBdr>
            <w:top w:val="none" w:sz="0" w:space="0" w:color="auto"/>
            <w:left w:val="none" w:sz="0" w:space="0" w:color="auto"/>
            <w:bottom w:val="none" w:sz="0" w:space="0" w:color="auto"/>
            <w:right w:val="none" w:sz="0" w:space="0" w:color="auto"/>
          </w:divBdr>
          <w:divsChild>
            <w:div w:id="695085120">
              <w:marLeft w:val="0"/>
              <w:marRight w:val="0"/>
              <w:marTop w:val="0"/>
              <w:marBottom w:val="0"/>
              <w:divBdr>
                <w:top w:val="none" w:sz="0" w:space="0" w:color="auto"/>
                <w:left w:val="none" w:sz="0" w:space="0" w:color="auto"/>
                <w:bottom w:val="none" w:sz="0" w:space="0" w:color="auto"/>
                <w:right w:val="none" w:sz="0" w:space="0" w:color="auto"/>
              </w:divBdr>
              <w:divsChild>
                <w:div w:id="18497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95558">
      <w:bodyDiv w:val="1"/>
      <w:marLeft w:val="0"/>
      <w:marRight w:val="0"/>
      <w:marTop w:val="0"/>
      <w:marBottom w:val="0"/>
      <w:divBdr>
        <w:top w:val="none" w:sz="0" w:space="0" w:color="auto"/>
        <w:left w:val="none" w:sz="0" w:space="0" w:color="auto"/>
        <w:bottom w:val="none" w:sz="0" w:space="0" w:color="auto"/>
        <w:right w:val="none" w:sz="0" w:space="0" w:color="auto"/>
      </w:divBdr>
      <w:divsChild>
        <w:div w:id="510070556">
          <w:marLeft w:val="0"/>
          <w:marRight w:val="0"/>
          <w:marTop w:val="0"/>
          <w:marBottom w:val="0"/>
          <w:divBdr>
            <w:top w:val="none" w:sz="0" w:space="0" w:color="auto"/>
            <w:left w:val="none" w:sz="0" w:space="0" w:color="auto"/>
            <w:bottom w:val="none" w:sz="0" w:space="0" w:color="auto"/>
            <w:right w:val="none" w:sz="0" w:space="0" w:color="auto"/>
          </w:divBdr>
          <w:divsChild>
            <w:div w:id="2009553760">
              <w:marLeft w:val="0"/>
              <w:marRight w:val="0"/>
              <w:marTop w:val="0"/>
              <w:marBottom w:val="0"/>
              <w:divBdr>
                <w:top w:val="none" w:sz="0" w:space="0" w:color="auto"/>
                <w:left w:val="none" w:sz="0" w:space="0" w:color="auto"/>
                <w:bottom w:val="none" w:sz="0" w:space="0" w:color="auto"/>
                <w:right w:val="none" w:sz="0" w:space="0" w:color="auto"/>
              </w:divBdr>
              <w:divsChild>
                <w:div w:id="18442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171575">
      <w:bodyDiv w:val="1"/>
      <w:marLeft w:val="0"/>
      <w:marRight w:val="0"/>
      <w:marTop w:val="0"/>
      <w:marBottom w:val="0"/>
      <w:divBdr>
        <w:top w:val="none" w:sz="0" w:space="0" w:color="auto"/>
        <w:left w:val="none" w:sz="0" w:space="0" w:color="auto"/>
        <w:bottom w:val="none" w:sz="0" w:space="0" w:color="auto"/>
        <w:right w:val="none" w:sz="0" w:space="0" w:color="auto"/>
      </w:divBdr>
      <w:divsChild>
        <w:div w:id="1017459850">
          <w:marLeft w:val="0"/>
          <w:marRight w:val="0"/>
          <w:marTop w:val="240"/>
          <w:marBottom w:val="0"/>
          <w:divBdr>
            <w:top w:val="none" w:sz="0" w:space="0" w:color="auto"/>
            <w:left w:val="none" w:sz="0" w:space="0" w:color="auto"/>
            <w:bottom w:val="none" w:sz="0" w:space="0" w:color="auto"/>
            <w:right w:val="none" w:sz="0" w:space="0" w:color="auto"/>
          </w:divBdr>
        </w:div>
      </w:divsChild>
    </w:div>
    <w:div w:id="1010258441">
      <w:bodyDiv w:val="1"/>
      <w:marLeft w:val="0"/>
      <w:marRight w:val="0"/>
      <w:marTop w:val="0"/>
      <w:marBottom w:val="0"/>
      <w:divBdr>
        <w:top w:val="none" w:sz="0" w:space="0" w:color="auto"/>
        <w:left w:val="none" w:sz="0" w:space="0" w:color="auto"/>
        <w:bottom w:val="none" w:sz="0" w:space="0" w:color="auto"/>
        <w:right w:val="none" w:sz="0" w:space="0" w:color="auto"/>
      </w:divBdr>
    </w:div>
    <w:div w:id="1027027212">
      <w:bodyDiv w:val="1"/>
      <w:marLeft w:val="0"/>
      <w:marRight w:val="0"/>
      <w:marTop w:val="0"/>
      <w:marBottom w:val="0"/>
      <w:divBdr>
        <w:top w:val="none" w:sz="0" w:space="0" w:color="auto"/>
        <w:left w:val="none" w:sz="0" w:space="0" w:color="auto"/>
        <w:bottom w:val="none" w:sz="0" w:space="0" w:color="auto"/>
        <w:right w:val="none" w:sz="0" w:space="0" w:color="auto"/>
      </w:divBdr>
      <w:divsChild>
        <w:div w:id="1784036561">
          <w:marLeft w:val="0"/>
          <w:marRight w:val="0"/>
          <w:marTop w:val="0"/>
          <w:marBottom w:val="0"/>
          <w:divBdr>
            <w:top w:val="none" w:sz="0" w:space="0" w:color="auto"/>
            <w:left w:val="none" w:sz="0" w:space="0" w:color="auto"/>
            <w:bottom w:val="none" w:sz="0" w:space="0" w:color="auto"/>
            <w:right w:val="none" w:sz="0" w:space="0" w:color="auto"/>
          </w:divBdr>
          <w:divsChild>
            <w:div w:id="792863722">
              <w:marLeft w:val="0"/>
              <w:marRight w:val="0"/>
              <w:marTop w:val="0"/>
              <w:marBottom w:val="0"/>
              <w:divBdr>
                <w:top w:val="none" w:sz="0" w:space="0" w:color="auto"/>
                <w:left w:val="none" w:sz="0" w:space="0" w:color="auto"/>
                <w:bottom w:val="none" w:sz="0" w:space="0" w:color="auto"/>
                <w:right w:val="none" w:sz="0" w:space="0" w:color="auto"/>
              </w:divBdr>
              <w:divsChild>
                <w:div w:id="11636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2448">
      <w:bodyDiv w:val="1"/>
      <w:marLeft w:val="0"/>
      <w:marRight w:val="0"/>
      <w:marTop w:val="0"/>
      <w:marBottom w:val="0"/>
      <w:divBdr>
        <w:top w:val="none" w:sz="0" w:space="0" w:color="auto"/>
        <w:left w:val="none" w:sz="0" w:space="0" w:color="auto"/>
        <w:bottom w:val="none" w:sz="0" w:space="0" w:color="auto"/>
        <w:right w:val="none" w:sz="0" w:space="0" w:color="auto"/>
      </w:divBdr>
    </w:div>
    <w:div w:id="1483808477">
      <w:bodyDiv w:val="1"/>
      <w:marLeft w:val="0"/>
      <w:marRight w:val="0"/>
      <w:marTop w:val="0"/>
      <w:marBottom w:val="0"/>
      <w:divBdr>
        <w:top w:val="none" w:sz="0" w:space="0" w:color="auto"/>
        <w:left w:val="none" w:sz="0" w:space="0" w:color="auto"/>
        <w:bottom w:val="none" w:sz="0" w:space="0" w:color="auto"/>
        <w:right w:val="none" w:sz="0" w:space="0" w:color="auto"/>
      </w:divBdr>
    </w:div>
    <w:div w:id="1567456142">
      <w:bodyDiv w:val="1"/>
      <w:marLeft w:val="0"/>
      <w:marRight w:val="0"/>
      <w:marTop w:val="0"/>
      <w:marBottom w:val="0"/>
      <w:divBdr>
        <w:top w:val="none" w:sz="0" w:space="0" w:color="auto"/>
        <w:left w:val="none" w:sz="0" w:space="0" w:color="auto"/>
        <w:bottom w:val="none" w:sz="0" w:space="0" w:color="auto"/>
        <w:right w:val="none" w:sz="0" w:space="0" w:color="auto"/>
      </w:divBdr>
    </w:div>
    <w:div w:id="1606619801">
      <w:bodyDiv w:val="1"/>
      <w:marLeft w:val="0"/>
      <w:marRight w:val="0"/>
      <w:marTop w:val="0"/>
      <w:marBottom w:val="0"/>
      <w:divBdr>
        <w:top w:val="none" w:sz="0" w:space="0" w:color="auto"/>
        <w:left w:val="none" w:sz="0" w:space="0" w:color="auto"/>
        <w:bottom w:val="none" w:sz="0" w:space="0" w:color="auto"/>
        <w:right w:val="none" w:sz="0" w:space="0" w:color="auto"/>
      </w:divBdr>
      <w:divsChild>
        <w:div w:id="1410887320">
          <w:marLeft w:val="0"/>
          <w:marRight w:val="0"/>
          <w:marTop w:val="0"/>
          <w:marBottom w:val="0"/>
          <w:divBdr>
            <w:top w:val="none" w:sz="0" w:space="0" w:color="auto"/>
            <w:left w:val="none" w:sz="0" w:space="0" w:color="auto"/>
            <w:bottom w:val="none" w:sz="0" w:space="0" w:color="auto"/>
            <w:right w:val="none" w:sz="0" w:space="0" w:color="auto"/>
          </w:divBdr>
          <w:divsChild>
            <w:div w:id="1713842701">
              <w:marLeft w:val="0"/>
              <w:marRight w:val="0"/>
              <w:marTop w:val="0"/>
              <w:marBottom w:val="0"/>
              <w:divBdr>
                <w:top w:val="none" w:sz="0" w:space="0" w:color="auto"/>
                <w:left w:val="none" w:sz="0" w:space="0" w:color="auto"/>
                <w:bottom w:val="none" w:sz="0" w:space="0" w:color="auto"/>
                <w:right w:val="none" w:sz="0" w:space="0" w:color="auto"/>
              </w:divBdr>
              <w:divsChild>
                <w:div w:id="15161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14249">
      <w:bodyDiv w:val="1"/>
      <w:marLeft w:val="0"/>
      <w:marRight w:val="0"/>
      <w:marTop w:val="0"/>
      <w:marBottom w:val="0"/>
      <w:divBdr>
        <w:top w:val="none" w:sz="0" w:space="0" w:color="auto"/>
        <w:left w:val="none" w:sz="0" w:space="0" w:color="auto"/>
        <w:bottom w:val="none" w:sz="0" w:space="0" w:color="auto"/>
        <w:right w:val="none" w:sz="0" w:space="0" w:color="auto"/>
      </w:divBdr>
      <w:divsChild>
        <w:div w:id="588780511">
          <w:marLeft w:val="0"/>
          <w:marRight w:val="0"/>
          <w:marTop w:val="0"/>
          <w:marBottom w:val="0"/>
          <w:divBdr>
            <w:top w:val="none" w:sz="0" w:space="0" w:color="auto"/>
            <w:left w:val="none" w:sz="0" w:space="0" w:color="auto"/>
            <w:bottom w:val="none" w:sz="0" w:space="0" w:color="auto"/>
            <w:right w:val="none" w:sz="0" w:space="0" w:color="auto"/>
          </w:divBdr>
          <w:divsChild>
            <w:div w:id="1775632481">
              <w:marLeft w:val="0"/>
              <w:marRight w:val="0"/>
              <w:marTop w:val="0"/>
              <w:marBottom w:val="0"/>
              <w:divBdr>
                <w:top w:val="none" w:sz="0" w:space="0" w:color="auto"/>
                <w:left w:val="none" w:sz="0" w:space="0" w:color="auto"/>
                <w:bottom w:val="none" w:sz="0" w:space="0" w:color="auto"/>
                <w:right w:val="none" w:sz="0" w:space="0" w:color="auto"/>
              </w:divBdr>
              <w:divsChild>
                <w:div w:id="20462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2982">
      <w:bodyDiv w:val="1"/>
      <w:marLeft w:val="0"/>
      <w:marRight w:val="0"/>
      <w:marTop w:val="0"/>
      <w:marBottom w:val="0"/>
      <w:divBdr>
        <w:top w:val="none" w:sz="0" w:space="0" w:color="auto"/>
        <w:left w:val="none" w:sz="0" w:space="0" w:color="auto"/>
        <w:bottom w:val="none" w:sz="0" w:space="0" w:color="auto"/>
        <w:right w:val="none" w:sz="0" w:space="0" w:color="auto"/>
      </w:divBdr>
      <w:divsChild>
        <w:div w:id="1305769468">
          <w:marLeft w:val="0"/>
          <w:marRight w:val="0"/>
          <w:marTop w:val="0"/>
          <w:marBottom w:val="0"/>
          <w:divBdr>
            <w:top w:val="none" w:sz="0" w:space="0" w:color="auto"/>
            <w:left w:val="none" w:sz="0" w:space="0" w:color="auto"/>
            <w:bottom w:val="none" w:sz="0" w:space="0" w:color="auto"/>
            <w:right w:val="none" w:sz="0" w:space="0" w:color="auto"/>
          </w:divBdr>
          <w:divsChild>
            <w:div w:id="560867950">
              <w:marLeft w:val="0"/>
              <w:marRight w:val="0"/>
              <w:marTop w:val="0"/>
              <w:marBottom w:val="0"/>
              <w:divBdr>
                <w:top w:val="none" w:sz="0" w:space="0" w:color="auto"/>
                <w:left w:val="none" w:sz="0" w:space="0" w:color="auto"/>
                <w:bottom w:val="none" w:sz="0" w:space="0" w:color="auto"/>
                <w:right w:val="none" w:sz="0" w:space="0" w:color="auto"/>
              </w:divBdr>
              <w:divsChild>
                <w:div w:id="13603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07508">
      <w:bodyDiv w:val="1"/>
      <w:marLeft w:val="0"/>
      <w:marRight w:val="0"/>
      <w:marTop w:val="0"/>
      <w:marBottom w:val="0"/>
      <w:divBdr>
        <w:top w:val="none" w:sz="0" w:space="0" w:color="auto"/>
        <w:left w:val="none" w:sz="0" w:space="0" w:color="auto"/>
        <w:bottom w:val="none" w:sz="0" w:space="0" w:color="auto"/>
        <w:right w:val="none" w:sz="0" w:space="0" w:color="auto"/>
      </w:divBdr>
      <w:divsChild>
        <w:div w:id="1654409460">
          <w:marLeft w:val="0"/>
          <w:marRight w:val="0"/>
          <w:marTop w:val="0"/>
          <w:marBottom w:val="0"/>
          <w:divBdr>
            <w:top w:val="none" w:sz="0" w:space="0" w:color="auto"/>
            <w:left w:val="none" w:sz="0" w:space="0" w:color="auto"/>
            <w:bottom w:val="none" w:sz="0" w:space="0" w:color="auto"/>
            <w:right w:val="none" w:sz="0" w:space="0" w:color="auto"/>
          </w:divBdr>
          <w:divsChild>
            <w:div w:id="434714851">
              <w:marLeft w:val="0"/>
              <w:marRight w:val="0"/>
              <w:marTop w:val="0"/>
              <w:marBottom w:val="0"/>
              <w:divBdr>
                <w:top w:val="none" w:sz="0" w:space="0" w:color="auto"/>
                <w:left w:val="none" w:sz="0" w:space="0" w:color="auto"/>
                <w:bottom w:val="none" w:sz="0" w:space="0" w:color="auto"/>
                <w:right w:val="none" w:sz="0" w:space="0" w:color="auto"/>
              </w:divBdr>
              <w:divsChild>
                <w:div w:id="115317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75276">
      <w:bodyDiv w:val="1"/>
      <w:marLeft w:val="0"/>
      <w:marRight w:val="0"/>
      <w:marTop w:val="0"/>
      <w:marBottom w:val="0"/>
      <w:divBdr>
        <w:top w:val="none" w:sz="0" w:space="0" w:color="auto"/>
        <w:left w:val="none" w:sz="0" w:space="0" w:color="auto"/>
        <w:bottom w:val="none" w:sz="0" w:space="0" w:color="auto"/>
        <w:right w:val="none" w:sz="0" w:space="0" w:color="auto"/>
      </w:divBdr>
      <w:divsChild>
        <w:div w:id="1828013921">
          <w:marLeft w:val="0"/>
          <w:marRight w:val="0"/>
          <w:marTop w:val="0"/>
          <w:marBottom w:val="0"/>
          <w:divBdr>
            <w:top w:val="none" w:sz="0" w:space="0" w:color="auto"/>
            <w:left w:val="none" w:sz="0" w:space="0" w:color="auto"/>
            <w:bottom w:val="none" w:sz="0" w:space="0" w:color="auto"/>
            <w:right w:val="none" w:sz="0" w:space="0" w:color="auto"/>
          </w:divBdr>
          <w:divsChild>
            <w:div w:id="576937116">
              <w:marLeft w:val="0"/>
              <w:marRight w:val="0"/>
              <w:marTop w:val="0"/>
              <w:marBottom w:val="0"/>
              <w:divBdr>
                <w:top w:val="none" w:sz="0" w:space="0" w:color="auto"/>
                <w:left w:val="none" w:sz="0" w:space="0" w:color="auto"/>
                <w:bottom w:val="none" w:sz="0" w:space="0" w:color="auto"/>
                <w:right w:val="none" w:sz="0" w:space="0" w:color="auto"/>
              </w:divBdr>
              <w:divsChild>
                <w:div w:id="2235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91073">
      <w:bodyDiv w:val="1"/>
      <w:marLeft w:val="0"/>
      <w:marRight w:val="0"/>
      <w:marTop w:val="0"/>
      <w:marBottom w:val="0"/>
      <w:divBdr>
        <w:top w:val="none" w:sz="0" w:space="0" w:color="auto"/>
        <w:left w:val="none" w:sz="0" w:space="0" w:color="auto"/>
        <w:bottom w:val="none" w:sz="0" w:space="0" w:color="auto"/>
        <w:right w:val="none" w:sz="0" w:space="0" w:color="auto"/>
      </w:divBdr>
    </w:div>
    <w:div w:id="1879466675">
      <w:bodyDiv w:val="1"/>
      <w:marLeft w:val="0"/>
      <w:marRight w:val="0"/>
      <w:marTop w:val="0"/>
      <w:marBottom w:val="0"/>
      <w:divBdr>
        <w:top w:val="none" w:sz="0" w:space="0" w:color="auto"/>
        <w:left w:val="none" w:sz="0" w:space="0" w:color="auto"/>
        <w:bottom w:val="none" w:sz="0" w:space="0" w:color="auto"/>
        <w:right w:val="none" w:sz="0" w:space="0" w:color="auto"/>
      </w:divBdr>
      <w:divsChild>
        <w:div w:id="65226263">
          <w:marLeft w:val="0"/>
          <w:marRight w:val="0"/>
          <w:marTop w:val="0"/>
          <w:marBottom w:val="0"/>
          <w:divBdr>
            <w:top w:val="none" w:sz="0" w:space="0" w:color="auto"/>
            <w:left w:val="none" w:sz="0" w:space="0" w:color="auto"/>
            <w:bottom w:val="none" w:sz="0" w:space="0" w:color="auto"/>
            <w:right w:val="none" w:sz="0" w:space="0" w:color="auto"/>
          </w:divBdr>
        </w:div>
        <w:div w:id="81341598">
          <w:marLeft w:val="0"/>
          <w:marRight w:val="0"/>
          <w:marTop w:val="0"/>
          <w:marBottom w:val="0"/>
          <w:divBdr>
            <w:top w:val="none" w:sz="0" w:space="0" w:color="auto"/>
            <w:left w:val="none" w:sz="0" w:space="0" w:color="auto"/>
            <w:bottom w:val="none" w:sz="0" w:space="0" w:color="auto"/>
            <w:right w:val="none" w:sz="0" w:space="0" w:color="auto"/>
          </w:divBdr>
        </w:div>
        <w:div w:id="758671348">
          <w:marLeft w:val="0"/>
          <w:marRight w:val="0"/>
          <w:marTop w:val="0"/>
          <w:marBottom w:val="0"/>
          <w:divBdr>
            <w:top w:val="none" w:sz="0" w:space="0" w:color="auto"/>
            <w:left w:val="none" w:sz="0" w:space="0" w:color="auto"/>
            <w:bottom w:val="none" w:sz="0" w:space="0" w:color="auto"/>
            <w:right w:val="none" w:sz="0" w:space="0" w:color="auto"/>
          </w:divBdr>
        </w:div>
        <w:div w:id="883909566">
          <w:marLeft w:val="0"/>
          <w:marRight w:val="0"/>
          <w:marTop w:val="0"/>
          <w:marBottom w:val="0"/>
          <w:divBdr>
            <w:top w:val="none" w:sz="0" w:space="0" w:color="auto"/>
            <w:left w:val="none" w:sz="0" w:space="0" w:color="auto"/>
            <w:bottom w:val="none" w:sz="0" w:space="0" w:color="auto"/>
            <w:right w:val="none" w:sz="0" w:space="0" w:color="auto"/>
          </w:divBdr>
        </w:div>
        <w:div w:id="575742785">
          <w:marLeft w:val="0"/>
          <w:marRight w:val="0"/>
          <w:marTop w:val="0"/>
          <w:marBottom w:val="0"/>
          <w:divBdr>
            <w:top w:val="none" w:sz="0" w:space="0" w:color="auto"/>
            <w:left w:val="none" w:sz="0" w:space="0" w:color="auto"/>
            <w:bottom w:val="none" w:sz="0" w:space="0" w:color="auto"/>
            <w:right w:val="none" w:sz="0" w:space="0" w:color="auto"/>
          </w:divBdr>
        </w:div>
        <w:div w:id="1979608915">
          <w:marLeft w:val="0"/>
          <w:marRight w:val="0"/>
          <w:marTop w:val="0"/>
          <w:marBottom w:val="0"/>
          <w:divBdr>
            <w:top w:val="none" w:sz="0" w:space="0" w:color="auto"/>
            <w:left w:val="none" w:sz="0" w:space="0" w:color="auto"/>
            <w:bottom w:val="none" w:sz="0" w:space="0" w:color="auto"/>
            <w:right w:val="none" w:sz="0" w:space="0" w:color="auto"/>
          </w:divBdr>
        </w:div>
      </w:divsChild>
    </w:div>
    <w:div w:id="1881818796">
      <w:bodyDiv w:val="1"/>
      <w:marLeft w:val="0"/>
      <w:marRight w:val="0"/>
      <w:marTop w:val="0"/>
      <w:marBottom w:val="0"/>
      <w:divBdr>
        <w:top w:val="none" w:sz="0" w:space="0" w:color="auto"/>
        <w:left w:val="none" w:sz="0" w:space="0" w:color="auto"/>
        <w:bottom w:val="none" w:sz="0" w:space="0" w:color="auto"/>
        <w:right w:val="none" w:sz="0" w:space="0" w:color="auto"/>
      </w:divBdr>
      <w:divsChild>
        <w:div w:id="718821305">
          <w:marLeft w:val="0"/>
          <w:marRight w:val="0"/>
          <w:marTop w:val="240"/>
          <w:marBottom w:val="0"/>
          <w:divBdr>
            <w:top w:val="none" w:sz="0" w:space="0" w:color="auto"/>
            <w:left w:val="none" w:sz="0" w:space="0" w:color="auto"/>
            <w:bottom w:val="none" w:sz="0" w:space="0" w:color="auto"/>
            <w:right w:val="none" w:sz="0" w:space="0" w:color="auto"/>
          </w:divBdr>
        </w:div>
      </w:divsChild>
    </w:div>
    <w:div w:id="1957515011">
      <w:bodyDiv w:val="1"/>
      <w:marLeft w:val="0"/>
      <w:marRight w:val="0"/>
      <w:marTop w:val="0"/>
      <w:marBottom w:val="0"/>
      <w:divBdr>
        <w:top w:val="none" w:sz="0" w:space="0" w:color="auto"/>
        <w:left w:val="none" w:sz="0" w:space="0" w:color="auto"/>
        <w:bottom w:val="none" w:sz="0" w:space="0" w:color="auto"/>
        <w:right w:val="none" w:sz="0" w:space="0" w:color="auto"/>
      </w:divBdr>
    </w:div>
    <w:div w:id="1993950835">
      <w:bodyDiv w:val="1"/>
      <w:marLeft w:val="0"/>
      <w:marRight w:val="0"/>
      <w:marTop w:val="0"/>
      <w:marBottom w:val="0"/>
      <w:divBdr>
        <w:top w:val="none" w:sz="0" w:space="0" w:color="auto"/>
        <w:left w:val="none" w:sz="0" w:space="0" w:color="auto"/>
        <w:bottom w:val="none" w:sz="0" w:space="0" w:color="auto"/>
        <w:right w:val="none" w:sz="0" w:space="0" w:color="auto"/>
      </w:divBdr>
    </w:div>
    <w:div w:id="2139256647">
      <w:bodyDiv w:val="1"/>
      <w:marLeft w:val="0"/>
      <w:marRight w:val="0"/>
      <w:marTop w:val="0"/>
      <w:marBottom w:val="0"/>
      <w:divBdr>
        <w:top w:val="none" w:sz="0" w:space="0" w:color="auto"/>
        <w:left w:val="none" w:sz="0" w:space="0" w:color="auto"/>
        <w:bottom w:val="none" w:sz="0" w:space="0" w:color="auto"/>
        <w:right w:val="none" w:sz="0" w:space="0" w:color="auto"/>
      </w:divBdr>
      <w:divsChild>
        <w:div w:id="74521578">
          <w:marLeft w:val="0"/>
          <w:marRight w:val="0"/>
          <w:marTop w:val="0"/>
          <w:marBottom w:val="0"/>
          <w:divBdr>
            <w:top w:val="none" w:sz="0" w:space="0" w:color="auto"/>
            <w:left w:val="none" w:sz="0" w:space="0" w:color="auto"/>
            <w:bottom w:val="none" w:sz="0" w:space="0" w:color="auto"/>
            <w:right w:val="none" w:sz="0" w:space="0" w:color="auto"/>
          </w:divBdr>
          <w:divsChild>
            <w:div w:id="1726181637">
              <w:marLeft w:val="0"/>
              <w:marRight w:val="0"/>
              <w:marTop w:val="0"/>
              <w:marBottom w:val="0"/>
              <w:divBdr>
                <w:top w:val="none" w:sz="0" w:space="0" w:color="auto"/>
                <w:left w:val="none" w:sz="0" w:space="0" w:color="auto"/>
                <w:bottom w:val="none" w:sz="0" w:space="0" w:color="auto"/>
                <w:right w:val="none" w:sz="0" w:space="0" w:color="auto"/>
              </w:divBdr>
              <w:divsChild>
                <w:div w:id="14975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CRAN.R-project.org/package=lmerTest" TargetMode="External"/><Relationship Id="rId18" Type="http://schemas.openxmlformats.org/officeDocument/2006/relationships/image" Target="media/image2.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hyperlink" Target="https://osf.io/9br4q/)" TargetMode="External"/><Relationship Id="rId17" Type="http://schemas.openxmlformats.org/officeDocument/2006/relationships/image" Target="media/image1.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9br4q/)" TargetMode="External"/><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emf"/><Relationship Id="rId10" Type="http://schemas.microsoft.com/office/2016/09/relationships/commentsIds" Target="commentsIds.xml"/><Relationship Id="rId19" Type="http://schemas.openxmlformats.org/officeDocument/2006/relationships/image" Target="media/image3.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R-project.org/" TargetMode="External"/><Relationship Id="rId22" Type="http://schemas.openxmlformats.org/officeDocument/2006/relationships/image" Target="media/image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EBF692D-7267-514B-B5BE-5667F85C9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56</Pages>
  <Words>14597</Words>
  <Characters>83209</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buffamii</dc:creator>
  <cp:keywords/>
  <dc:description/>
  <cp:lastModifiedBy>Berberich, Megan (berberme)</cp:lastModifiedBy>
  <cp:revision>116</cp:revision>
  <dcterms:created xsi:type="dcterms:W3CDTF">2019-02-05T10:41:00Z</dcterms:created>
  <dcterms:modified xsi:type="dcterms:W3CDTF">2019-02-20T02:35:00Z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id="http://www.zotero.org/styles/limnology-and-oceanography"/&gt;&lt;format class="1"/&gt;&lt;/info&gt;PAPERS2_INFO_END</vt:lpwstr>
  </property>
</Properties>
</file>